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186A3E" w14:textId="3DDE3216" w:rsidR="00B76D80" w:rsidRPr="00330EF4" w:rsidRDefault="00387261" w:rsidP="00387261">
      <w:pPr>
        <w:rPr>
          <w:rFonts w:cs="CMU Bright"/>
          <w:sz w:val="28"/>
          <w:szCs w:val="28"/>
          <w:lang w:val="de-DE"/>
        </w:rPr>
      </w:pPr>
      <w:bookmarkStart w:id="0" w:name="_Hlk530327503"/>
      <w:r w:rsidRPr="00330EF4">
        <w:rPr>
          <w:rFonts w:cs="CMU Bright"/>
          <w:noProof/>
        </w:rPr>
        <w:drawing>
          <wp:anchor distT="0" distB="0" distL="114300" distR="114300" simplePos="0" relativeHeight="251659264" behindDoc="0" locked="0" layoutInCell="1" allowOverlap="1" wp14:anchorId="3A31F77A" wp14:editId="5A28DB88">
            <wp:simplePos x="0" y="0"/>
            <wp:positionH relativeFrom="column">
              <wp:posOffset>4946535</wp:posOffset>
            </wp:positionH>
            <wp:positionV relativeFrom="paragraph">
              <wp:posOffset>311958</wp:posOffset>
            </wp:positionV>
            <wp:extent cx="1352550" cy="1371600"/>
            <wp:effectExtent l="0" t="0" r="0" b="0"/>
            <wp:wrapThrough wrapText="bothSides">
              <wp:wrapPolygon edited="0">
                <wp:start x="0" y="0"/>
                <wp:lineTo x="0" y="21300"/>
                <wp:lineTo x="21296" y="21300"/>
                <wp:lineTo x="2129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52550" cy="1371600"/>
                    </a:xfrm>
                    <a:prstGeom prst="rect">
                      <a:avLst/>
                    </a:prstGeom>
                  </pic:spPr>
                </pic:pic>
              </a:graphicData>
            </a:graphic>
            <wp14:sizeRelH relativeFrom="page">
              <wp14:pctWidth>0</wp14:pctWidth>
            </wp14:sizeRelH>
            <wp14:sizeRelV relativeFrom="page">
              <wp14:pctHeight>0</wp14:pctHeight>
            </wp14:sizeRelV>
          </wp:anchor>
        </w:drawing>
      </w:r>
      <w:r w:rsidRPr="00330EF4">
        <w:rPr>
          <w:rFonts w:cs="CMU Bright"/>
          <w:noProof/>
        </w:rPr>
        <w:drawing>
          <wp:anchor distT="0" distB="0" distL="114300" distR="114300" simplePos="0" relativeHeight="251658240" behindDoc="1" locked="0" layoutInCell="1" allowOverlap="1" wp14:anchorId="27CC4C5B" wp14:editId="6C7AE2AB">
            <wp:simplePos x="0" y="0"/>
            <wp:positionH relativeFrom="column">
              <wp:posOffset>-304742</wp:posOffset>
            </wp:positionH>
            <wp:positionV relativeFrom="paragraph">
              <wp:posOffset>7100</wp:posOffset>
            </wp:positionV>
            <wp:extent cx="1590675" cy="1876425"/>
            <wp:effectExtent l="0" t="0" r="9525" b="9525"/>
            <wp:wrapTight wrapText="bothSides">
              <wp:wrapPolygon edited="0">
                <wp:start x="0" y="0"/>
                <wp:lineTo x="0" y="21490"/>
                <wp:lineTo x="21471" y="21490"/>
                <wp:lineTo x="214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90675" cy="1876425"/>
                    </a:xfrm>
                    <a:prstGeom prst="rect">
                      <a:avLst/>
                    </a:prstGeom>
                  </pic:spPr>
                </pic:pic>
              </a:graphicData>
            </a:graphic>
            <wp14:sizeRelH relativeFrom="page">
              <wp14:pctWidth>0</wp14:pctWidth>
            </wp14:sizeRelH>
            <wp14:sizeRelV relativeFrom="page">
              <wp14:pctHeight>0</wp14:pctHeight>
            </wp14:sizeRelV>
          </wp:anchor>
        </w:drawing>
      </w:r>
    </w:p>
    <w:p w14:paraId="4A0FAE8A" w14:textId="7617789C" w:rsidR="00387261" w:rsidRPr="00330EF4" w:rsidRDefault="008A0578" w:rsidP="00925868">
      <w:pPr>
        <w:spacing w:after="0"/>
        <w:jc w:val="center"/>
        <w:rPr>
          <w:rFonts w:cs="CMU Bright"/>
          <w:sz w:val="28"/>
          <w:szCs w:val="28"/>
          <w:lang w:val="de-DE"/>
        </w:rPr>
      </w:pPr>
      <w:r w:rsidRPr="00330EF4">
        <w:rPr>
          <w:rFonts w:cs="CMU Bright"/>
          <w:sz w:val="28"/>
          <w:szCs w:val="28"/>
          <w:lang w:val="de-DE"/>
        </w:rPr>
        <w:t xml:space="preserve">Institut für Parallele und Verteilte Systeme </w:t>
      </w:r>
    </w:p>
    <w:p w14:paraId="7EE76BD4" w14:textId="03BE7D6B" w:rsidR="00387261" w:rsidRPr="00330EF4" w:rsidRDefault="008A0578" w:rsidP="00925868">
      <w:pPr>
        <w:spacing w:after="0"/>
        <w:jc w:val="center"/>
        <w:rPr>
          <w:rFonts w:cs="CMU Bright"/>
          <w:sz w:val="28"/>
          <w:szCs w:val="28"/>
          <w:lang w:val="de-DE"/>
        </w:rPr>
      </w:pPr>
      <w:r w:rsidRPr="00330EF4">
        <w:rPr>
          <w:rFonts w:cs="CMU Bright"/>
          <w:sz w:val="28"/>
          <w:szCs w:val="28"/>
          <w:lang w:val="de-DE"/>
        </w:rPr>
        <w:t xml:space="preserve">Abteilung Verteilte Systeme </w:t>
      </w:r>
    </w:p>
    <w:p w14:paraId="5C61D979" w14:textId="1919FBF4" w:rsidR="00925868" w:rsidRPr="00330EF4" w:rsidRDefault="008A0578" w:rsidP="00925868">
      <w:pPr>
        <w:spacing w:after="0"/>
        <w:jc w:val="center"/>
        <w:rPr>
          <w:rFonts w:cs="CMU Bright"/>
          <w:sz w:val="28"/>
          <w:szCs w:val="28"/>
          <w:lang w:val="de-DE"/>
        </w:rPr>
      </w:pPr>
      <w:r w:rsidRPr="00330EF4">
        <w:rPr>
          <w:rFonts w:cs="CMU Bright"/>
          <w:sz w:val="28"/>
          <w:szCs w:val="28"/>
          <w:lang w:val="de-DE"/>
        </w:rPr>
        <w:t xml:space="preserve">Universität Stuttgart </w:t>
      </w:r>
    </w:p>
    <w:p w14:paraId="3BB6F3C8" w14:textId="77777777" w:rsidR="00925868" w:rsidRPr="00330EF4" w:rsidRDefault="008A0578" w:rsidP="00925868">
      <w:pPr>
        <w:spacing w:after="0"/>
        <w:jc w:val="center"/>
        <w:rPr>
          <w:rFonts w:cs="CMU Bright"/>
          <w:sz w:val="28"/>
          <w:szCs w:val="28"/>
          <w:lang w:val="de-DE"/>
        </w:rPr>
      </w:pPr>
      <w:r w:rsidRPr="00330EF4">
        <w:rPr>
          <w:rFonts w:cs="CMU Bright"/>
          <w:sz w:val="28"/>
          <w:szCs w:val="28"/>
          <w:lang w:val="de-DE"/>
        </w:rPr>
        <w:t xml:space="preserve">Universitätsstraße 38 </w:t>
      </w:r>
    </w:p>
    <w:p w14:paraId="7408EF24" w14:textId="30E0D0CC" w:rsidR="008A0578" w:rsidRPr="00330EF4" w:rsidRDefault="008A0578" w:rsidP="00925868">
      <w:pPr>
        <w:spacing w:after="0"/>
        <w:jc w:val="center"/>
        <w:rPr>
          <w:rFonts w:cs="CMU Bright"/>
          <w:sz w:val="28"/>
          <w:szCs w:val="28"/>
        </w:rPr>
      </w:pPr>
      <w:r w:rsidRPr="00330EF4">
        <w:rPr>
          <w:rFonts w:cs="CMU Bright"/>
          <w:sz w:val="28"/>
          <w:szCs w:val="28"/>
        </w:rPr>
        <w:t>D-70569 Stuttgart</w:t>
      </w:r>
    </w:p>
    <w:p w14:paraId="14648F57" w14:textId="7DFA0644" w:rsidR="008A0578" w:rsidRPr="00330EF4" w:rsidRDefault="008A0578" w:rsidP="00EC688E">
      <w:pPr>
        <w:jc w:val="center"/>
        <w:rPr>
          <w:rFonts w:cs="CMU Bright"/>
          <w:sz w:val="28"/>
          <w:szCs w:val="28"/>
        </w:rPr>
      </w:pPr>
    </w:p>
    <w:p w14:paraId="7BCF4E45" w14:textId="5AFA98BD" w:rsidR="00B76D80" w:rsidRPr="00330EF4" w:rsidRDefault="00B76D80" w:rsidP="00EC688E">
      <w:pPr>
        <w:jc w:val="center"/>
        <w:rPr>
          <w:rFonts w:cs="CMU Bright"/>
          <w:sz w:val="28"/>
          <w:szCs w:val="28"/>
        </w:rPr>
      </w:pPr>
    </w:p>
    <w:p w14:paraId="5AC2653F" w14:textId="6EB312E0" w:rsidR="00B76D80" w:rsidRPr="00330EF4" w:rsidRDefault="00B76D80" w:rsidP="00EC688E">
      <w:pPr>
        <w:jc w:val="center"/>
        <w:rPr>
          <w:rFonts w:cs="CMU Bright"/>
          <w:sz w:val="28"/>
          <w:szCs w:val="28"/>
        </w:rPr>
      </w:pPr>
    </w:p>
    <w:p w14:paraId="66E81847" w14:textId="70F85433" w:rsidR="00B76D80" w:rsidRPr="00330EF4" w:rsidRDefault="00B76D80" w:rsidP="00EC688E">
      <w:pPr>
        <w:jc w:val="center"/>
        <w:rPr>
          <w:rFonts w:cs="CMU Bright"/>
          <w:sz w:val="28"/>
          <w:szCs w:val="28"/>
        </w:rPr>
      </w:pPr>
    </w:p>
    <w:p w14:paraId="01C324C3" w14:textId="77777777" w:rsidR="00B76D80" w:rsidRPr="00330EF4" w:rsidRDefault="00B76D80" w:rsidP="00EC688E">
      <w:pPr>
        <w:jc w:val="center"/>
        <w:rPr>
          <w:rFonts w:cs="CMU Bright"/>
          <w:sz w:val="28"/>
          <w:szCs w:val="28"/>
        </w:rPr>
      </w:pPr>
    </w:p>
    <w:p w14:paraId="453872EE" w14:textId="647B289F" w:rsidR="008A0578" w:rsidRPr="00330EF4" w:rsidRDefault="008A0578" w:rsidP="00EC688E">
      <w:pPr>
        <w:jc w:val="center"/>
        <w:rPr>
          <w:rFonts w:cs="CMU Bright"/>
          <w:sz w:val="28"/>
          <w:szCs w:val="28"/>
        </w:rPr>
      </w:pPr>
      <w:r w:rsidRPr="00330EF4">
        <w:rPr>
          <w:rFonts w:cs="CMU Bright"/>
          <w:sz w:val="28"/>
          <w:szCs w:val="28"/>
        </w:rPr>
        <w:t>Master Thesis</w:t>
      </w:r>
    </w:p>
    <w:p w14:paraId="5E99AB55" w14:textId="77777777" w:rsidR="004A0EB7" w:rsidRPr="00330EF4" w:rsidRDefault="00726704" w:rsidP="008A0578">
      <w:pPr>
        <w:jc w:val="center"/>
        <w:rPr>
          <w:rFonts w:cs="CMU Bright"/>
          <w:b/>
          <w:sz w:val="40"/>
          <w:szCs w:val="40"/>
        </w:rPr>
      </w:pPr>
      <w:r w:rsidRPr="00330EF4">
        <w:rPr>
          <w:rFonts w:cs="CMU Bright"/>
          <w:b/>
          <w:sz w:val="40"/>
          <w:szCs w:val="40"/>
        </w:rPr>
        <w:t xml:space="preserve">Design and Development of </w:t>
      </w:r>
    </w:p>
    <w:p w14:paraId="138EEC9E" w14:textId="77777777" w:rsidR="004A0EB7" w:rsidRPr="00330EF4" w:rsidRDefault="00726704" w:rsidP="008A0578">
      <w:pPr>
        <w:jc w:val="center"/>
        <w:rPr>
          <w:rFonts w:cs="CMU Bright"/>
          <w:b/>
          <w:sz w:val="40"/>
          <w:szCs w:val="40"/>
        </w:rPr>
      </w:pPr>
      <w:r w:rsidRPr="00330EF4">
        <w:rPr>
          <w:rFonts w:cs="CMU Bright"/>
          <w:b/>
          <w:sz w:val="40"/>
          <w:szCs w:val="40"/>
        </w:rPr>
        <w:t xml:space="preserve">Software Agents for </w:t>
      </w:r>
    </w:p>
    <w:p w14:paraId="0F233227" w14:textId="484ED6B0" w:rsidR="006E5E35" w:rsidRPr="00330EF4" w:rsidRDefault="00726704" w:rsidP="008A0578">
      <w:pPr>
        <w:jc w:val="center"/>
        <w:rPr>
          <w:rFonts w:cs="CMU Bright"/>
          <w:b/>
          <w:sz w:val="40"/>
          <w:szCs w:val="40"/>
        </w:rPr>
      </w:pPr>
      <w:r w:rsidRPr="00330EF4">
        <w:rPr>
          <w:rFonts w:cs="CMU Bright"/>
          <w:b/>
          <w:sz w:val="40"/>
          <w:szCs w:val="40"/>
        </w:rPr>
        <w:t>Location</w:t>
      </w:r>
      <w:r w:rsidR="008A0578" w:rsidRPr="00330EF4">
        <w:rPr>
          <w:rFonts w:cs="CMU Bright"/>
          <w:b/>
          <w:sz w:val="40"/>
          <w:szCs w:val="40"/>
        </w:rPr>
        <w:t xml:space="preserve"> </w:t>
      </w:r>
      <w:r w:rsidRPr="00330EF4">
        <w:rPr>
          <w:rFonts w:cs="CMU Bright"/>
          <w:b/>
          <w:sz w:val="40"/>
          <w:szCs w:val="40"/>
        </w:rPr>
        <w:t>Privacy-risk estimation</w:t>
      </w:r>
    </w:p>
    <w:p w14:paraId="4C711AD3" w14:textId="2205C2AD" w:rsidR="00CF3585" w:rsidRPr="00330EF4" w:rsidRDefault="00CF3585" w:rsidP="00EC688E">
      <w:pPr>
        <w:autoSpaceDE w:val="0"/>
        <w:autoSpaceDN w:val="0"/>
        <w:adjustRightInd w:val="0"/>
        <w:jc w:val="center"/>
        <w:rPr>
          <w:rFonts w:cs="CMU Bright"/>
          <w:sz w:val="24"/>
          <w:szCs w:val="24"/>
          <w:lang w:val="de-DE"/>
        </w:rPr>
      </w:pPr>
      <w:r w:rsidRPr="00330EF4">
        <w:rPr>
          <w:rFonts w:cs="CMU Bright"/>
          <w:sz w:val="24"/>
          <w:szCs w:val="24"/>
          <w:lang w:val="de-DE"/>
        </w:rPr>
        <w:t>Shashank Sharma</w:t>
      </w:r>
    </w:p>
    <w:p w14:paraId="32869ECA" w14:textId="2A50C664" w:rsidR="00B76D80" w:rsidRPr="00330EF4" w:rsidRDefault="00B76D80" w:rsidP="00966ACB">
      <w:pPr>
        <w:autoSpaceDE w:val="0"/>
        <w:autoSpaceDN w:val="0"/>
        <w:adjustRightInd w:val="0"/>
        <w:rPr>
          <w:rFonts w:cs="CMU Bright"/>
          <w:sz w:val="24"/>
          <w:szCs w:val="24"/>
          <w:lang w:val="de-DE"/>
        </w:rPr>
      </w:pPr>
    </w:p>
    <w:p w14:paraId="77D7BC5F" w14:textId="77777777" w:rsidR="00966ACB" w:rsidRPr="00330EF4" w:rsidRDefault="00966ACB" w:rsidP="00966ACB">
      <w:pPr>
        <w:autoSpaceDE w:val="0"/>
        <w:autoSpaceDN w:val="0"/>
        <w:adjustRightInd w:val="0"/>
        <w:rPr>
          <w:rFonts w:cs="CMU Bright"/>
          <w:sz w:val="24"/>
          <w:szCs w:val="24"/>
          <w:lang w:val="de-DE"/>
        </w:rPr>
      </w:pPr>
    </w:p>
    <w:p w14:paraId="7A5730DA" w14:textId="77777777" w:rsidR="00B76D80" w:rsidRPr="00330EF4" w:rsidRDefault="00B76D80" w:rsidP="00925868">
      <w:pPr>
        <w:autoSpaceDE w:val="0"/>
        <w:autoSpaceDN w:val="0"/>
        <w:adjustRightInd w:val="0"/>
        <w:rPr>
          <w:rFonts w:cs="CMU Bright"/>
          <w:sz w:val="24"/>
          <w:szCs w:val="24"/>
          <w:lang w:val="de-DE"/>
        </w:rPr>
      </w:pPr>
    </w:p>
    <w:p w14:paraId="16F3AF6A" w14:textId="18DAF407" w:rsidR="00B802B0" w:rsidRPr="00330EF4" w:rsidRDefault="008A0578" w:rsidP="008346E2">
      <w:pPr>
        <w:autoSpaceDE w:val="0"/>
        <w:autoSpaceDN w:val="0"/>
        <w:adjustRightInd w:val="0"/>
        <w:ind w:left="2880"/>
        <w:rPr>
          <w:rFonts w:cs="CMU Bright"/>
          <w:lang w:val="de-DE"/>
        </w:rPr>
      </w:pPr>
      <w:r w:rsidRPr="00330EF4">
        <w:rPr>
          <w:rFonts w:cs="CMU Bright"/>
          <w:b/>
          <w:lang w:val="de-DE"/>
        </w:rPr>
        <w:t>Studiengang:</w:t>
      </w:r>
      <w:r w:rsidRPr="00330EF4">
        <w:rPr>
          <w:rFonts w:cs="CMU Bright"/>
          <w:lang w:val="de-DE"/>
        </w:rPr>
        <w:t xml:space="preserve"> </w:t>
      </w:r>
      <w:r w:rsidR="00925868" w:rsidRPr="00330EF4">
        <w:rPr>
          <w:rFonts w:cs="CMU Bright"/>
          <w:lang w:val="de-DE"/>
        </w:rPr>
        <w:tab/>
      </w:r>
      <w:r w:rsidR="00925868" w:rsidRPr="00330EF4">
        <w:rPr>
          <w:rFonts w:cs="CMU Bright"/>
          <w:lang w:val="de-DE"/>
        </w:rPr>
        <w:tab/>
      </w:r>
      <w:r w:rsidRPr="00330EF4">
        <w:rPr>
          <w:rFonts w:cs="CMU Bright"/>
          <w:lang w:val="de-DE"/>
        </w:rPr>
        <w:t>INFOTECH</w:t>
      </w:r>
    </w:p>
    <w:p w14:paraId="331D077E" w14:textId="22D0660B" w:rsidR="00B802B0" w:rsidRPr="00330EF4" w:rsidRDefault="008A0578" w:rsidP="008346E2">
      <w:pPr>
        <w:autoSpaceDE w:val="0"/>
        <w:autoSpaceDN w:val="0"/>
        <w:adjustRightInd w:val="0"/>
        <w:ind w:left="2880"/>
        <w:rPr>
          <w:rFonts w:cs="CMU Bright"/>
          <w:lang w:val="de-DE"/>
        </w:rPr>
      </w:pPr>
      <w:r w:rsidRPr="00330EF4">
        <w:rPr>
          <w:rFonts w:cs="CMU Bright"/>
          <w:b/>
          <w:lang w:val="de-DE"/>
        </w:rPr>
        <w:t xml:space="preserve">Prüfer: </w:t>
      </w:r>
      <w:r w:rsidR="00925868" w:rsidRPr="00330EF4">
        <w:rPr>
          <w:rFonts w:cs="CMU Bright"/>
          <w:b/>
          <w:lang w:val="de-DE"/>
        </w:rPr>
        <w:tab/>
      </w:r>
      <w:r w:rsidR="00925868" w:rsidRPr="00330EF4">
        <w:rPr>
          <w:rFonts w:cs="CMU Bright"/>
          <w:lang w:val="de-DE"/>
        </w:rPr>
        <w:tab/>
      </w:r>
      <w:r w:rsidRPr="00330EF4">
        <w:rPr>
          <w:rFonts w:cs="CMU Bright"/>
          <w:lang w:val="de-DE"/>
        </w:rPr>
        <w:t>Prof. Dr. rer. nat. Dr. h. c. Kurt Rothermel</w:t>
      </w:r>
    </w:p>
    <w:p w14:paraId="740C8A95" w14:textId="2FE781FF" w:rsidR="00B802B0" w:rsidRPr="009C4FE4" w:rsidRDefault="008A0578" w:rsidP="008346E2">
      <w:pPr>
        <w:autoSpaceDE w:val="0"/>
        <w:autoSpaceDN w:val="0"/>
        <w:adjustRightInd w:val="0"/>
        <w:ind w:left="2880"/>
        <w:rPr>
          <w:rFonts w:cs="CMU Bright"/>
        </w:rPr>
      </w:pPr>
      <w:r w:rsidRPr="00330EF4">
        <w:rPr>
          <w:rFonts w:cs="CMU Bright"/>
          <w:b/>
          <w:lang w:val="de-DE"/>
        </w:rPr>
        <w:t xml:space="preserve">Betreuer: </w:t>
      </w:r>
      <w:r w:rsidR="00925868" w:rsidRPr="00330EF4">
        <w:rPr>
          <w:rFonts w:cs="CMU Bright"/>
          <w:b/>
          <w:lang w:val="de-DE"/>
        </w:rPr>
        <w:tab/>
      </w:r>
      <w:r w:rsidR="00925868" w:rsidRPr="00330EF4">
        <w:rPr>
          <w:rFonts w:cs="CMU Bright"/>
          <w:lang w:val="de-DE"/>
        </w:rPr>
        <w:tab/>
      </w:r>
      <w:r w:rsidRPr="00330EF4">
        <w:rPr>
          <w:rFonts w:cs="CMU Bright"/>
          <w:lang w:val="de-DE"/>
        </w:rPr>
        <w:t xml:space="preserve">M. Sc. </w:t>
      </w:r>
      <w:r w:rsidRPr="009C4FE4">
        <w:rPr>
          <w:rFonts w:cs="CMU Bright"/>
        </w:rPr>
        <w:t>Zohaib Riaz</w:t>
      </w:r>
    </w:p>
    <w:p w14:paraId="0C57DEA9" w14:textId="5F72F0D9" w:rsidR="00B802B0" w:rsidRPr="00330EF4" w:rsidRDefault="00925868" w:rsidP="008346E2">
      <w:pPr>
        <w:autoSpaceDE w:val="0"/>
        <w:autoSpaceDN w:val="0"/>
        <w:adjustRightInd w:val="0"/>
        <w:ind w:left="2880"/>
        <w:rPr>
          <w:rFonts w:cs="CMU Bright"/>
        </w:rPr>
      </w:pPr>
      <w:r w:rsidRPr="00330EF4">
        <w:rPr>
          <w:rFonts w:cs="CMU Bright"/>
          <w:b/>
        </w:rPr>
        <w:t>B</w:t>
      </w:r>
      <w:r w:rsidR="008A0578" w:rsidRPr="00330EF4">
        <w:rPr>
          <w:rFonts w:cs="CMU Bright"/>
          <w:b/>
        </w:rPr>
        <w:t xml:space="preserve">egonnen am: </w:t>
      </w:r>
      <w:r w:rsidRPr="00330EF4">
        <w:rPr>
          <w:rFonts w:cs="CMU Bright"/>
          <w:b/>
        </w:rPr>
        <w:tab/>
      </w:r>
      <w:r w:rsidRPr="00330EF4">
        <w:rPr>
          <w:rFonts w:cs="CMU Bright"/>
        </w:rPr>
        <w:tab/>
      </w:r>
      <w:r w:rsidR="00B802B0" w:rsidRPr="00330EF4">
        <w:rPr>
          <w:rFonts w:cs="CMU Bright"/>
        </w:rPr>
        <w:t>5th</w:t>
      </w:r>
      <w:r w:rsidR="008A0578" w:rsidRPr="00330EF4">
        <w:rPr>
          <w:rFonts w:cs="CMU Bright"/>
        </w:rPr>
        <w:t xml:space="preserve"> </w:t>
      </w:r>
      <w:r w:rsidR="00B802B0" w:rsidRPr="00330EF4">
        <w:rPr>
          <w:rFonts w:cs="CMU Bright"/>
        </w:rPr>
        <w:t xml:space="preserve">May </w:t>
      </w:r>
      <w:r w:rsidR="008A0578" w:rsidRPr="00330EF4">
        <w:rPr>
          <w:rFonts w:cs="CMU Bright"/>
        </w:rPr>
        <w:t>201</w:t>
      </w:r>
      <w:r w:rsidR="00B802B0" w:rsidRPr="00330EF4">
        <w:rPr>
          <w:rFonts w:cs="CMU Bright"/>
        </w:rPr>
        <w:t>8</w:t>
      </w:r>
    </w:p>
    <w:p w14:paraId="6054F27D" w14:textId="2E25BF86" w:rsidR="006E5E35" w:rsidRPr="00330EF4" w:rsidRDefault="00925868" w:rsidP="008346E2">
      <w:pPr>
        <w:autoSpaceDE w:val="0"/>
        <w:autoSpaceDN w:val="0"/>
        <w:adjustRightInd w:val="0"/>
        <w:ind w:left="2880"/>
        <w:rPr>
          <w:rFonts w:cs="CMU Bright"/>
        </w:rPr>
      </w:pPr>
      <w:r w:rsidRPr="00330EF4">
        <w:rPr>
          <w:rFonts w:cs="CMU Bright"/>
          <w:b/>
        </w:rPr>
        <w:t>B</w:t>
      </w:r>
      <w:r w:rsidR="008A0578" w:rsidRPr="00330EF4">
        <w:rPr>
          <w:rFonts w:cs="CMU Bright"/>
          <w:b/>
        </w:rPr>
        <w:t xml:space="preserve">eendet am: </w:t>
      </w:r>
      <w:r w:rsidRPr="00330EF4">
        <w:rPr>
          <w:rFonts w:cs="CMU Bright"/>
          <w:b/>
        </w:rPr>
        <w:tab/>
      </w:r>
      <w:r w:rsidRPr="00330EF4">
        <w:rPr>
          <w:rFonts w:cs="CMU Bright"/>
        </w:rPr>
        <w:tab/>
      </w:r>
      <w:r w:rsidR="00B802B0" w:rsidRPr="00330EF4">
        <w:rPr>
          <w:rFonts w:cs="CMU Bright"/>
        </w:rPr>
        <w:t>5</w:t>
      </w:r>
      <w:r w:rsidR="008A0578" w:rsidRPr="00330EF4">
        <w:rPr>
          <w:rFonts w:cs="CMU Bright"/>
        </w:rPr>
        <w:t xml:space="preserve">th </w:t>
      </w:r>
      <w:r w:rsidR="00B802B0" w:rsidRPr="00330EF4">
        <w:rPr>
          <w:rFonts w:cs="CMU Bright"/>
        </w:rPr>
        <w:t>Dec</w:t>
      </w:r>
      <w:r w:rsidR="008A0578" w:rsidRPr="00330EF4">
        <w:rPr>
          <w:rFonts w:cs="CMU Bright"/>
        </w:rPr>
        <w:t xml:space="preserve"> 201</w:t>
      </w:r>
      <w:r w:rsidR="00B802B0" w:rsidRPr="00330EF4">
        <w:rPr>
          <w:rFonts w:cs="CMU Bright"/>
        </w:rPr>
        <w:t>8</w:t>
      </w:r>
    </w:p>
    <w:p w14:paraId="19140A33" w14:textId="77777777" w:rsidR="008052DB" w:rsidRPr="00330EF4" w:rsidRDefault="008052DB" w:rsidP="008052DB">
      <w:pPr>
        <w:autoSpaceDE w:val="0"/>
        <w:autoSpaceDN w:val="0"/>
        <w:adjustRightInd w:val="0"/>
        <w:rPr>
          <w:rFonts w:cs="CMU Bright"/>
          <w:sz w:val="24"/>
          <w:szCs w:val="24"/>
        </w:rPr>
      </w:pPr>
    </w:p>
    <w:p w14:paraId="4AC8C059" w14:textId="77777777" w:rsidR="008052DB" w:rsidRPr="00330EF4" w:rsidRDefault="008052DB">
      <w:pPr>
        <w:rPr>
          <w:rFonts w:eastAsiaTheme="majorEastAsia" w:cs="CMU Bright"/>
          <w:sz w:val="32"/>
          <w:szCs w:val="32"/>
        </w:rPr>
      </w:pPr>
      <w:r w:rsidRPr="00330EF4">
        <w:rPr>
          <w:rFonts w:cs="CMU Bright"/>
        </w:rPr>
        <w:br w:type="page"/>
      </w:r>
    </w:p>
    <w:p w14:paraId="7AEB9574" w14:textId="7B92D380" w:rsidR="000D347F" w:rsidRPr="00330EF4" w:rsidRDefault="000D347F" w:rsidP="00387261">
      <w:pPr>
        <w:pStyle w:val="Heading1"/>
        <w:spacing w:after="240"/>
        <w:rPr>
          <w:rFonts w:ascii="CMU Bright" w:hAnsi="CMU Bright" w:cs="CMU Bright"/>
          <w:color w:val="auto"/>
        </w:rPr>
      </w:pPr>
      <w:bookmarkStart w:id="1" w:name="_Toc530914303"/>
      <w:r w:rsidRPr="00330EF4">
        <w:rPr>
          <w:rFonts w:ascii="CMU Bright" w:hAnsi="CMU Bright" w:cs="CMU Bright"/>
          <w:color w:val="auto"/>
        </w:rPr>
        <w:lastRenderedPageBreak/>
        <w:t>Abstract</w:t>
      </w:r>
      <w:bookmarkEnd w:id="1"/>
    </w:p>
    <w:p w14:paraId="7296D9CE" w14:textId="60A01FD2" w:rsidR="00461833" w:rsidRPr="00330EF4" w:rsidRDefault="003E4681" w:rsidP="00387261">
      <w:pPr>
        <w:spacing w:after="240"/>
        <w:rPr>
          <w:rFonts w:cs="CMU Bright"/>
        </w:rPr>
      </w:pPr>
      <w:commentRangeStart w:id="2"/>
      <w:r w:rsidRPr="00330EF4">
        <w:rPr>
          <w:rFonts w:cs="CMU Bright"/>
        </w:rPr>
        <w:t xml:space="preserve">The rise of information technology in the last two decades has been phenomenal. </w:t>
      </w:r>
      <w:r w:rsidR="00824542" w:rsidRPr="00330EF4">
        <w:rPr>
          <w:rFonts w:cs="CMU Bright"/>
        </w:rPr>
        <w:t xml:space="preserve">The usage of mobile devices has become ubiquitous in today’s world. </w:t>
      </w:r>
      <w:r w:rsidR="008A4BD1" w:rsidRPr="00330EF4">
        <w:rPr>
          <w:rFonts w:cs="CMU Bright"/>
        </w:rPr>
        <w:t xml:space="preserve">More people are adopting technology to be able to connect with family and friends, easily perform day-to-day tasks, discover new facets, etc. </w:t>
      </w:r>
      <w:r w:rsidR="00824542" w:rsidRPr="00330EF4">
        <w:rPr>
          <w:rFonts w:cs="CMU Bright"/>
        </w:rPr>
        <w:t>Most of the modern mobile devices are GPS capable.</w:t>
      </w:r>
      <w:r w:rsidR="00773AF3" w:rsidRPr="00330EF4">
        <w:rPr>
          <w:rFonts w:cs="CMU Bright"/>
        </w:rPr>
        <w:t xml:space="preserve"> </w:t>
      </w:r>
      <w:r w:rsidR="00461833" w:rsidRPr="00330EF4">
        <w:rPr>
          <w:rFonts w:cs="CMU Bright"/>
        </w:rPr>
        <w:t xml:space="preserve">The number of options to receive location information has risen tremendously. </w:t>
      </w:r>
      <w:r w:rsidR="00C85794" w:rsidRPr="00330EF4">
        <w:rPr>
          <w:rFonts w:cs="CMU Bright"/>
        </w:rPr>
        <w:t>Mobile</w:t>
      </w:r>
      <w:r w:rsidR="00461833" w:rsidRPr="00330EF4">
        <w:rPr>
          <w:rFonts w:cs="CMU Bright"/>
        </w:rPr>
        <w:t xml:space="preserve"> phones, personal computers </w:t>
      </w:r>
      <w:r w:rsidR="00C85794" w:rsidRPr="00330EF4">
        <w:rPr>
          <w:rFonts w:cs="CMU Bright"/>
        </w:rPr>
        <w:t>and</w:t>
      </w:r>
      <w:r w:rsidR="00461833" w:rsidRPr="00330EF4">
        <w:rPr>
          <w:rFonts w:cs="CMU Bright"/>
        </w:rPr>
        <w:t xml:space="preserve"> car navigation system</w:t>
      </w:r>
      <w:r w:rsidR="00C85794" w:rsidRPr="00330EF4">
        <w:rPr>
          <w:rFonts w:cs="CMU Bright"/>
        </w:rPr>
        <w:t>s</w:t>
      </w:r>
      <w:r w:rsidR="00461833" w:rsidRPr="00330EF4">
        <w:rPr>
          <w:rFonts w:cs="CMU Bright"/>
        </w:rPr>
        <w:t xml:space="preserve">, </w:t>
      </w:r>
      <w:r w:rsidR="00BE6EDB" w:rsidRPr="00330EF4">
        <w:rPr>
          <w:rFonts w:cs="CMU Bright"/>
        </w:rPr>
        <w:t xml:space="preserve">are </w:t>
      </w:r>
      <w:r w:rsidR="00461833" w:rsidRPr="00330EF4">
        <w:rPr>
          <w:rFonts w:cs="CMU Bright"/>
        </w:rPr>
        <w:t xml:space="preserve">all </w:t>
      </w:r>
      <w:del w:id="3" w:author="Zohaib Riaz" w:date="2018-11-30T17:39:00Z">
        <w:r w:rsidR="00461833" w:rsidRPr="00330EF4" w:rsidDel="009D7DCC">
          <w:rPr>
            <w:rFonts w:cs="CMU Bright"/>
          </w:rPr>
          <w:delText xml:space="preserve">location </w:delText>
        </w:r>
      </w:del>
      <w:ins w:id="4" w:author="Zohaib Riaz" w:date="2018-11-30T17:39:00Z">
        <w:r w:rsidR="009D7DCC" w:rsidRPr="00330EF4">
          <w:rPr>
            <w:rFonts w:cs="CMU Bright"/>
          </w:rPr>
          <w:t>location</w:t>
        </w:r>
        <w:r w:rsidR="009D7DCC">
          <w:rPr>
            <w:rFonts w:cs="CMU Bright"/>
          </w:rPr>
          <w:t>-</w:t>
        </w:r>
      </w:ins>
      <w:r w:rsidR="00461833" w:rsidRPr="00330EF4">
        <w:rPr>
          <w:rFonts w:cs="CMU Bright"/>
        </w:rPr>
        <w:t>aware</w:t>
      </w:r>
      <w:r w:rsidR="00EF6F65" w:rsidRPr="00330EF4">
        <w:rPr>
          <w:rFonts w:cs="CMU Bright"/>
        </w:rPr>
        <w:t xml:space="preserve"> device</w:t>
      </w:r>
      <w:r w:rsidR="001039D3" w:rsidRPr="00330EF4">
        <w:rPr>
          <w:rFonts w:cs="CMU Bright"/>
        </w:rPr>
        <w:t>s</w:t>
      </w:r>
      <w:r w:rsidR="00461833" w:rsidRPr="00330EF4">
        <w:rPr>
          <w:rFonts w:cs="CMU Bright"/>
        </w:rPr>
        <w:t>.</w:t>
      </w:r>
      <w:r w:rsidR="001162CD" w:rsidRPr="00330EF4">
        <w:rPr>
          <w:rFonts w:cs="CMU Bright"/>
        </w:rPr>
        <w:t xml:space="preserve"> </w:t>
      </w:r>
      <w:commentRangeEnd w:id="2"/>
      <w:r w:rsidR="009D7DCC">
        <w:rPr>
          <w:rStyle w:val="CommentReference"/>
        </w:rPr>
        <w:commentReference w:id="2"/>
      </w:r>
      <w:commentRangeStart w:id="5"/>
      <w:r w:rsidR="001039D3" w:rsidRPr="00330EF4">
        <w:rPr>
          <w:rFonts w:cs="CMU Bright"/>
        </w:rPr>
        <w:t>Thus, considering</w:t>
      </w:r>
      <w:r w:rsidR="008A4BD1" w:rsidRPr="00330EF4">
        <w:rPr>
          <w:rFonts w:cs="CMU Bright"/>
        </w:rPr>
        <w:t xml:space="preserve"> the popularity</w:t>
      </w:r>
      <w:r w:rsidR="00BE59AF" w:rsidRPr="00330EF4">
        <w:rPr>
          <w:rFonts w:cs="CMU Bright"/>
        </w:rPr>
        <w:t xml:space="preserve"> of GPS</w:t>
      </w:r>
      <w:r w:rsidR="00EF35A5" w:rsidRPr="00330EF4">
        <w:rPr>
          <w:rFonts w:cs="CMU Bright"/>
        </w:rPr>
        <w:t xml:space="preserve"> enabled devices</w:t>
      </w:r>
      <w:r w:rsidR="008A4BD1" w:rsidRPr="00330EF4">
        <w:rPr>
          <w:rFonts w:cs="CMU Bright"/>
        </w:rPr>
        <w:t xml:space="preserve">, the privacy of the users </w:t>
      </w:r>
      <w:r w:rsidR="001039D3" w:rsidRPr="00330EF4">
        <w:rPr>
          <w:rFonts w:cs="CMU Bright"/>
        </w:rPr>
        <w:t>is</w:t>
      </w:r>
      <w:r w:rsidR="008A4BD1" w:rsidRPr="00330EF4">
        <w:rPr>
          <w:rFonts w:cs="CMU Bright"/>
        </w:rPr>
        <w:t xml:space="preserve"> arguable.</w:t>
      </w:r>
      <w:commentRangeEnd w:id="5"/>
      <w:r w:rsidR="009D7DCC">
        <w:rPr>
          <w:rStyle w:val="CommentReference"/>
        </w:rPr>
        <w:commentReference w:id="5"/>
      </w:r>
      <w:r w:rsidR="008A4BD1" w:rsidRPr="00330EF4">
        <w:rPr>
          <w:rFonts w:cs="CMU Bright"/>
        </w:rPr>
        <w:t xml:space="preserve"> </w:t>
      </w:r>
    </w:p>
    <w:p w14:paraId="2A0506BF" w14:textId="5E360E07" w:rsidR="00666394" w:rsidRPr="00330EF4" w:rsidRDefault="00666394" w:rsidP="00387261">
      <w:pPr>
        <w:spacing w:after="240"/>
        <w:rPr>
          <w:rFonts w:cs="CMU Bright"/>
        </w:rPr>
      </w:pPr>
      <w:r w:rsidRPr="00330EF4">
        <w:rPr>
          <w:rFonts w:cs="CMU Bright"/>
        </w:rPr>
        <w:t xml:space="preserve">The human geographical location is shared with different applications on a </w:t>
      </w:r>
      <w:r w:rsidR="00D9676B" w:rsidRPr="00330EF4">
        <w:rPr>
          <w:rFonts w:cs="CMU Bright"/>
        </w:rPr>
        <w:t>mobile device</w:t>
      </w:r>
      <w:r w:rsidRPr="00330EF4">
        <w:rPr>
          <w:rFonts w:cs="CMU Bright"/>
        </w:rPr>
        <w:t xml:space="preserve">. The sharing of location is active not only when </w:t>
      </w:r>
      <w:del w:id="6" w:author="Zohaib Riaz" w:date="2018-11-30T17:44:00Z">
        <w:r w:rsidRPr="00330EF4" w:rsidDel="00FD099A">
          <w:rPr>
            <w:rFonts w:cs="CMU Bright"/>
          </w:rPr>
          <w:delText xml:space="preserve">the </w:delText>
        </w:r>
      </w:del>
      <w:ins w:id="7" w:author="Zohaib Riaz" w:date="2018-11-30T17:44:00Z">
        <w:r w:rsidR="00FD099A">
          <w:rPr>
            <w:rFonts w:cs="CMU Bright"/>
          </w:rPr>
          <w:t>an</w:t>
        </w:r>
        <w:r w:rsidR="00FD099A" w:rsidRPr="00330EF4">
          <w:rPr>
            <w:rFonts w:cs="CMU Bright"/>
          </w:rPr>
          <w:t xml:space="preserve"> </w:t>
        </w:r>
      </w:ins>
      <w:r w:rsidRPr="00330EF4">
        <w:rPr>
          <w:rFonts w:cs="CMU Bright"/>
        </w:rPr>
        <w:t xml:space="preserve">application is </w:t>
      </w:r>
      <w:ins w:id="8" w:author="Zohaib Riaz" w:date="2018-11-30T17:44:00Z">
        <w:r w:rsidR="00FD099A">
          <w:rPr>
            <w:rFonts w:cs="CMU Bright"/>
          </w:rPr>
          <w:t xml:space="preserve">being </w:t>
        </w:r>
      </w:ins>
      <w:r w:rsidRPr="00330EF4">
        <w:rPr>
          <w:rFonts w:cs="CMU Bright"/>
        </w:rPr>
        <w:t xml:space="preserve">used, but also </w:t>
      </w:r>
      <w:del w:id="9" w:author="Zohaib Riaz" w:date="2018-11-30T17:44:00Z">
        <w:r w:rsidRPr="00330EF4" w:rsidDel="00FD099A">
          <w:rPr>
            <w:rFonts w:cs="CMU Bright"/>
          </w:rPr>
          <w:delText xml:space="preserve">share the user whereabouts with third-party applications </w:delText>
        </w:r>
      </w:del>
      <w:ins w:id="10" w:author="Zohaib Riaz" w:date="2018-11-30T17:51:00Z">
        <w:r w:rsidR="00FD099A">
          <w:rPr>
            <w:rFonts w:cs="CMU Bright"/>
          </w:rPr>
          <w:t xml:space="preserve"> during its background run</w:t>
        </w:r>
      </w:ins>
      <w:del w:id="11" w:author="Zohaib Riaz" w:date="2018-11-30T17:51:00Z">
        <w:r w:rsidRPr="00330EF4" w:rsidDel="00FD099A">
          <w:rPr>
            <w:rFonts w:cs="CMU Bright"/>
          </w:rPr>
          <w:delText>in the background</w:delText>
        </w:r>
      </w:del>
      <w:r w:rsidRPr="00330EF4">
        <w:rPr>
          <w:rFonts w:cs="CMU Bright"/>
        </w:rPr>
        <w:t xml:space="preserve">. </w:t>
      </w:r>
      <w:del w:id="12" w:author="Zohaib Riaz" w:date="2018-11-30T17:51:00Z">
        <w:r w:rsidRPr="00330EF4" w:rsidDel="00FD099A">
          <w:rPr>
            <w:rFonts w:cs="CMU Bright"/>
          </w:rPr>
          <w:delText>This location is used by d</w:delText>
        </w:r>
      </w:del>
      <w:ins w:id="13" w:author="Zohaib Riaz" w:date="2018-11-30T17:51:00Z">
        <w:r w:rsidR="00FD099A">
          <w:rPr>
            <w:rFonts w:cs="CMU Bright"/>
          </w:rPr>
          <w:t>D</w:t>
        </w:r>
      </w:ins>
      <w:r w:rsidRPr="00330EF4">
        <w:rPr>
          <w:rFonts w:cs="CMU Bright"/>
        </w:rPr>
        <w:t xml:space="preserve">ifferent applications </w:t>
      </w:r>
      <w:ins w:id="14" w:author="Zohaib Riaz" w:date="2018-11-30T17:52:00Z">
        <w:r w:rsidR="00FD099A">
          <w:rPr>
            <w:rFonts w:cs="CMU Bright"/>
          </w:rPr>
          <w:t xml:space="preserve">use location information </w:t>
        </w:r>
      </w:ins>
      <w:r w:rsidRPr="00330EF4">
        <w:rPr>
          <w:rFonts w:cs="CMU Bright"/>
        </w:rPr>
        <w:t>for advertising, recommendation</w:t>
      </w:r>
      <w:r w:rsidR="00360FAC" w:rsidRPr="00330EF4">
        <w:rPr>
          <w:rFonts w:cs="CMU Bright"/>
        </w:rPr>
        <w:t>s</w:t>
      </w:r>
      <w:r w:rsidRPr="00330EF4">
        <w:rPr>
          <w:rFonts w:cs="CMU Bright"/>
        </w:rPr>
        <w:t>, finding new friends, suggesting new point of interests</w:t>
      </w:r>
      <w:r w:rsidR="00D9676B" w:rsidRPr="00330EF4">
        <w:rPr>
          <w:rFonts w:cs="CMU Bright"/>
        </w:rPr>
        <w:t xml:space="preserve">, </w:t>
      </w:r>
      <w:r w:rsidR="007928BF" w:rsidRPr="00330EF4">
        <w:rPr>
          <w:rFonts w:cs="CMU Bright"/>
        </w:rPr>
        <w:t>etc.</w:t>
      </w:r>
      <w:r w:rsidR="00D9676B" w:rsidRPr="00330EF4">
        <w:rPr>
          <w:rFonts w:cs="CMU Bright"/>
        </w:rPr>
        <w:t>,</w:t>
      </w:r>
      <w:r w:rsidRPr="00330EF4">
        <w:rPr>
          <w:rFonts w:cs="CMU Bright"/>
        </w:rPr>
        <w:t xml:space="preserve"> based on user trends.</w:t>
      </w:r>
      <w:r w:rsidR="00360FAC" w:rsidRPr="00330EF4">
        <w:rPr>
          <w:rFonts w:cs="CMU Bright"/>
        </w:rPr>
        <w:t xml:space="preserve"> </w:t>
      </w:r>
      <w:del w:id="15" w:author="Zohaib Riaz" w:date="2018-11-30T17:52:00Z">
        <w:r w:rsidR="00DC30B7" w:rsidRPr="00330EF4" w:rsidDel="00FD099A">
          <w:rPr>
            <w:rFonts w:cs="CMU Bright"/>
          </w:rPr>
          <w:delText>The l</w:delText>
        </w:r>
      </w:del>
      <w:ins w:id="16" w:author="Zohaib Riaz" w:date="2018-11-30T17:52:00Z">
        <w:r w:rsidR="00FD099A">
          <w:rPr>
            <w:rFonts w:cs="CMU Bright"/>
          </w:rPr>
          <w:t>For example, l</w:t>
        </w:r>
      </w:ins>
      <w:r w:rsidR="00DC30B7" w:rsidRPr="00330EF4">
        <w:rPr>
          <w:rFonts w:cs="CMU Bright"/>
        </w:rPr>
        <w:t xml:space="preserve">ocation </w:t>
      </w:r>
      <w:del w:id="17" w:author="Zohaib Riaz" w:date="2018-11-30T17:52:00Z">
        <w:r w:rsidR="00DC30B7" w:rsidRPr="00330EF4" w:rsidDel="00FD099A">
          <w:rPr>
            <w:rFonts w:cs="CMU Bright"/>
          </w:rPr>
          <w:delText xml:space="preserve">data </w:delText>
        </w:r>
      </w:del>
      <w:ins w:id="18" w:author="Zohaib Riaz" w:date="2018-11-30T17:52:00Z">
        <w:r w:rsidR="00FD099A">
          <w:rPr>
            <w:rFonts w:cs="CMU Bright"/>
          </w:rPr>
          <w:t>information</w:t>
        </w:r>
        <w:r w:rsidR="00FD099A" w:rsidRPr="00330EF4">
          <w:rPr>
            <w:rFonts w:cs="CMU Bright"/>
          </w:rPr>
          <w:t xml:space="preserve"> </w:t>
        </w:r>
      </w:ins>
      <w:r w:rsidR="00DC30B7" w:rsidRPr="00330EF4">
        <w:rPr>
          <w:rFonts w:cs="CMU Bright"/>
        </w:rPr>
        <w:t xml:space="preserve">is shared while we are navigating using Google Maps, tagging a lunch party on Instagram or simply connecting to a public Wi-Fi. </w:t>
      </w:r>
      <w:r w:rsidRPr="00330EF4">
        <w:rPr>
          <w:rFonts w:cs="CMU Bright"/>
        </w:rPr>
        <w:t>Th</w:t>
      </w:r>
      <w:r w:rsidR="006B7B62" w:rsidRPr="00330EF4">
        <w:rPr>
          <w:rFonts w:cs="CMU Bright"/>
        </w:rPr>
        <w:t>e</w:t>
      </w:r>
      <w:r w:rsidRPr="00330EF4">
        <w:rPr>
          <w:rFonts w:cs="CMU Bright"/>
        </w:rPr>
        <w:t xml:space="preserve"> location data can also be used by different third-party applications to predict user’s future locations. This in turn can model the entire user mobility patterns.</w:t>
      </w:r>
      <w:r w:rsidR="00DC30B7" w:rsidRPr="00330EF4">
        <w:rPr>
          <w:rFonts w:cs="CMU Bright"/>
        </w:rPr>
        <w:t xml:space="preserve"> The characteristics revealed just by location details are narrowly perceived by most users.</w:t>
      </w:r>
    </w:p>
    <w:p w14:paraId="1DE0A5E1" w14:textId="44E70555" w:rsidR="00666394" w:rsidRPr="00330EF4" w:rsidRDefault="00666394" w:rsidP="00EC688E">
      <w:pPr>
        <w:rPr>
          <w:rFonts w:cs="CMU Bright"/>
        </w:rPr>
      </w:pPr>
      <w:r w:rsidRPr="00330EF4">
        <w:rPr>
          <w:rFonts w:cs="CMU Bright"/>
        </w:rPr>
        <w:t xml:space="preserve">In this thesis we present an </w:t>
      </w:r>
      <w:commentRangeStart w:id="19"/>
      <w:r w:rsidRPr="00330EF4">
        <w:rPr>
          <w:rFonts w:cs="CMU Bright"/>
        </w:rPr>
        <w:t xml:space="preserve">algorithm which predicts </w:t>
      </w:r>
      <w:r w:rsidR="0044048A" w:rsidRPr="00330EF4">
        <w:rPr>
          <w:rFonts w:cs="CMU Bright"/>
        </w:rPr>
        <w:t xml:space="preserve">a </w:t>
      </w:r>
      <w:r w:rsidRPr="00330EF4">
        <w:rPr>
          <w:rFonts w:cs="CMU Bright"/>
        </w:rPr>
        <w:t>user</w:t>
      </w:r>
      <w:r w:rsidR="0044048A" w:rsidRPr="00330EF4">
        <w:rPr>
          <w:rFonts w:cs="CMU Bright"/>
        </w:rPr>
        <w:t>’s</w:t>
      </w:r>
      <w:r w:rsidRPr="00330EF4">
        <w:rPr>
          <w:rFonts w:cs="CMU Bright"/>
        </w:rPr>
        <w:t xml:space="preserve"> future movements with confidence percentages</w:t>
      </w:r>
      <w:commentRangeEnd w:id="19"/>
      <w:r w:rsidR="00E21E80">
        <w:rPr>
          <w:rStyle w:val="CommentReference"/>
        </w:rPr>
        <w:commentReference w:id="19"/>
      </w:r>
      <w:r w:rsidRPr="00330EF4">
        <w:rPr>
          <w:rFonts w:cs="CMU Bright"/>
        </w:rPr>
        <w:t xml:space="preserve">. This algorithm is </w:t>
      </w:r>
      <w:r w:rsidR="00425E02" w:rsidRPr="00330EF4">
        <w:rPr>
          <w:rFonts w:cs="CMU Bright"/>
        </w:rPr>
        <w:t>first processing</w:t>
      </w:r>
      <w:r w:rsidR="007B0061" w:rsidRPr="00330EF4">
        <w:rPr>
          <w:rFonts w:cs="CMU Bright"/>
        </w:rPr>
        <w:t xml:space="preserve"> the raw GPS coordinates and </w:t>
      </w:r>
      <w:r w:rsidR="00425E02" w:rsidRPr="00330EF4">
        <w:rPr>
          <w:rFonts w:cs="CMU Bright"/>
        </w:rPr>
        <w:t xml:space="preserve">extracts the meaningful locations. Based on the meaningful locations, a prediction model is formed. This model is used to predict the future </w:t>
      </w:r>
      <w:r w:rsidR="00FB0A89" w:rsidRPr="00330EF4">
        <w:rPr>
          <w:rFonts w:cs="CMU Bright"/>
        </w:rPr>
        <w:t>visits</w:t>
      </w:r>
      <w:r w:rsidR="00425E02" w:rsidRPr="00330EF4">
        <w:rPr>
          <w:rFonts w:cs="CMU Bright"/>
        </w:rPr>
        <w:t xml:space="preserve"> based on user’s current location. The algorithm is evaluated using real-life data</w:t>
      </w:r>
      <w:r w:rsidR="007B0061" w:rsidRPr="00330EF4">
        <w:rPr>
          <w:rFonts w:cs="CMU Bright"/>
        </w:rPr>
        <w:t xml:space="preserve"> </w:t>
      </w:r>
      <w:r w:rsidR="00425E02" w:rsidRPr="00330EF4">
        <w:rPr>
          <w:rFonts w:cs="CMU Bright"/>
        </w:rPr>
        <w:t>from</w:t>
      </w:r>
      <w:r w:rsidRPr="00330EF4">
        <w:rPr>
          <w:rFonts w:cs="CMU Bright"/>
        </w:rPr>
        <w:t xml:space="preserve"> Microsoft Geolife data</w:t>
      </w:r>
      <w:r w:rsidR="00425E02" w:rsidRPr="00330EF4">
        <w:rPr>
          <w:rFonts w:cs="CMU Bright"/>
        </w:rPr>
        <w:t>set</w:t>
      </w:r>
      <w:sdt>
        <w:sdtPr>
          <w:rPr>
            <w:rFonts w:cs="CMU Bright"/>
          </w:rPr>
          <w:id w:val="-774629170"/>
          <w:citation/>
        </w:sdtPr>
        <w:sdtContent>
          <w:r w:rsidR="00425E02" w:rsidRPr="00330EF4">
            <w:rPr>
              <w:rFonts w:cs="CMU Bright"/>
            </w:rPr>
            <w:fldChar w:fldCharType="begin"/>
          </w:r>
          <w:r w:rsidR="007241BF">
            <w:rPr>
              <w:rFonts w:cs="CMU Bright"/>
            </w:rPr>
            <w:instrText xml:space="preserve">CITATION YuZ09 \l 1031 </w:instrText>
          </w:r>
          <w:r w:rsidR="00425E02" w:rsidRPr="00330EF4">
            <w:rPr>
              <w:rFonts w:cs="CMU Bright"/>
            </w:rPr>
            <w:fldChar w:fldCharType="separate"/>
          </w:r>
          <w:r w:rsidR="007241BF">
            <w:rPr>
              <w:rFonts w:cs="CMU Bright"/>
              <w:noProof/>
            </w:rPr>
            <w:t xml:space="preserve"> </w:t>
          </w:r>
          <w:r w:rsidR="007241BF" w:rsidRPr="007241BF">
            <w:rPr>
              <w:rFonts w:cs="CMU Bright"/>
              <w:noProof/>
            </w:rPr>
            <w:t>[1]</w:t>
          </w:r>
          <w:r w:rsidR="00425E02" w:rsidRPr="00330EF4">
            <w:rPr>
              <w:rFonts w:cs="CMU Bright"/>
            </w:rPr>
            <w:fldChar w:fldCharType="end"/>
          </w:r>
        </w:sdtContent>
      </w:sdt>
      <w:sdt>
        <w:sdtPr>
          <w:rPr>
            <w:rFonts w:cs="CMU Bright"/>
          </w:rPr>
          <w:id w:val="-457411390"/>
          <w:citation/>
        </w:sdtPr>
        <w:sdtContent>
          <w:r w:rsidR="00425E02" w:rsidRPr="00330EF4">
            <w:rPr>
              <w:rFonts w:cs="CMU Bright"/>
            </w:rPr>
            <w:fldChar w:fldCharType="begin"/>
          </w:r>
          <w:r w:rsidR="007241BF">
            <w:rPr>
              <w:rFonts w:cs="CMU Bright"/>
            </w:rPr>
            <w:instrText xml:space="preserve">CITATION YuZ08 \l 1031 </w:instrText>
          </w:r>
          <w:r w:rsidR="00425E02" w:rsidRPr="00330EF4">
            <w:rPr>
              <w:rFonts w:cs="CMU Bright"/>
            </w:rPr>
            <w:fldChar w:fldCharType="separate"/>
          </w:r>
          <w:r w:rsidR="007241BF">
            <w:rPr>
              <w:rFonts w:cs="CMU Bright"/>
              <w:noProof/>
            </w:rPr>
            <w:t xml:space="preserve"> </w:t>
          </w:r>
          <w:r w:rsidR="007241BF" w:rsidRPr="007241BF">
            <w:rPr>
              <w:rFonts w:cs="CMU Bright"/>
              <w:noProof/>
            </w:rPr>
            <w:t>[2]</w:t>
          </w:r>
          <w:r w:rsidR="00425E02" w:rsidRPr="00330EF4">
            <w:rPr>
              <w:rFonts w:cs="CMU Bright"/>
            </w:rPr>
            <w:fldChar w:fldCharType="end"/>
          </w:r>
        </w:sdtContent>
      </w:sdt>
      <w:sdt>
        <w:sdtPr>
          <w:rPr>
            <w:rFonts w:cs="CMU Bright"/>
          </w:rPr>
          <w:id w:val="64923415"/>
          <w:citation/>
        </w:sdtPr>
        <w:sdtContent>
          <w:r w:rsidR="00425E02" w:rsidRPr="00330EF4">
            <w:rPr>
              <w:rFonts w:cs="CMU Bright"/>
            </w:rPr>
            <w:fldChar w:fldCharType="begin"/>
          </w:r>
          <w:r w:rsidR="007241BF">
            <w:rPr>
              <w:rFonts w:cs="CMU Bright"/>
            </w:rPr>
            <w:instrText xml:space="preserve">CITATION YuZ10 \l 1031 </w:instrText>
          </w:r>
          <w:r w:rsidR="00425E02" w:rsidRPr="00330EF4">
            <w:rPr>
              <w:rFonts w:cs="CMU Bright"/>
            </w:rPr>
            <w:fldChar w:fldCharType="separate"/>
          </w:r>
          <w:r w:rsidR="007241BF">
            <w:rPr>
              <w:rFonts w:cs="CMU Bright"/>
              <w:noProof/>
            </w:rPr>
            <w:t xml:space="preserve"> </w:t>
          </w:r>
          <w:r w:rsidR="007241BF" w:rsidRPr="007241BF">
            <w:rPr>
              <w:rFonts w:cs="CMU Bright"/>
              <w:noProof/>
            </w:rPr>
            <w:t>[3]</w:t>
          </w:r>
          <w:r w:rsidR="00425E02" w:rsidRPr="00330EF4">
            <w:rPr>
              <w:rFonts w:cs="CMU Bright"/>
            </w:rPr>
            <w:fldChar w:fldCharType="end"/>
          </w:r>
        </w:sdtContent>
      </w:sdt>
      <w:r w:rsidRPr="00330EF4">
        <w:rPr>
          <w:rFonts w:cs="CMU Bright"/>
        </w:rPr>
        <w:t xml:space="preserve">. This data contains 182 user trajectories data for </w:t>
      </w:r>
      <w:r w:rsidR="00DC30B7" w:rsidRPr="00330EF4">
        <w:rPr>
          <w:rFonts w:cs="CMU Bright"/>
        </w:rPr>
        <w:t xml:space="preserve">a period of </w:t>
      </w:r>
      <w:r w:rsidRPr="00330EF4">
        <w:rPr>
          <w:rFonts w:cs="CMU Bright"/>
        </w:rPr>
        <w:t xml:space="preserve">5 years. </w:t>
      </w:r>
      <w:r w:rsidR="009C4C99" w:rsidRPr="00330EF4">
        <w:rPr>
          <w:rFonts w:cs="CMU Bright"/>
        </w:rPr>
        <w:t xml:space="preserve">To inform user about this privacy threat, a path prediction model is suggested. </w:t>
      </w:r>
      <w:r w:rsidR="00360FAC" w:rsidRPr="00330EF4">
        <w:rPr>
          <w:rFonts w:cs="CMU Bright"/>
        </w:rPr>
        <w:t xml:space="preserve">Finally, a prototype on </w:t>
      </w:r>
      <w:r w:rsidR="008F1D6D" w:rsidRPr="00330EF4">
        <w:rPr>
          <w:rFonts w:cs="CMU Bright"/>
        </w:rPr>
        <w:t xml:space="preserve">an </w:t>
      </w:r>
      <w:r w:rsidR="00360FAC" w:rsidRPr="00330EF4">
        <w:rPr>
          <w:rFonts w:cs="CMU Bright"/>
        </w:rPr>
        <w:t xml:space="preserve">android </w:t>
      </w:r>
      <w:r w:rsidR="000167D8" w:rsidRPr="00330EF4">
        <w:rPr>
          <w:rFonts w:cs="CMU Bright"/>
        </w:rPr>
        <w:t xml:space="preserve">device </w:t>
      </w:r>
      <w:r w:rsidR="00360FAC" w:rsidRPr="00330EF4">
        <w:rPr>
          <w:rFonts w:cs="CMU Bright"/>
        </w:rPr>
        <w:t>is presented to be able to inform user about their location predictability.</w:t>
      </w:r>
    </w:p>
    <w:p w14:paraId="4E2D286A" w14:textId="77777777" w:rsidR="0078164B" w:rsidRPr="00330EF4" w:rsidRDefault="0078164B" w:rsidP="00EC688E">
      <w:pPr>
        <w:rPr>
          <w:rFonts w:cs="CMU Bright"/>
          <w:b/>
          <w:sz w:val="29"/>
          <w:szCs w:val="29"/>
        </w:rPr>
      </w:pPr>
      <w:r w:rsidRPr="00330EF4">
        <w:rPr>
          <w:rFonts w:cs="CMU Bright"/>
          <w:b/>
          <w:sz w:val="29"/>
          <w:szCs w:val="29"/>
        </w:rPr>
        <w:br w:type="page"/>
      </w:r>
    </w:p>
    <w:p w14:paraId="13FF0622" w14:textId="2A4495C1" w:rsidR="00543329" w:rsidRPr="00330EF4" w:rsidRDefault="00543329" w:rsidP="009A1B93">
      <w:pPr>
        <w:pStyle w:val="Heading1"/>
        <w:rPr>
          <w:rFonts w:ascii="CMU Bright" w:hAnsi="CMU Bright" w:cs="CMU Bright"/>
          <w:color w:val="auto"/>
        </w:rPr>
      </w:pPr>
      <w:bookmarkStart w:id="20" w:name="_Toc530914304"/>
      <w:r w:rsidRPr="00330EF4">
        <w:rPr>
          <w:rFonts w:ascii="CMU Bright" w:hAnsi="CMU Bright" w:cs="CMU Bright"/>
          <w:color w:val="auto"/>
        </w:rPr>
        <w:lastRenderedPageBreak/>
        <w:t>Acknowledgement</w:t>
      </w:r>
      <w:bookmarkEnd w:id="20"/>
    </w:p>
    <w:p w14:paraId="2431CA68" w14:textId="77777777" w:rsidR="001957A9" w:rsidRPr="00330EF4" w:rsidRDefault="001957A9" w:rsidP="001957A9">
      <w:pPr>
        <w:rPr>
          <w:rFonts w:cs="CMU Bright"/>
        </w:rPr>
      </w:pPr>
    </w:p>
    <w:p w14:paraId="4D5591A4" w14:textId="440E07BA" w:rsidR="001136B9" w:rsidRPr="00330EF4" w:rsidRDefault="007909AF" w:rsidP="00EC688E">
      <w:pPr>
        <w:autoSpaceDE w:val="0"/>
        <w:autoSpaceDN w:val="0"/>
        <w:adjustRightInd w:val="0"/>
        <w:rPr>
          <w:rFonts w:cs="CMU Bright"/>
        </w:rPr>
      </w:pPr>
      <w:r w:rsidRPr="00330EF4">
        <w:rPr>
          <w:rFonts w:cs="CMU Bright"/>
        </w:rPr>
        <w:t xml:space="preserve">I would like to thank my thesis supervisor, M. Sc. Zohaib Riaz, for his valuable assistance, </w:t>
      </w:r>
      <w:r w:rsidR="00EC7A02" w:rsidRPr="00330EF4">
        <w:rPr>
          <w:rFonts w:cs="CMU Bright"/>
        </w:rPr>
        <w:t xml:space="preserve">useful critiques, </w:t>
      </w:r>
      <w:r w:rsidRPr="00330EF4">
        <w:rPr>
          <w:rFonts w:cs="CMU Bright"/>
        </w:rPr>
        <w:t xml:space="preserve">time and suggestions during the thesis. </w:t>
      </w:r>
      <w:r w:rsidR="004264DC" w:rsidRPr="00330EF4">
        <w:rPr>
          <w:rFonts w:cs="CMU Bright"/>
        </w:rPr>
        <w:t xml:space="preserve">His willingness to give me constructive advices has been very much appreciated. </w:t>
      </w:r>
      <w:r w:rsidR="009E2608" w:rsidRPr="00330EF4">
        <w:rPr>
          <w:rFonts w:cs="CMU Bright"/>
        </w:rPr>
        <w:t>I’m</w:t>
      </w:r>
      <w:r w:rsidRPr="00330EF4">
        <w:rPr>
          <w:rFonts w:cs="CMU Bright"/>
        </w:rPr>
        <w:t xml:space="preserve"> al</w:t>
      </w:r>
      <w:r w:rsidR="001136B9" w:rsidRPr="00330EF4">
        <w:rPr>
          <w:rFonts w:cs="CMU Bright"/>
        </w:rPr>
        <w:t>so grateful to</w:t>
      </w:r>
      <w:r w:rsidRPr="00330EF4">
        <w:rPr>
          <w:rFonts w:cs="CMU Bright"/>
        </w:rPr>
        <w:t xml:space="preserve"> Prof. Dr. Kurt Rothermel for</w:t>
      </w:r>
      <w:r w:rsidR="001136B9" w:rsidRPr="00330EF4">
        <w:rPr>
          <w:rFonts w:cs="CMU Bright"/>
        </w:rPr>
        <w:t xml:space="preserve"> allowing me</w:t>
      </w:r>
      <w:r w:rsidRPr="00330EF4">
        <w:rPr>
          <w:rFonts w:cs="CMU Bright"/>
        </w:rPr>
        <w:t xml:space="preserve"> to do my thesis in the Department of Distributed Systems. </w:t>
      </w:r>
    </w:p>
    <w:p w14:paraId="157ABB8A" w14:textId="57AB1447" w:rsidR="00D741C0" w:rsidRPr="00330EF4" w:rsidRDefault="007909AF" w:rsidP="00EC688E">
      <w:pPr>
        <w:autoSpaceDE w:val="0"/>
        <w:autoSpaceDN w:val="0"/>
        <w:adjustRightInd w:val="0"/>
        <w:rPr>
          <w:rFonts w:cs="CMU Bright"/>
          <w:b/>
          <w:sz w:val="29"/>
          <w:szCs w:val="29"/>
        </w:rPr>
      </w:pPr>
      <w:r w:rsidRPr="00330EF4">
        <w:rPr>
          <w:rFonts w:cs="CMU Bright"/>
        </w:rPr>
        <w:t xml:space="preserve">I </w:t>
      </w:r>
      <w:r w:rsidR="00EC7A02" w:rsidRPr="00330EF4">
        <w:rPr>
          <w:rFonts w:cs="CMU Bright"/>
        </w:rPr>
        <w:t>would like to extend my thanks</w:t>
      </w:r>
      <w:r w:rsidRPr="00330EF4">
        <w:rPr>
          <w:rFonts w:cs="CMU Bright"/>
        </w:rPr>
        <w:t xml:space="preserve"> to my family members</w:t>
      </w:r>
      <w:r w:rsidR="00EC7A02" w:rsidRPr="00330EF4">
        <w:rPr>
          <w:rFonts w:cs="CMU Bright"/>
        </w:rPr>
        <w:t>,</w:t>
      </w:r>
      <w:r w:rsidRPr="00330EF4">
        <w:rPr>
          <w:rFonts w:cs="CMU Bright"/>
        </w:rPr>
        <w:t xml:space="preserve"> for their </w:t>
      </w:r>
      <w:r w:rsidR="00EC7A02" w:rsidRPr="00330EF4">
        <w:rPr>
          <w:rFonts w:cs="CMU Bright"/>
        </w:rPr>
        <w:t>enthusiastic encouragement</w:t>
      </w:r>
      <w:r w:rsidRPr="00330EF4">
        <w:rPr>
          <w:rFonts w:cs="CMU Bright"/>
        </w:rPr>
        <w:t>, an</w:t>
      </w:r>
      <w:r w:rsidR="00D237B0" w:rsidRPr="00330EF4">
        <w:rPr>
          <w:rFonts w:cs="CMU Bright"/>
        </w:rPr>
        <w:t>d</w:t>
      </w:r>
      <w:r w:rsidRPr="00330EF4">
        <w:rPr>
          <w:rFonts w:cs="CMU Bright"/>
        </w:rPr>
        <w:t xml:space="preserve"> to all my friends for their </w:t>
      </w:r>
      <w:r w:rsidR="00494E14" w:rsidRPr="00330EF4">
        <w:rPr>
          <w:rFonts w:cs="CMU Bright"/>
        </w:rPr>
        <w:t>motivation</w:t>
      </w:r>
      <w:r w:rsidRPr="00330EF4">
        <w:rPr>
          <w:rFonts w:cs="CMU Bright"/>
        </w:rPr>
        <w:t>.</w:t>
      </w:r>
    </w:p>
    <w:p w14:paraId="6AAE6FFA" w14:textId="410ABFD5" w:rsidR="00D741C0" w:rsidRPr="00330EF4" w:rsidRDefault="00D741C0" w:rsidP="00EC688E">
      <w:pPr>
        <w:autoSpaceDE w:val="0"/>
        <w:autoSpaceDN w:val="0"/>
        <w:adjustRightInd w:val="0"/>
        <w:rPr>
          <w:rFonts w:cs="CMU Bright"/>
          <w:b/>
          <w:sz w:val="29"/>
          <w:szCs w:val="29"/>
        </w:rPr>
      </w:pPr>
    </w:p>
    <w:p w14:paraId="546E2B70" w14:textId="21855875" w:rsidR="00D741C0" w:rsidRPr="00330EF4" w:rsidRDefault="00D741C0" w:rsidP="00EC688E">
      <w:pPr>
        <w:autoSpaceDE w:val="0"/>
        <w:autoSpaceDN w:val="0"/>
        <w:adjustRightInd w:val="0"/>
        <w:rPr>
          <w:rFonts w:cs="CMU Bright"/>
          <w:b/>
          <w:sz w:val="29"/>
          <w:szCs w:val="29"/>
        </w:rPr>
      </w:pPr>
    </w:p>
    <w:p w14:paraId="139F4225" w14:textId="5FB93D69" w:rsidR="00D741C0" w:rsidRPr="00330EF4" w:rsidRDefault="00D741C0" w:rsidP="00EC688E">
      <w:pPr>
        <w:autoSpaceDE w:val="0"/>
        <w:autoSpaceDN w:val="0"/>
        <w:adjustRightInd w:val="0"/>
        <w:rPr>
          <w:rFonts w:cs="CMU Bright"/>
          <w:b/>
          <w:sz w:val="29"/>
          <w:szCs w:val="29"/>
        </w:rPr>
      </w:pPr>
    </w:p>
    <w:p w14:paraId="6075D948" w14:textId="241D8DD4" w:rsidR="00D741C0" w:rsidRPr="00330EF4" w:rsidRDefault="00D741C0" w:rsidP="00EC688E">
      <w:pPr>
        <w:autoSpaceDE w:val="0"/>
        <w:autoSpaceDN w:val="0"/>
        <w:adjustRightInd w:val="0"/>
        <w:rPr>
          <w:rFonts w:cs="CMU Bright"/>
          <w:b/>
          <w:sz w:val="29"/>
          <w:szCs w:val="29"/>
        </w:rPr>
      </w:pPr>
    </w:p>
    <w:p w14:paraId="1CD6BC5C" w14:textId="7504CDB1" w:rsidR="00D741C0" w:rsidRPr="00330EF4" w:rsidRDefault="00D741C0" w:rsidP="00EC688E">
      <w:pPr>
        <w:autoSpaceDE w:val="0"/>
        <w:autoSpaceDN w:val="0"/>
        <w:adjustRightInd w:val="0"/>
        <w:rPr>
          <w:rFonts w:cs="CMU Bright"/>
          <w:b/>
          <w:sz w:val="29"/>
          <w:szCs w:val="29"/>
        </w:rPr>
      </w:pPr>
    </w:p>
    <w:p w14:paraId="5453E8F3" w14:textId="321C909D" w:rsidR="00D741C0" w:rsidRPr="00330EF4" w:rsidRDefault="00D741C0" w:rsidP="00EC688E">
      <w:pPr>
        <w:autoSpaceDE w:val="0"/>
        <w:autoSpaceDN w:val="0"/>
        <w:adjustRightInd w:val="0"/>
        <w:rPr>
          <w:rFonts w:cs="CMU Bright"/>
          <w:b/>
          <w:sz w:val="29"/>
          <w:szCs w:val="29"/>
        </w:rPr>
      </w:pPr>
    </w:p>
    <w:p w14:paraId="0CE4A4D0" w14:textId="3A9387DE" w:rsidR="00D741C0" w:rsidRPr="00330EF4" w:rsidRDefault="00D741C0" w:rsidP="00EC688E">
      <w:pPr>
        <w:autoSpaceDE w:val="0"/>
        <w:autoSpaceDN w:val="0"/>
        <w:adjustRightInd w:val="0"/>
        <w:rPr>
          <w:rFonts w:cs="CMU Bright"/>
          <w:b/>
          <w:sz w:val="29"/>
          <w:szCs w:val="29"/>
        </w:rPr>
      </w:pPr>
    </w:p>
    <w:p w14:paraId="48D0345A" w14:textId="76753F54" w:rsidR="00D741C0" w:rsidRPr="00330EF4" w:rsidRDefault="00D741C0" w:rsidP="00EC688E">
      <w:pPr>
        <w:autoSpaceDE w:val="0"/>
        <w:autoSpaceDN w:val="0"/>
        <w:adjustRightInd w:val="0"/>
        <w:rPr>
          <w:rFonts w:cs="CMU Bright"/>
          <w:b/>
          <w:sz w:val="29"/>
          <w:szCs w:val="29"/>
        </w:rPr>
      </w:pPr>
    </w:p>
    <w:p w14:paraId="0B0B632B" w14:textId="4EE82098" w:rsidR="00D741C0" w:rsidRPr="00330EF4" w:rsidRDefault="00D741C0" w:rsidP="00EC688E">
      <w:pPr>
        <w:autoSpaceDE w:val="0"/>
        <w:autoSpaceDN w:val="0"/>
        <w:adjustRightInd w:val="0"/>
        <w:rPr>
          <w:rFonts w:cs="CMU Bright"/>
          <w:b/>
          <w:sz w:val="29"/>
          <w:szCs w:val="29"/>
        </w:rPr>
      </w:pPr>
    </w:p>
    <w:p w14:paraId="3A3734FF" w14:textId="72F8E2F1" w:rsidR="00D741C0" w:rsidRPr="00330EF4" w:rsidRDefault="00D741C0" w:rsidP="00EC688E">
      <w:pPr>
        <w:autoSpaceDE w:val="0"/>
        <w:autoSpaceDN w:val="0"/>
        <w:adjustRightInd w:val="0"/>
        <w:rPr>
          <w:rFonts w:cs="CMU Bright"/>
          <w:b/>
          <w:sz w:val="29"/>
          <w:szCs w:val="29"/>
        </w:rPr>
      </w:pPr>
    </w:p>
    <w:p w14:paraId="51271C41" w14:textId="6473C83F" w:rsidR="00D741C0" w:rsidRPr="00330EF4" w:rsidRDefault="00D741C0" w:rsidP="00EC688E">
      <w:pPr>
        <w:autoSpaceDE w:val="0"/>
        <w:autoSpaceDN w:val="0"/>
        <w:adjustRightInd w:val="0"/>
        <w:rPr>
          <w:rFonts w:cs="CMU Bright"/>
          <w:b/>
          <w:sz w:val="29"/>
          <w:szCs w:val="29"/>
        </w:rPr>
      </w:pPr>
    </w:p>
    <w:p w14:paraId="48D60289" w14:textId="3F2C1F87" w:rsidR="00D741C0" w:rsidRPr="00330EF4" w:rsidRDefault="00D741C0" w:rsidP="00EC688E">
      <w:pPr>
        <w:autoSpaceDE w:val="0"/>
        <w:autoSpaceDN w:val="0"/>
        <w:adjustRightInd w:val="0"/>
        <w:rPr>
          <w:rFonts w:cs="CMU Bright"/>
          <w:b/>
          <w:sz w:val="29"/>
          <w:szCs w:val="29"/>
        </w:rPr>
      </w:pPr>
    </w:p>
    <w:p w14:paraId="1AC24FDE" w14:textId="2B7EB89D" w:rsidR="00D741C0" w:rsidRPr="00330EF4" w:rsidRDefault="00D741C0" w:rsidP="00EC688E">
      <w:pPr>
        <w:autoSpaceDE w:val="0"/>
        <w:autoSpaceDN w:val="0"/>
        <w:adjustRightInd w:val="0"/>
        <w:rPr>
          <w:rFonts w:cs="CMU Bright"/>
          <w:b/>
          <w:sz w:val="29"/>
          <w:szCs w:val="29"/>
        </w:rPr>
      </w:pPr>
    </w:p>
    <w:p w14:paraId="377D2505" w14:textId="5701FD51" w:rsidR="00D741C0" w:rsidRPr="00330EF4" w:rsidRDefault="00D741C0" w:rsidP="00EC688E">
      <w:pPr>
        <w:autoSpaceDE w:val="0"/>
        <w:autoSpaceDN w:val="0"/>
        <w:adjustRightInd w:val="0"/>
        <w:rPr>
          <w:rFonts w:cs="CMU Bright"/>
          <w:b/>
          <w:sz w:val="29"/>
          <w:szCs w:val="29"/>
        </w:rPr>
      </w:pPr>
    </w:p>
    <w:p w14:paraId="025FF7BA" w14:textId="36AF523E" w:rsidR="00D741C0" w:rsidRPr="00330EF4" w:rsidRDefault="00D741C0" w:rsidP="00EC688E">
      <w:pPr>
        <w:autoSpaceDE w:val="0"/>
        <w:autoSpaceDN w:val="0"/>
        <w:adjustRightInd w:val="0"/>
        <w:rPr>
          <w:rFonts w:cs="CMU Bright"/>
          <w:b/>
          <w:sz w:val="29"/>
          <w:szCs w:val="29"/>
        </w:rPr>
      </w:pPr>
    </w:p>
    <w:p w14:paraId="7EF2ECCA" w14:textId="4872F12D" w:rsidR="00D741C0" w:rsidRPr="00330EF4" w:rsidRDefault="00D741C0" w:rsidP="00EC688E">
      <w:pPr>
        <w:autoSpaceDE w:val="0"/>
        <w:autoSpaceDN w:val="0"/>
        <w:adjustRightInd w:val="0"/>
        <w:rPr>
          <w:rFonts w:cs="CMU Bright"/>
          <w:b/>
          <w:sz w:val="29"/>
          <w:szCs w:val="29"/>
        </w:rPr>
      </w:pPr>
    </w:p>
    <w:p w14:paraId="5E9C936D" w14:textId="77777777" w:rsidR="00D741C0" w:rsidRPr="00330EF4" w:rsidRDefault="00D741C0" w:rsidP="00EC688E">
      <w:pPr>
        <w:autoSpaceDE w:val="0"/>
        <w:autoSpaceDN w:val="0"/>
        <w:adjustRightInd w:val="0"/>
        <w:rPr>
          <w:rFonts w:cs="CMU Bright"/>
          <w:b/>
          <w:sz w:val="29"/>
          <w:szCs w:val="29"/>
        </w:rPr>
      </w:pPr>
    </w:p>
    <w:sdt>
      <w:sdtPr>
        <w:rPr>
          <w:rFonts w:ascii="CMU Bright" w:eastAsiaTheme="minorHAnsi" w:hAnsi="CMU Bright" w:cs="CMU Bright"/>
          <w:color w:val="auto"/>
          <w:sz w:val="22"/>
          <w:szCs w:val="22"/>
        </w:rPr>
        <w:id w:val="2001690737"/>
        <w:docPartObj>
          <w:docPartGallery w:val="Table of Contents"/>
          <w:docPartUnique/>
        </w:docPartObj>
      </w:sdtPr>
      <w:sdtEndPr>
        <w:rPr>
          <w:b/>
          <w:bCs w:val="0"/>
          <w:noProof/>
        </w:rPr>
      </w:sdtEndPr>
      <w:sdtContent>
        <w:p w14:paraId="201589E0" w14:textId="49722951" w:rsidR="00D741C0" w:rsidRPr="00330EF4" w:rsidRDefault="00D741C0" w:rsidP="00EC688E">
          <w:pPr>
            <w:pStyle w:val="TOCHeading"/>
            <w:spacing w:after="160"/>
            <w:rPr>
              <w:rStyle w:val="Heading1Char"/>
              <w:rFonts w:ascii="CMU Bright" w:hAnsi="CMU Bright" w:cs="CMU Bright"/>
              <w:color w:val="auto"/>
            </w:rPr>
          </w:pPr>
          <w:r w:rsidRPr="00330EF4">
            <w:rPr>
              <w:rStyle w:val="Heading1Char"/>
              <w:rFonts w:ascii="CMU Bright" w:hAnsi="CMU Bright" w:cs="CMU Bright"/>
              <w:color w:val="auto"/>
            </w:rPr>
            <w:t>Contents</w:t>
          </w:r>
        </w:p>
        <w:p w14:paraId="63F0A5AF" w14:textId="1A9C5AE1" w:rsidR="009C4FE4" w:rsidRDefault="00D741C0">
          <w:pPr>
            <w:pStyle w:val="TOC1"/>
            <w:tabs>
              <w:tab w:val="right" w:leader="dot" w:pos="9396"/>
            </w:tabs>
            <w:rPr>
              <w:rFonts w:asciiTheme="minorHAnsi" w:eastAsiaTheme="minorEastAsia" w:hAnsiTheme="minorHAnsi" w:cstheme="minorBidi"/>
              <w:bCs w:val="0"/>
              <w:noProof/>
              <w:lang w:eastAsia="zh-CN"/>
            </w:rPr>
          </w:pPr>
          <w:r w:rsidRPr="00330EF4">
            <w:rPr>
              <w:rFonts w:cs="CMU Bright"/>
              <w:b/>
              <w:bCs w:val="0"/>
              <w:noProof/>
            </w:rPr>
            <w:fldChar w:fldCharType="begin"/>
          </w:r>
          <w:r w:rsidRPr="00330EF4">
            <w:rPr>
              <w:rFonts w:cs="CMU Bright"/>
              <w:b/>
              <w:noProof/>
            </w:rPr>
            <w:instrText xml:space="preserve"> TOC \o "1-</w:instrText>
          </w:r>
          <w:r w:rsidR="00062110" w:rsidRPr="00330EF4">
            <w:rPr>
              <w:rFonts w:cs="CMU Bright"/>
              <w:b/>
              <w:noProof/>
            </w:rPr>
            <w:instrText>4</w:instrText>
          </w:r>
          <w:r w:rsidRPr="00330EF4">
            <w:rPr>
              <w:rFonts w:cs="CMU Bright"/>
              <w:b/>
              <w:noProof/>
            </w:rPr>
            <w:instrText xml:space="preserve">" \h \z \u </w:instrText>
          </w:r>
          <w:r w:rsidRPr="00330EF4">
            <w:rPr>
              <w:rFonts w:cs="CMU Bright"/>
              <w:b/>
              <w:bCs w:val="0"/>
              <w:noProof/>
            </w:rPr>
            <w:fldChar w:fldCharType="separate"/>
          </w:r>
          <w:hyperlink w:anchor="_Toc530914303" w:history="1">
            <w:r w:rsidR="009C4FE4" w:rsidRPr="00F34F44">
              <w:rPr>
                <w:rStyle w:val="Hyperlink"/>
                <w:rFonts w:cs="CMU Bright"/>
                <w:noProof/>
              </w:rPr>
              <w:t>Abstract</w:t>
            </w:r>
            <w:r w:rsidR="009C4FE4">
              <w:rPr>
                <w:noProof/>
                <w:webHidden/>
              </w:rPr>
              <w:tab/>
            </w:r>
            <w:r w:rsidR="009C4FE4">
              <w:rPr>
                <w:noProof/>
                <w:webHidden/>
              </w:rPr>
              <w:fldChar w:fldCharType="begin"/>
            </w:r>
            <w:r w:rsidR="009C4FE4">
              <w:rPr>
                <w:noProof/>
                <w:webHidden/>
              </w:rPr>
              <w:instrText xml:space="preserve"> PAGEREF _Toc530914303 \h </w:instrText>
            </w:r>
            <w:r w:rsidR="009C4FE4">
              <w:rPr>
                <w:noProof/>
                <w:webHidden/>
              </w:rPr>
            </w:r>
            <w:r w:rsidR="009C4FE4">
              <w:rPr>
                <w:noProof/>
                <w:webHidden/>
              </w:rPr>
              <w:fldChar w:fldCharType="separate"/>
            </w:r>
            <w:r w:rsidR="009C4FE4">
              <w:rPr>
                <w:noProof/>
                <w:webHidden/>
              </w:rPr>
              <w:t>3</w:t>
            </w:r>
            <w:r w:rsidR="009C4FE4">
              <w:rPr>
                <w:noProof/>
                <w:webHidden/>
              </w:rPr>
              <w:fldChar w:fldCharType="end"/>
            </w:r>
          </w:hyperlink>
        </w:p>
        <w:p w14:paraId="22110CBC" w14:textId="77318263" w:rsidR="009C4FE4" w:rsidRDefault="00FD099A">
          <w:pPr>
            <w:pStyle w:val="TOC1"/>
            <w:tabs>
              <w:tab w:val="right" w:leader="dot" w:pos="9396"/>
            </w:tabs>
            <w:rPr>
              <w:rFonts w:asciiTheme="minorHAnsi" w:eastAsiaTheme="minorEastAsia" w:hAnsiTheme="minorHAnsi" w:cstheme="minorBidi"/>
              <w:bCs w:val="0"/>
              <w:noProof/>
              <w:lang w:eastAsia="zh-CN"/>
            </w:rPr>
          </w:pPr>
          <w:hyperlink w:anchor="_Toc530914304" w:history="1">
            <w:r w:rsidR="009C4FE4" w:rsidRPr="00F34F44">
              <w:rPr>
                <w:rStyle w:val="Hyperlink"/>
                <w:rFonts w:cs="CMU Bright"/>
                <w:noProof/>
              </w:rPr>
              <w:t>Acknowledgement</w:t>
            </w:r>
            <w:r w:rsidR="009C4FE4">
              <w:rPr>
                <w:noProof/>
                <w:webHidden/>
              </w:rPr>
              <w:tab/>
            </w:r>
            <w:r w:rsidR="009C4FE4">
              <w:rPr>
                <w:noProof/>
                <w:webHidden/>
              </w:rPr>
              <w:fldChar w:fldCharType="begin"/>
            </w:r>
            <w:r w:rsidR="009C4FE4">
              <w:rPr>
                <w:noProof/>
                <w:webHidden/>
              </w:rPr>
              <w:instrText xml:space="preserve"> PAGEREF _Toc530914304 \h </w:instrText>
            </w:r>
            <w:r w:rsidR="009C4FE4">
              <w:rPr>
                <w:noProof/>
                <w:webHidden/>
              </w:rPr>
            </w:r>
            <w:r w:rsidR="009C4FE4">
              <w:rPr>
                <w:noProof/>
                <w:webHidden/>
              </w:rPr>
              <w:fldChar w:fldCharType="separate"/>
            </w:r>
            <w:r w:rsidR="009C4FE4">
              <w:rPr>
                <w:noProof/>
                <w:webHidden/>
              </w:rPr>
              <w:t>4</w:t>
            </w:r>
            <w:r w:rsidR="009C4FE4">
              <w:rPr>
                <w:noProof/>
                <w:webHidden/>
              </w:rPr>
              <w:fldChar w:fldCharType="end"/>
            </w:r>
          </w:hyperlink>
        </w:p>
        <w:p w14:paraId="032239D4" w14:textId="25FA7018" w:rsidR="009C4FE4" w:rsidRDefault="00FD099A">
          <w:pPr>
            <w:pStyle w:val="TOC1"/>
            <w:tabs>
              <w:tab w:val="right" w:leader="dot" w:pos="9396"/>
            </w:tabs>
            <w:rPr>
              <w:rFonts w:asciiTheme="minorHAnsi" w:eastAsiaTheme="minorEastAsia" w:hAnsiTheme="minorHAnsi" w:cstheme="minorBidi"/>
              <w:bCs w:val="0"/>
              <w:noProof/>
              <w:lang w:eastAsia="zh-CN"/>
            </w:rPr>
          </w:pPr>
          <w:hyperlink w:anchor="_Toc530914305" w:history="1">
            <w:r w:rsidR="009C4FE4" w:rsidRPr="00F34F44">
              <w:rPr>
                <w:rStyle w:val="Hyperlink"/>
                <w:rFonts w:cs="CMU Bright"/>
                <w:noProof/>
              </w:rPr>
              <w:t>List of Figures</w:t>
            </w:r>
            <w:r w:rsidR="009C4FE4">
              <w:rPr>
                <w:noProof/>
                <w:webHidden/>
              </w:rPr>
              <w:tab/>
            </w:r>
            <w:r w:rsidR="009C4FE4">
              <w:rPr>
                <w:noProof/>
                <w:webHidden/>
              </w:rPr>
              <w:fldChar w:fldCharType="begin"/>
            </w:r>
            <w:r w:rsidR="009C4FE4">
              <w:rPr>
                <w:noProof/>
                <w:webHidden/>
              </w:rPr>
              <w:instrText xml:space="preserve"> PAGEREF _Toc530914305 \h </w:instrText>
            </w:r>
            <w:r w:rsidR="009C4FE4">
              <w:rPr>
                <w:noProof/>
                <w:webHidden/>
              </w:rPr>
            </w:r>
            <w:r w:rsidR="009C4FE4">
              <w:rPr>
                <w:noProof/>
                <w:webHidden/>
              </w:rPr>
              <w:fldChar w:fldCharType="separate"/>
            </w:r>
            <w:r w:rsidR="009C4FE4">
              <w:rPr>
                <w:noProof/>
                <w:webHidden/>
              </w:rPr>
              <w:t>7</w:t>
            </w:r>
            <w:r w:rsidR="009C4FE4">
              <w:rPr>
                <w:noProof/>
                <w:webHidden/>
              </w:rPr>
              <w:fldChar w:fldCharType="end"/>
            </w:r>
          </w:hyperlink>
        </w:p>
        <w:p w14:paraId="53112FF7" w14:textId="3BC8F604"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06" w:history="1">
            <w:r w:rsidR="009C4FE4" w:rsidRPr="00F34F44">
              <w:rPr>
                <w:rStyle w:val="Hyperlink"/>
                <w:rFonts w:cs="CMU Bright"/>
                <w:b/>
                <w:noProof/>
              </w:rPr>
              <w:t>1.</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Introduction</w:t>
            </w:r>
            <w:r w:rsidR="009C4FE4">
              <w:rPr>
                <w:noProof/>
                <w:webHidden/>
              </w:rPr>
              <w:tab/>
            </w:r>
            <w:r w:rsidR="009C4FE4">
              <w:rPr>
                <w:noProof/>
                <w:webHidden/>
              </w:rPr>
              <w:fldChar w:fldCharType="begin"/>
            </w:r>
            <w:r w:rsidR="009C4FE4">
              <w:rPr>
                <w:noProof/>
                <w:webHidden/>
              </w:rPr>
              <w:instrText xml:space="preserve"> PAGEREF _Toc530914306 \h </w:instrText>
            </w:r>
            <w:r w:rsidR="009C4FE4">
              <w:rPr>
                <w:noProof/>
                <w:webHidden/>
              </w:rPr>
            </w:r>
            <w:r w:rsidR="009C4FE4">
              <w:rPr>
                <w:noProof/>
                <w:webHidden/>
              </w:rPr>
              <w:fldChar w:fldCharType="separate"/>
            </w:r>
            <w:r w:rsidR="009C4FE4">
              <w:rPr>
                <w:noProof/>
                <w:webHidden/>
              </w:rPr>
              <w:t>9</w:t>
            </w:r>
            <w:r w:rsidR="009C4FE4">
              <w:rPr>
                <w:noProof/>
                <w:webHidden/>
              </w:rPr>
              <w:fldChar w:fldCharType="end"/>
            </w:r>
          </w:hyperlink>
        </w:p>
        <w:p w14:paraId="5569E82E" w14:textId="7BEB5E29"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07" w:history="1">
            <w:r w:rsidR="009C4FE4" w:rsidRPr="00F34F44">
              <w:rPr>
                <w:rStyle w:val="Hyperlink"/>
                <w:rFonts w:cs="CMU Bright"/>
                <w:noProof/>
              </w:rPr>
              <w:t>1.1 Motivation</w:t>
            </w:r>
            <w:r w:rsidR="009C4FE4">
              <w:rPr>
                <w:noProof/>
                <w:webHidden/>
              </w:rPr>
              <w:tab/>
            </w:r>
            <w:r w:rsidR="009C4FE4">
              <w:rPr>
                <w:noProof/>
                <w:webHidden/>
              </w:rPr>
              <w:fldChar w:fldCharType="begin"/>
            </w:r>
            <w:r w:rsidR="009C4FE4">
              <w:rPr>
                <w:noProof/>
                <w:webHidden/>
              </w:rPr>
              <w:instrText xml:space="preserve"> PAGEREF _Toc530914307 \h </w:instrText>
            </w:r>
            <w:r w:rsidR="009C4FE4">
              <w:rPr>
                <w:noProof/>
                <w:webHidden/>
              </w:rPr>
            </w:r>
            <w:r w:rsidR="009C4FE4">
              <w:rPr>
                <w:noProof/>
                <w:webHidden/>
              </w:rPr>
              <w:fldChar w:fldCharType="separate"/>
            </w:r>
            <w:r w:rsidR="009C4FE4">
              <w:rPr>
                <w:noProof/>
                <w:webHidden/>
              </w:rPr>
              <w:t>10</w:t>
            </w:r>
            <w:r w:rsidR="009C4FE4">
              <w:rPr>
                <w:noProof/>
                <w:webHidden/>
              </w:rPr>
              <w:fldChar w:fldCharType="end"/>
            </w:r>
          </w:hyperlink>
        </w:p>
        <w:p w14:paraId="5AFD0832" w14:textId="06F19371"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08" w:history="1">
            <w:r w:rsidR="009C4FE4" w:rsidRPr="00F34F44">
              <w:rPr>
                <w:rStyle w:val="Hyperlink"/>
                <w:rFonts w:cs="CMU Bright"/>
                <w:noProof/>
              </w:rPr>
              <w:t>1.2 Contribution and Thesis Outline</w:t>
            </w:r>
            <w:r w:rsidR="009C4FE4">
              <w:rPr>
                <w:noProof/>
                <w:webHidden/>
              </w:rPr>
              <w:tab/>
            </w:r>
            <w:r w:rsidR="009C4FE4">
              <w:rPr>
                <w:noProof/>
                <w:webHidden/>
              </w:rPr>
              <w:fldChar w:fldCharType="begin"/>
            </w:r>
            <w:r w:rsidR="009C4FE4">
              <w:rPr>
                <w:noProof/>
                <w:webHidden/>
              </w:rPr>
              <w:instrText xml:space="preserve"> PAGEREF _Toc530914308 \h </w:instrText>
            </w:r>
            <w:r w:rsidR="009C4FE4">
              <w:rPr>
                <w:noProof/>
                <w:webHidden/>
              </w:rPr>
            </w:r>
            <w:r w:rsidR="009C4FE4">
              <w:rPr>
                <w:noProof/>
                <w:webHidden/>
              </w:rPr>
              <w:fldChar w:fldCharType="separate"/>
            </w:r>
            <w:r w:rsidR="009C4FE4">
              <w:rPr>
                <w:noProof/>
                <w:webHidden/>
              </w:rPr>
              <w:t>10</w:t>
            </w:r>
            <w:r w:rsidR="009C4FE4">
              <w:rPr>
                <w:noProof/>
                <w:webHidden/>
              </w:rPr>
              <w:fldChar w:fldCharType="end"/>
            </w:r>
          </w:hyperlink>
        </w:p>
        <w:p w14:paraId="38305E0D" w14:textId="17383603"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09" w:history="1">
            <w:r w:rsidR="009C4FE4" w:rsidRPr="00F34F44">
              <w:rPr>
                <w:rStyle w:val="Hyperlink"/>
                <w:rFonts w:cs="CMU Bright"/>
                <w:b/>
                <w:noProof/>
              </w:rPr>
              <w:t>2.</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Related Work</w:t>
            </w:r>
            <w:r w:rsidR="009C4FE4">
              <w:rPr>
                <w:noProof/>
                <w:webHidden/>
              </w:rPr>
              <w:tab/>
            </w:r>
            <w:r w:rsidR="009C4FE4">
              <w:rPr>
                <w:noProof/>
                <w:webHidden/>
              </w:rPr>
              <w:fldChar w:fldCharType="begin"/>
            </w:r>
            <w:r w:rsidR="009C4FE4">
              <w:rPr>
                <w:noProof/>
                <w:webHidden/>
              </w:rPr>
              <w:instrText xml:space="preserve"> PAGEREF _Toc530914309 \h </w:instrText>
            </w:r>
            <w:r w:rsidR="009C4FE4">
              <w:rPr>
                <w:noProof/>
                <w:webHidden/>
              </w:rPr>
            </w:r>
            <w:r w:rsidR="009C4FE4">
              <w:rPr>
                <w:noProof/>
                <w:webHidden/>
              </w:rPr>
              <w:fldChar w:fldCharType="separate"/>
            </w:r>
            <w:r w:rsidR="009C4FE4">
              <w:rPr>
                <w:noProof/>
                <w:webHidden/>
              </w:rPr>
              <w:t>12</w:t>
            </w:r>
            <w:r w:rsidR="009C4FE4">
              <w:rPr>
                <w:noProof/>
                <w:webHidden/>
              </w:rPr>
              <w:fldChar w:fldCharType="end"/>
            </w:r>
          </w:hyperlink>
        </w:p>
        <w:p w14:paraId="3294E42D" w14:textId="18895668"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10" w:history="1">
            <w:r w:rsidR="009C4FE4" w:rsidRPr="00F34F44">
              <w:rPr>
                <w:rStyle w:val="Hyperlink"/>
                <w:rFonts w:cs="CMU Bright"/>
                <w:noProof/>
              </w:rPr>
              <w:t>2.1 Location Privacy</w:t>
            </w:r>
            <w:r w:rsidR="009C4FE4">
              <w:rPr>
                <w:noProof/>
                <w:webHidden/>
              </w:rPr>
              <w:tab/>
            </w:r>
            <w:r w:rsidR="009C4FE4">
              <w:rPr>
                <w:noProof/>
                <w:webHidden/>
              </w:rPr>
              <w:fldChar w:fldCharType="begin"/>
            </w:r>
            <w:r w:rsidR="009C4FE4">
              <w:rPr>
                <w:noProof/>
                <w:webHidden/>
              </w:rPr>
              <w:instrText xml:space="preserve"> PAGEREF _Toc530914310 \h </w:instrText>
            </w:r>
            <w:r w:rsidR="009C4FE4">
              <w:rPr>
                <w:noProof/>
                <w:webHidden/>
              </w:rPr>
            </w:r>
            <w:r w:rsidR="009C4FE4">
              <w:rPr>
                <w:noProof/>
                <w:webHidden/>
              </w:rPr>
              <w:fldChar w:fldCharType="separate"/>
            </w:r>
            <w:r w:rsidR="009C4FE4">
              <w:rPr>
                <w:noProof/>
                <w:webHidden/>
              </w:rPr>
              <w:t>12</w:t>
            </w:r>
            <w:r w:rsidR="009C4FE4">
              <w:rPr>
                <w:noProof/>
                <w:webHidden/>
              </w:rPr>
              <w:fldChar w:fldCharType="end"/>
            </w:r>
          </w:hyperlink>
        </w:p>
        <w:p w14:paraId="150268D1" w14:textId="34D6E02B"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11" w:history="1">
            <w:r w:rsidR="009C4FE4" w:rsidRPr="00F34F44">
              <w:rPr>
                <w:rStyle w:val="Hyperlink"/>
                <w:rFonts w:cs="CMU Bright"/>
                <w:noProof/>
              </w:rPr>
              <w:t>2.2 Extracting Interesting Locations</w:t>
            </w:r>
            <w:r w:rsidR="009C4FE4">
              <w:rPr>
                <w:noProof/>
                <w:webHidden/>
              </w:rPr>
              <w:tab/>
            </w:r>
            <w:r w:rsidR="009C4FE4">
              <w:rPr>
                <w:noProof/>
                <w:webHidden/>
              </w:rPr>
              <w:fldChar w:fldCharType="begin"/>
            </w:r>
            <w:r w:rsidR="009C4FE4">
              <w:rPr>
                <w:noProof/>
                <w:webHidden/>
              </w:rPr>
              <w:instrText xml:space="preserve"> PAGEREF _Toc530914311 \h </w:instrText>
            </w:r>
            <w:r w:rsidR="009C4FE4">
              <w:rPr>
                <w:noProof/>
                <w:webHidden/>
              </w:rPr>
            </w:r>
            <w:r w:rsidR="009C4FE4">
              <w:rPr>
                <w:noProof/>
                <w:webHidden/>
              </w:rPr>
              <w:fldChar w:fldCharType="separate"/>
            </w:r>
            <w:r w:rsidR="009C4FE4">
              <w:rPr>
                <w:noProof/>
                <w:webHidden/>
              </w:rPr>
              <w:t>12</w:t>
            </w:r>
            <w:r w:rsidR="009C4FE4">
              <w:rPr>
                <w:noProof/>
                <w:webHidden/>
              </w:rPr>
              <w:fldChar w:fldCharType="end"/>
            </w:r>
          </w:hyperlink>
        </w:p>
        <w:p w14:paraId="187BE4EF" w14:textId="6CE58EF1"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12" w:history="1">
            <w:r w:rsidR="009C4FE4" w:rsidRPr="00F34F44">
              <w:rPr>
                <w:rStyle w:val="Hyperlink"/>
                <w:rFonts w:cs="CMU Bright"/>
                <w:noProof/>
              </w:rPr>
              <w:t>2.3 Next Location Prediction</w:t>
            </w:r>
            <w:r w:rsidR="009C4FE4">
              <w:rPr>
                <w:noProof/>
                <w:webHidden/>
              </w:rPr>
              <w:tab/>
            </w:r>
            <w:r w:rsidR="009C4FE4">
              <w:rPr>
                <w:noProof/>
                <w:webHidden/>
              </w:rPr>
              <w:fldChar w:fldCharType="begin"/>
            </w:r>
            <w:r w:rsidR="009C4FE4">
              <w:rPr>
                <w:noProof/>
                <w:webHidden/>
              </w:rPr>
              <w:instrText xml:space="preserve"> PAGEREF _Toc530914312 \h </w:instrText>
            </w:r>
            <w:r w:rsidR="009C4FE4">
              <w:rPr>
                <w:noProof/>
                <w:webHidden/>
              </w:rPr>
            </w:r>
            <w:r w:rsidR="009C4FE4">
              <w:rPr>
                <w:noProof/>
                <w:webHidden/>
              </w:rPr>
              <w:fldChar w:fldCharType="separate"/>
            </w:r>
            <w:r w:rsidR="009C4FE4">
              <w:rPr>
                <w:noProof/>
                <w:webHidden/>
              </w:rPr>
              <w:t>14</w:t>
            </w:r>
            <w:r w:rsidR="009C4FE4">
              <w:rPr>
                <w:noProof/>
                <w:webHidden/>
              </w:rPr>
              <w:fldChar w:fldCharType="end"/>
            </w:r>
          </w:hyperlink>
        </w:p>
        <w:p w14:paraId="640A517B" w14:textId="1AE26D60"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13" w:history="1">
            <w:r w:rsidR="009C4FE4" w:rsidRPr="00F34F44">
              <w:rPr>
                <w:rStyle w:val="Hyperlink"/>
                <w:rFonts w:cs="CMU Bright"/>
                <w:noProof/>
              </w:rPr>
              <w:t>2.4 Algorithms Comparison</w:t>
            </w:r>
            <w:r w:rsidR="009C4FE4">
              <w:rPr>
                <w:noProof/>
                <w:webHidden/>
              </w:rPr>
              <w:tab/>
            </w:r>
            <w:r w:rsidR="009C4FE4">
              <w:rPr>
                <w:noProof/>
                <w:webHidden/>
              </w:rPr>
              <w:fldChar w:fldCharType="begin"/>
            </w:r>
            <w:r w:rsidR="009C4FE4">
              <w:rPr>
                <w:noProof/>
                <w:webHidden/>
              </w:rPr>
              <w:instrText xml:space="preserve"> PAGEREF _Toc530914313 \h </w:instrText>
            </w:r>
            <w:r w:rsidR="009C4FE4">
              <w:rPr>
                <w:noProof/>
                <w:webHidden/>
              </w:rPr>
            </w:r>
            <w:r w:rsidR="009C4FE4">
              <w:rPr>
                <w:noProof/>
                <w:webHidden/>
              </w:rPr>
              <w:fldChar w:fldCharType="separate"/>
            </w:r>
            <w:r w:rsidR="009C4FE4">
              <w:rPr>
                <w:noProof/>
                <w:webHidden/>
              </w:rPr>
              <w:t>17</w:t>
            </w:r>
            <w:r w:rsidR="009C4FE4">
              <w:rPr>
                <w:noProof/>
                <w:webHidden/>
              </w:rPr>
              <w:fldChar w:fldCharType="end"/>
            </w:r>
          </w:hyperlink>
        </w:p>
        <w:p w14:paraId="7AE4BF69" w14:textId="05B1A958"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14" w:history="1">
            <w:r w:rsidR="009C4FE4" w:rsidRPr="00F34F44">
              <w:rPr>
                <w:rStyle w:val="Hyperlink"/>
                <w:rFonts w:cs="CMU Bright"/>
                <w:b/>
                <w:noProof/>
              </w:rPr>
              <w:t>3.</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System Model and Problem Statement</w:t>
            </w:r>
            <w:r w:rsidR="009C4FE4">
              <w:rPr>
                <w:noProof/>
                <w:webHidden/>
              </w:rPr>
              <w:tab/>
            </w:r>
            <w:r w:rsidR="009C4FE4">
              <w:rPr>
                <w:noProof/>
                <w:webHidden/>
              </w:rPr>
              <w:fldChar w:fldCharType="begin"/>
            </w:r>
            <w:r w:rsidR="009C4FE4">
              <w:rPr>
                <w:noProof/>
                <w:webHidden/>
              </w:rPr>
              <w:instrText xml:space="preserve"> PAGEREF _Toc530914314 \h </w:instrText>
            </w:r>
            <w:r w:rsidR="009C4FE4">
              <w:rPr>
                <w:noProof/>
                <w:webHidden/>
              </w:rPr>
            </w:r>
            <w:r w:rsidR="009C4FE4">
              <w:rPr>
                <w:noProof/>
                <w:webHidden/>
              </w:rPr>
              <w:fldChar w:fldCharType="separate"/>
            </w:r>
            <w:r w:rsidR="009C4FE4">
              <w:rPr>
                <w:noProof/>
                <w:webHidden/>
              </w:rPr>
              <w:t>19</w:t>
            </w:r>
            <w:r w:rsidR="009C4FE4">
              <w:rPr>
                <w:noProof/>
                <w:webHidden/>
              </w:rPr>
              <w:fldChar w:fldCharType="end"/>
            </w:r>
          </w:hyperlink>
        </w:p>
        <w:p w14:paraId="34901648" w14:textId="0E7D9F0B"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15" w:history="1">
            <w:r w:rsidR="009C4FE4" w:rsidRPr="00F34F44">
              <w:rPr>
                <w:rStyle w:val="Hyperlink"/>
                <w:rFonts w:cs="CMU Bright"/>
                <w:noProof/>
              </w:rPr>
              <w:t>3.1 System Model</w:t>
            </w:r>
            <w:r w:rsidR="009C4FE4">
              <w:rPr>
                <w:noProof/>
                <w:webHidden/>
              </w:rPr>
              <w:tab/>
            </w:r>
            <w:r w:rsidR="009C4FE4">
              <w:rPr>
                <w:noProof/>
                <w:webHidden/>
              </w:rPr>
              <w:fldChar w:fldCharType="begin"/>
            </w:r>
            <w:r w:rsidR="009C4FE4">
              <w:rPr>
                <w:noProof/>
                <w:webHidden/>
              </w:rPr>
              <w:instrText xml:space="preserve"> PAGEREF _Toc530914315 \h </w:instrText>
            </w:r>
            <w:r w:rsidR="009C4FE4">
              <w:rPr>
                <w:noProof/>
                <w:webHidden/>
              </w:rPr>
            </w:r>
            <w:r w:rsidR="009C4FE4">
              <w:rPr>
                <w:noProof/>
                <w:webHidden/>
              </w:rPr>
              <w:fldChar w:fldCharType="separate"/>
            </w:r>
            <w:r w:rsidR="009C4FE4">
              <w:rPr>
                <w:noProof/>
                <w:webHidden/>
              </w:rPr>
              <w:t>19</w:t>
            </w:r>
            <w:r w:rsidR="009C4FE4">
              <w:rPr>
                <w:noProof/>
                <w:webHidden/>
              </w:rPr>
              <w:fldChar w:fldCharType="end"/>
            </w:r>
          </w:hyperlink>
        </w:p>
        <w:p w14:paraId="16B39ACE" w14:textId="3915F86C"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16" w:history="1">
            <w:r w:rsidR="009C4FE4" w:rsidRPr="00F34F44">
              <w:rPr>
                <w:rStyle w:val="Hyperlink"/>
                <w:rFonts w:cs="CMU Bright"/>
                <w:noProof/>
              </w:rPr>
              <w:t>3.1.1 Model Overview</w:t>
            </w:r>
            <w:r w:rsidR="009C4FE4">
              <w:rPr>
                <w:noProof/>
                <w:webHidden/>
              </w:rPr>
              <w:tab/>
            </w:r>
            <w:r w:rsidR="009C4FE4">
              <w:rPr>
                <w:noProof/>
                <w:webHidden/>
              </w:rPr>
              <w:fldChar w:fldCharType="begin"/>
            </w:r>
            <w:r w:rsidR="009C4FE4">
              <w:rPr>
                <w:noProof/>
                <w:webHidden/>
              </w:rPr>
              <w:instrText xml:space="preserve"> PAGEREF _Toc530914316 \h </w:instrText>
            </w:r>
            <w:r w:rsidR="009C4FE4">
              <w:rPr>
                <w:noProof/>
                <w:webHidden/>
              </w:rPr>
            </w:r>
            <w:r w:rsidR="009C4FE4">
              <w:rPr>
                <w:noProof/>
                <w:webHidden/>
              </w:rPr>
              <w:fldChar w:fldCharType="separate"/>
            </w:r>
            <w:r w:rsidR="009C4FE4">
              <w:rPr>
                <w:noProof/>
                <w:webHidden/>
              </w:rPr>
              <w:t>19</w:t>
            </w:r>
            <w:r w:rsidR="009C4FE4">
              <w:rPr>
                <w:noProof/>
                <w:webHidden/>
              </w:rPr>
              <w:fldChar w:fldCharType="end"/>
            </w:r>
          </w:hyperlink>
        </w:p>
        <w:p w14:paraId="034691BA" w14:textId="4FE1BF5D"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17" w:history="1">
            <w:r w:rsidR="009C4FE4" w:rsidRPr="00F34F44">
              <w:rPr>
                <w:rStyle w:val="Hyperlink"/>
                <w:rFonts w:cs="CMU Bright"/>
                <w:noProof/>
              </w:rPr>
              <w:t>3.1.2 Components</w:t>
            </w:r>
            <w:r w:rsidR="009C4FE4">
              <w:rPr>
                <w:noProof/>
                <w:webHidden/>
              </w:rPr>
              <w:tab/>
            </w:r>
            <w:r w:rsidR="009C4FE4">
              <w:rPr>
                <w:noProof/>
                <w:webHidden/>
              </w:rPr>
              <w:fldChar w:fldCharType="begin"/>
            </w:r>
            <w:r w:rsidR="009C4FE4">
              <w:rPr>
                <w:noProof/>
                <w:webHidden/>
              </w:rPr>
              <w:instrText xml:space="preserve"> PAGEREF _Toc530914317 \h </w:instrText>
            </w:r>
            <w:r w:rsidR="009C4FE4">
              <w:rPr>
                <w:noProof/>
                <w:webHidden/>
              </w:rPr>
            </w:r>
            <w:r w:rsidR="009C4FE4">
              <w:rPr>
                <w:noProof/>
                <w:webHidden/>
              </w:rPr>
              <w:fldChar w:fldCharType="separate"/>
            </w:r>
            <w:r w:rsidR="009C4FE4">
              <w:rPr>
                <w:noProof/>
                <w:webHidden/>
              </w:rPr>
              <w:t>21</w:t>
            </w:r>
            <w:r w:rsidR="009C4FE4">
              <w:rPr>
                <w:noProof/>
                <w:webHidden/>
              </w:rPr>
              <w:fldChar w:fldCharType="end"/>
            </w:r>
          </w:hyperlink>
        </w:p>
        <w:p w14:paraId="45514B96" w14:textId="66DFC493"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18" w:history="1">
            <w:r w:rsidR="009C4FE4" w:rsidRPr="00F34F44">
              <w:rPr>
                <w:rStyle w:val="Hyperlink"/>
                <w:rFonts w:cs="CMU Bright"/>
                <w:noProof/>
              </w:rPr>
              <w:t>3.2.3 Hypothesis</w:t>
            </w:r>
            <w:r w:rsidR="009C4FE4">
              <w:rPr>
                <w:noProof/>
                <w:webHidden/>
              </w:rPr>
              <w:tab/>
            </w:r>
            <w:r w:rsidR="009C4FE4">
              <w:rPr>
                <w:noProof/>
                <w:webHidden/>
              </w:rPr>
              <w:fldChar w:fldCharType="begin"/>
            </w:r>
            <w:r w:rsidR="009C4FE4">
              <w:rPr>
                <w:noProof/>
                <w:webHidden/>
              </w:rPr>
              <w:instrText xml:space="preserve"> PAGEREF _Toc530914318 \h </w:instrText>
            </w:r>
            <w:r w:rsidR="009C4FE4">
              <w:rPr>
                <w:noProof/>
                <w:webHidden/>
              </w:rPr>
            </w:r>
            <w:r w:rsidR="009C4FE4">
              <w:rPr>
                <w:noProof/>
                <w:webHidden/>
              </w:rPr>
              <w:fldChar w:fldCharType="separate"/>
            </w:r>
            <w:r w:rsidR="009C4FE4">
              <w:rPr>
                <w:noProof/>
                <w:webHidden/>
              </w:rPr>
              <w:t>22</w:t>
            </w:r>
            <w:r w:rsidR="009C4FE4">
              <w:rPr>
                <w:noProof/>
                <w:webHidden/>
              </w:rPr>
              <w:fldChar w:fldCharType="end"/>
            </w:r>
          </w:hyperlink>
        </w:p>
        <w:p w14:paraId="5ACD8A1E" w14:textId="0834B5B9"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19" w:history="1">
            <w:r w:rsidR="009C4FE4" w:rsidRPr="00F34F44">
              <w:rPr>
                <w:rStyle w:val="Hyperlink"/>
                <w:rFonts w:cs="CMU Bright"/>
                <w:noProof/>
              </w:rPr>
              <w:t>3.2 Problem Statement</w:t>
            </w:r>
            <w:r w:rsidR="009C4FE4">
              <w:rPr>
                <w:noProof/>
                <w:webHidden/>
              </w:rPr>
              <w:tab/>
            </w:r>
            <w:r w:rsidR="009C4FE4">
              <w:rPr>
                <w:noProof/>
                <w:webHidden/>
              </w:rPr>
              <w:fldChar w:fldCharType="begin"/>
            </w:r>
            <w:r w:rsidR="009C4FE4">
              <w:rPr>
                <w:noProof/>
                <w:webHidden/>
              </w:rPr>
              <w:instrText xml:space="preserve"> PAGEREF _Toc530914319 \h </w:instrText>
            </w:r>
            <w:r w:rsidR="009C4FE4">
              <w:rPr>
                <w:noProof/>
                <w:webHidden/>
              </w:rPr>
            </w:r>
            <w:r w:rsidR="009C4FE4">
              <w:rPr>
                <w:noProof/>
                <w:webHidden/>
              </w:rPr>
              <w:fldChar w:fldCharType="separate"/>
            </w:r>
            <w:r w:rsidR="009C4FE4">
              <w:rPr>
                <w:noProof/>
                <w:webHidden/>
              </w:rPr>
              <w:t>23</w:t>
            </w:r>
            <w:r w:rsidR="009C4FE4">
              <w:rPr>
                <w:noProof/>
                <w:webHidden/>
              </w:rPr>
              <w:fldChar w:fldCharType="end"/>
            </w:r>
          </w:hyperlink>
        </w:p>
        <w:p w14:paraId="1A387C77" w14:textId="583B346C"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20" w:history="1">
            <w:r w:rsidR="009C4FE4" w:rsidRPr="00F34F44">
              <w:rPr>
                <w:rStyle w:val="Hyperlink"/>
                <w:rFonts w:cs="CMU Bright"/>
                <w:b/>
                <w:noProof/>
              </w:rPr>
              <w:t>4.</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Concept and Implementation</w:t>
            </w:r>
            <w:r w:rsidR="009C4FE4">
              <w:rPr>
                <w:noProof/>
                <w:webHidden/>
              </w:rPr>
              <w:tab/>
            </w:r>
            <w:r w:rsidR="009C4FE4">
              <w:rPr>
                <w:noProof/>
                <w:webHidden/>
              </w:rPr>
              <w:fldChar w:fldCharType="begin"/>
            </w:r>
            <w:r w:rsidR="009C4FE4">
              <w:rPr>
                <w:noProof/>
                <w:webHidden/>
              </w:rPr>
              <w:instrText xml:space="preserve"> PAGEREF _Toc530914320 \h </w:instrText>
            </w:r>
            <w:r w:rsidR="009C4FE4">
              <w:rPr>
                <w:noProof/>
                <w:webHidden/>
              </w:rPr>
            </w:r>
            <w:r w:rsidR="009C4FE4">
              <w:rPr>
                <w:noProof/>
                <w:webHidden/>
              </w:rPr>
              <w:fldChar w:fldCharType="separate"/>
            </w:r>
            <w:r w:rsidR="009C4FE4">
              <w:rPr>
                <w:noProof/>
                <w:webHidden/>
              </w:rPr>
              <w:t>24</w:t>
            </w:r>
            <w:r w:rsidR="009C4FE4">
              <w:rPr>
                <w:noProof/>
                <w:webHidden/>
              </w:rPr>
              <w:fldChar w:fldCharType="end"/>
            </w:r>
          </w:hyperlink>
        </w:p>
        <w:p w14:paraId="040B935D" w14:textId="3F77206D"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21" w:history="1">
            <w:r w:rsidR="009C4FE4" w:rsidRPr="00F34F44">
              <w:rPr>
                <w:rStyle w:val="Hyperlink"/>
                <w:rFonts w:cs="CMU Bright"/>
                <w:noProof/>
              </w:rPr>
              <w:t>4.1 Overview</w:t>
            </w:r>
            <w:r w:rsidR="009C4FE4">
              <w:rPr>
                <w:noProof/>
                <w:webHidden/>
              </w:rPr>
              <w:tab/>
            </w:r>
            <w:r w:rsidR="009C4FE4">
              <w:rPr>
                <w:noProof/>
                <w:webHidden/>
              </w:rPr>
              <w:fldChar w:fldCharType="begin"/>
            </w:r>
            <w:r w:rsidR="009C4FE4">
              <w:rPr>
                <w:noProof/>
                <w:webHidden/>
              </w:rPr>
              <w:instrText xml:space="preserve"> PAGEREF _Toc530914321 \h </w:instrText>
            </w:r>
            <w:r w:rsidR="009C4FE4">
              <w:rPr>
                <w:noProof/>
                <w:webHidden/>
              </w:rPr>
            </w:r>
            <w:r w:rsidR="009C4FE4">
              <w:rPr>
                <w:noProof/>
                <w:webHidden/>
              </w:rPr>
              <w:fldChar w:fldCharType="separate"/>
            </w:r>
            <w:r w:rsidR="009C4FE4">
              <w:rPr>
                <w:noProof/>
                <w:webHidden/>
              </w:rPr>
              <w:t>24</w:t>
            </w:r>
            <w:r w:rsidR="009C4FE4">
              <w:rPr>
                <w:noProof/>
                <w:webHidden/>
              </w:rPr>
              <w:fldChar w:fldCharType="end"/>
            </w:r>
          </w:hyperlink>
        </w:p>
        <w:p w14:paraId="4B20F7C1" w14:textId="494AF5F5"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22" w:history="1">
            <w:r w:rsidR="009C4FE4" w:rsidRPr="00F34F44">
              <w:rPr>
                <w:rStyle w:val="Hyperlink"/>
                <w:rFonts w:cs="CMU Bright"/>
                <w:noProof/>
              </w:rPr>
              <w:t>4.2 Transition Probabilities</w:t>
            </w:r>
            <w:r w:rsidR="009C4FE4">
              <w:rPr>
                <w:noProof/>
                <w:webHidden/>
              </w:rPr>
              <w:tab/>
            </w:r>
            <w:r w:rsidR="009C4FE4">
              <w:rPr>
                <w:noProof/>
                <w:webHidden/>
              </w:rPr>
              <w:fldChar w:fldCharType="begin"/>
            </w:r>
            <w:r w:rsidR="009C4FE4">
              <w:rPr>
                <w:noProof/>
                <w:webHidden/>
              </w:rPr>
              <w:instrText xml:space="preserve"> PAGEREF _Toc530914322 \h </w:instrText>
            </w:r>
            <w:r w:rsidR="009C4FE4">
              <w:rPr>
                <w:noProof/>
                <w:webHidden/>
              </w:rPr>
            </w:r>
            <w:r w:rsidR="009C4FE4">
              <w:rPr>
                <w:noProof/>
                <w:webHidden/>
              </w:rPr>
              <w:fldChar w:fldCharType="separate"/>
            </w:r>
            <w:r w:rsidR="009C4FE4">
              <w:rPr>
                <w:noProof/>
                <w:webHidden/>
              </w:rPr>
              <w:t>26</w:t>
            </w:r>
            <w:r w:rsidR="009C4FE4">
              <w:rPr>
                <w:noProof/>
                <w:webHidden/>
              </w:rPr>
              <w:fldChar w:fldCharType="end"/>
            </w:r>
          </w:hyperlink>
        </w:p>
        <w:p w14:paraId="4ACD7DF4" w14:textId="493FC2AD"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23" w:history="1">
            <w:r w:rsidR="009C4FE4" w:rsidRPr="00F34F44">
              <w:rPr>
                <w:rStyle w:val="Hyperlink"/>
                <w:rFonts w:cs="CMU Bright"/>
                <w:noProof/>
              </w:rPr>
              <w:t>4.3 State Formation Steps</w:t>
            </w:r>
            <w:r w:rsidR="009C4FE4">
              <w:rPr>
                <w:noProof/>
                <w:webHidden/>
              </w:rPr>
              <w:tab/>
            </w:r>
            <w:r w:rsidR="009C4FE4">
              <w:rPr>
                <w:noProof/>
                <w:webHidden/>
              </w:rPr>
              <w:fldChar w:fldCharType="begin"/>
            </w:r>
            <w:r w:rsidR="009C4FE4">
              <w:rPr>
                <w:noProof/>
                <w:webHidden/>
              </w:rPr>
              <w:instrText xml:space="preserve"> PAGEREF _Toc530914323 \h </w:instrText>
            </w:r>
            <w:r w:rsidR="009C4FE4">
              <w:rPr>
                <w:noProof/>
                <w:webHidden/>
              </w:rPr>
            </w:r>
            <w:r w:rsidR="009C4FE4">
              <w:rPr>
                <w:noProof/>
                <w:webHidden/>
              </w:rPr>
              <w:fldChar w:fldCharType="separate"/>
            </w:r>
            <w:r w:rsidR="009C4FE4">
              <w:rPr>
                <w:noProof/>
                <w:webHidden/>
              </w:rPr>
              <w:t>28</w:t>
            </w:r>
            <w:r w:rsidR="009C4FE4">
              <w:rPr>
                <w:noProof/>
                <w:webHidden/>
              </w:rPr>
              <w:fldChar w:fldCharType="end"/>
            </w:r>
          </w:hyperlink>
        </w:p>
        <w:p w14:paraId="4865E77C" w14:textId="129A5BA6"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24" w:history="1">
            <w:r w:rsidR="009C4FE4" w:rsidRPr="00F34F44">
              <w:rPr>
                <w:rStyle w:val="Hyperlink"/>
                <w:rFonts w:cs="CMU Bright"/>
                <w:noProof/>
              </w:rPr>
              <w:t>4.4 Implementation</w:t>
            </w:r>
            <w:r w:rsidR="009C4FE4">
              <w:rPr>
                <w:noProof/>
                <w:webHidden/>
              </w:rPr>
              <w:tab/>
            </w:r>
            <w:r w:rsidR="009C4FE4">
              <w:rPr>
                <w:noProof/>
                <w:webHidden/>
              </w:rPr>
              <w:fldChar w:fldCharType="begin"/>
            </w:r>
            <w:r w:rsidR="009C4FE4">
              <w:rPr>
                <w:noProof/>
                <w:webHidden/>
              </w:rPr>
              <w:instrText xml:space="preserve"> PAGEREF _Toc530914324 \h </w:instrText>
            </w:r>
            <w:r w:rsidR="009C4FE4">
              <w:rPr>
                <w:noProof/>
                <w:webHidden/>
              </w:rPr>
            </w:r>
            <w:r w:rsidR="009C4FE4">
              <w:rPr>
                <w:noProof/>
                <w:webHidden/>
              </w:rPr>
              <w:fldChar w:fldCharType="separate"/>
            </w:r>
            <w:r w:rsidR="009C4FE4">
              <w:rPr>
                <w:noProof/>
                <w:webHidden/>
              </w:rPr>
              <w:t>29</w:t>
            </w:r>
            <w:r w:rsidR="009C4FE4">
              <w:rPr>
                <w:noProof/>
                <w:webHidden/>
              </w:rPr>
              <w:fldChar w:fldCharType="end"/>
            </w:r>
          </w:hyperlink>
        </w:p>
        <w:p w14:paraId="086E64D4" w14:textId="535FF057"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25" w:history="1">
            <w:r w:rsidR="009C4FE4" w:rsidRPr="00F34F44">
              <w:rPr>
                <w:rStyle w:val="Hyperlink"/>
                <w:rFonts w:cs="CMU Bright"/>
                <w:noProof/>
              </w:rPr>
              <w:t>4.4.1 Variables Used</w:t>
            </w:r>
            <w:r w:rsidR="009C4FE4">
              <w:rPr>
                <w:noProof/>
                <w:webHidden/>
              </w:rPr>
              <w:tab/>
            </w:r>
            <w:r w:rsidR="009C4FE4">
              <w:rPr>
                <w:noProof/>
                <w:webHidden/>
              </w:rPr>
              <w:fldChar w:fldCharType="begin"/>
            </w:r>
            <w:r w:rsidR="009C4FE4">
              <w:rPr>
                <w:noProof/>
                <w:webHidden/>
              </w:rPr>
              <w:instrText xml:space="preserve"> PAGEREF _Toc530914325 \h </w:instrText>
            </w:r>
            <w:r w:rsidR="009C4FE4">
              <w:rPr>
                <w:noProof/>
                <w:webHidden/>
              </w:rPr>
            </w:r>
            <w:r w:rsidR="009C4FE4">
              <w:rPr>
                <w:noProof/>
                <w:webHidden/>
              </w:rPr>
              <w:fldChar w:fldCharType="separate"/>
            </w:r>
            <w:r w:rsidR="009C4FE4">
              <w:rPr>
                <w:noProof/>
                <w:webHidden/>
              </w:rPr>
              <w:t>29</w:t>
            </w:r>
            <w:r w:rsidR="009C4FE4">
              <w:rPr>
                <w:noProof/>
                <w:webHidden/>
              </w:rPr>
              <w:fldChar w:fldCharType="end"/>
            </w:r>
          </w:hyperlink>
        </w:p>
        <w:p w14:paraId="0E1ED842" w14:textId="233AC8F5"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26" w:history="1">
            <w:r w:rsidR="009C4FE4" w:rsidRPr="00F34F44">
              <w:rPr>
                <w:rStyle w:val="Hyperlink"/>
                <w:rFonts w:cs="CMU Bright"/>
                <w:noProof/>
              </w:rPr>
              <w:t>4.4.2 Stay-points</w:t>
            </w:r>
            <w:r w:rsidR="009C4FE4">
              <w:rPr>
                <w:noProof/>
                <w:webHidden/>
              </w:rPr>
              <w:tab/>
            </w:r>
            <w:r w:rsidR="009C4FE4">
              <w:rPr>
                <w:noProof/>
                <w:webHidden/>
              </w:rPr>
              <w:fldChar w:fldCharType="begin"/>
            </w:r>
            <w:r w:rsidR="009C4FE4">
              <w:rPr>
                <w:noProof/>
                <w:webHidden/>
              </w:rPr>
              <w:instrText xml:space="preserve"> PAGEREF _Toc530914326 \h </w:instrText>
            </w:r>
            <w:r w:rsidR="009C4FE4">
              <w:rPr>
                <w:noProof/>
                <w:webHidden/>
              </w:rPr>
            </w:r>
            <w:r w:rsidR="009C4FE4">
              <w:rPr>
                <w:noProof/>
                <w:webHidden/>
              </w:rPr>
              <w:fldChar w:fldCharType="separate"/>
            </w:r>
            <w:r w:rsidR="009C4FE4">
              <w:rPr>
                <w:noProof/>
                <w:webHidden/>
              </w:rPr>
              <w:t>30</w:t>
            </w:r>
            <w:r w:rsidR="009C4FE4">
              <w:rPr>
                <w:noProof/>
                <w:webHidden/>
              </w:rPr>
              <w:fldChar w:fldCharType="end"/>
            </w:r>
          </w:hyperlink>
        </w:p>
        <w:p w14:paraId="505B1B24" w14:textId="07B080E7"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27" w:history="1">
            <w:r w:rsidR="009C4FE4" w:rsidRPr="00F34F44">
              <w:rPr>
                <w:rStyle w:val="Hyperlink"/>
                <w:rFonts w:cs="CMU Bright"/>
                <w:noProof/>
              </w:rPr>
              <w:t>4.4.2.1 Sporadic GPS Trajectories</w:t>
            </w:r>
            <w:r w:rsidR="009C4FE4">
              <w:rPr>
                <w:noProof/>
                <w:webHidden/>
              </w:rPr>
              <w:tab/>
            </w:r>
            <w:r w:rsidR="009C4FE4">
              <w:rPr>
                <w:noProof/>
                <w:webHidden/>
              </w:rPr>
              <w:fldChar w:fldCharType="begin"/>
            </w:r>
            <w:r w:rsidR="009C4FE4">
              <w:rPr>
                <w:noProof/>
                <w:webHidden/>
              </w:rPr>
              <w:instrText xml:space="preserve"> PAGEREF _Toc530914327 \h </w:instrText>
            </w:r>
            <w:r w:rsidR="009C4FE4">
              <w:rPr>
                <w:noProof/>
                <w:webHidden/>
              </w:rPr>
            </w:r>
            <w:r w:rsidR="009C4FE4">
              <w:rPr>
                <w:noProof/>
                <w:webHidden/>
              </w:rPr>
              <w:fldChar w:fldCharType="separate"/>
            </w:r>
            <w:r w:rsidR="009C4FE4">
              <w:rPr>
                <w:noProof/>
                <w:webHidden/>
              </w:rPr>
              <w:t>30</w:t>
            </w:r>
            <w:r w:rsidR="009C4FE4">
              <w:rPr>
                <w:noProof/>
                <w:webHidden/>
              </w:rPr>
              <w:fldChar w:fldCharType="end"/>
            </w:r>
          </w:hyperlink>
        </w:p>
        <w:p w14:paraId="522D12A3" w14:textId="118E8730"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28" w:history="1">
            <w:r w:rsidR="009C4FE4" w:rsidRPr="00F34F44">
              <w:rPr>
                <w:rStyle w:val="Hyperlink"/>
                <w:rFonts w:cs="CMU Bright"/>
                <w:noProof/>
              </w:rPr>
              <w:t>4.4.2.2 Estimating Arrival and Departure times of Stay-points</w:t>
            </w:r>
            <w:r w:rsidR="009C4FE4">
              <w:rPr>
                <w:noProof/>
                <w:webHidden/>
              </w:rPr>
              <w:tab/>
            </w:r>
            <w:r w:rsidR="009C4FE4">
              <w:rPr>
                <w:noProof/>
                <w:webHidden/>
              </w:rPr>
              <w:fldChar w:fldCharType="begin"/>
            </w:r>
            <w:r w:rsidR="009C4FE4">
              <w:rPr>
                <w:noProof/>
                <w:webHidden/>
              </w:rPr>
              <w:instrText xml:space="preserve"> PAGEREF _Toc530914328 \h </w:instrText>
            </w:r>
            <w:r w:rsidR="009C4FE4">
              <w:rPr>
                <w:noProof/>
                <w:webHidden/>
              </w:rPr>
            </w:r>
            <w:r w:rsidR="009C4FE4">
              <w:rPr>
                <w:noProof/>
                <w:webHidden/>
              </w:rPr>
              <w:fldChar w:fldCharType="separate"/>
            </w:r>
            <w:r w:rsidR="009C4FE4">
              <w:rPr>
                <w:noProof/>
                <w:webHidden/>
              </w:rPr>
              <w:t>31</w:t>
            </w:r>
            <w:r w:rsidR="009C4FE4">
              <w:rPr>
                <w:noProof/>
                <w:webHidden/>
              </w:rPr>
              <w:fldChar w:fldCharType="end"/>
            </w:r>
          </w:hyperlink>
        </w:p>
        <w:p w14:paraId="2630D9E6" w14:textId="0FEAB531"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29" w:history="1">
            <w:r w:rsidR="009C4FE4" w:rsidRPr="00F34F44">
              <w:rPr>
                <w:rStyle w:val="Hyperlink"/>
                <w:rFonts w:cs="CMU Bright"/>
                <w:noProof/>
              </w:rPr>
              <w:t>4.4.2.3 Algorithm</w:t>
            </w:r>
            <w:r w:rsidR="009C4FE4">
              <w:rPr>
                <w:noProof/>
                <w:webHidden/>
              </w:rPr>
              <w:tab/>
            </w:r>
            <w:r w:rsidR="009C4FE4">
              <w:rPr>
                <w:noProof/>
                <w:webHidden/>
              </w:rPr>
              <w:fldChar w:fldCharType="begin"/>
            </w:r>
            <w:r w:rsidR="009C4FE4">
              <w:rPr>
                <w:noProof/>
                <w:webHidden/>
              </w:rPr>
              <w:instrText xml:space="preserve"> PAGEREF _Toc530914329 \h </w:instrText>
            </w:r>
            <w:r w:rsidR="009C4FE4">
              <w:rPr>
                <w:noProof/>
                <w:webHidden/>
              </w:rPr>
            </w:r>
            <w:r w:rsidR="009C4FE4">
              <w:rPr>
                <w:noProof/>
                <w:webHidden/>
              </w:rPr>
              <w:fldChar w:fldCharType="separate"/>
            </w:r>
            <w:r w:rsidR="009C4FE4">
              <w:rPr>
                <w:noProof/>
                <w:webHidden/>
              </w:rPr>
              <w:t>32</w:t>
            </w:r>
            <w:r w:rsidR="009C4FE4">
              <w:rPr>
                <w:noProof/>
                <w:webHidden/>
              </w:rPr>
              <w:fldChar w:fldCharType="end"/>
            </w:r>
          </w:hyperlink>
        </w:p>
        <w:p w14:paraId="3B24087F" w14:textId="2E64B69B"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30" w:history="1">
            <w:r w:rsidR="009C4FE4" w:rsidRPr="00F34F44">
              <w:rPr>
                <w:rStyle w:val="Hyperlink"/>
                <w:rFonts w:cs="CMU Bright"/>
                <w:noProof/>
              </w:rPr>
              <w:t>4.4.3 State Formation</w:t>
            </w:r>
            <w:r w:rsidR="009C4FE4">
              <w:rPr>
                <w:noProof/>
                <w:webHidden/>
              </w:rPr>
              <w:tab/>
            </w:r>
            <w:r w:rsidR="009C4FE4">
              <w:rPr>
                <w:noProof/>
                <w:webHidden/>
              </w:rPr>
              <w:fldChar w:fldCharType="begin"/>
            </w:r>
            <w:r w:rsidR="009C4FE4">
              <w:rPr>
                <w:noProof/>
                <w:webHidden/>
              </w:rPr>
              <w:instrText xml:space="preserve"> PAGEREF _Toc530914330 \h </w:instrText>
            </w:r>
            <w:r w:rsidR="009C4FE4">
              <w:rPr>
                <w:noProof/>
                <w:webHidden/>
              </w:rPr>
            </w:r>
            <w:r w:rsidR="009C4FE4">
              <w:rPr>
                <w:noProof/>
                <w:webHidden/>
              </w:rPr>
              <w:fldChar w:fldCharType="separate"/>
            </w:r>
            <w:r w:rsidR="009C4FE4">
              <w:rPr>
                <w:noProof/>
                <w:webHidden/>
              </w:rPr>
              <w:t>35</w:t>
            </w:r>
            <w:r w:rsidR="009C4FE4">
              <w:rPr>
                <w:noProof/>
                <w:webHidden/>
              </w:rPr>
              <w:fldChar w:fldCharType="end"/>
            </w:r>
          </w:hyperlink>
        </w:p>
        <w:p w14:paraId="7066D5F6" w14:textId="04B7A664"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31" w:history="1">
            <w:r w:rsidR="009C4FE4" w:rsidRPr="00F34F44">
              <w:rPr>
                <w:rStyle w:val="Hyperlink"/>
                <w:rFonts w:cs="CMU Bright"/>
                <w:noProof/>
              </w:rPr>
              <w:t>4.4.3.1 Drifting Problem</w:t>
            </w:r>
            <w:r w:rsidR="009C4FE4">
              <w:rPr>
                <w:noProof/>
                <w:webHidden/>
              </w:rPr>
              <w:tab/>
            </w:r>
            <w:r w:rsidR="009C4FE4">
              <w:rPr>
                <w:noProof/>
                <w:webHidden/>
              </w:rPr>
              <w:fldChar w:fldCharType="begin"/>
            </w:r>
            <w:r w:rsidR="009C4FE4">
              <w:rPr>
                <w:noProof/>
                <w:webHidden/>
              </w:rPr>
              <w:instrText xml:space="preserve"> PAGEREF _Toc530914331 \h </w:instrText>
            </w:r>
            <w:r w:rsidR="009C4FE4">
              <w:rPr>
                <w:noProof/>
                <w:webHidden/>
              </w:rPr>
            </w:r>
            <w:r w:rsidR="009C4FE4">
              <w:rPr>
                <w:noProof/>
                <w:webHidden/>
              </w:rPr>
              <w:fldChar w:fldCharType="separate"/>
            </w:r>
            <w:r w:rsidR="009C4FE4">
              <w:rPr>
                <w:noProof/>
                <w:webHidden/>
              </w:rPr>
              <w:t>35</w:t>
            </w:r>
            <w:r w:rsidR="009C4FE4">
              <w:rPr>
                <w:noProof/>
                <w:webHidden/>
              </w:rPr>
              <w:fldChar w:fldCharType="end"/>
            </w:r>
          </w:hyperlink>
        </w:p>
        <w:p w14:paraId="342B38CD" w14:textId="52FA1BDA"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32" w:history="1">
            <w:r w:rsidR="009C4FE4" w:rsidRPr="00F34F44">
              <w:rPr>
                <w:rStyle w:val="Hyperlink"/>
                <w:rFonts w:cs="CMU Bright"/>
                <w:noProof/>
              </w:rPr>
              <w:t>4.4.3.2 Algorithm</w:t>
            </w:r>
            <w:r w:rsidR="009C4FE4">
              <w:rPr>
                <w:noProof/>
                <w:webHidden/>
              </w:rPr>
              <w:tab/>
            </w:r>
            <w:r w:rsidR="009C4FE4">
              <w:rPr>
                <w:noProof/>
                <w:webHidden/>
              </w:rPr>
              <w:fldChar w:fldCharType="begin"/>
            </w:r>
            <w:r w:rsidR="009C4FE4">
              <w:rPr>
                <w:noProof/>
                <w:webHidden/>
              </w:rPr>
              <w:instrText xml:space="preserve"> PAGEREF _Toc530914332 \h </w:instrText>
            </w:r>
            <w:r w:rsidR="009C4FE4">
              <w:rPr>
                <w:noProof/>
                <w:webHidden/>
              </w:rPr>
            </w:r>
            <w:r w:rsidR="009C4FE4">
              <w:rPr>
                <w:noProof/>
                <w:webHidden/>
              </w:rPr>
              <w:fldChar w:fldCharType="separate"/>
            </w:r>
            <w:r w:rsidR="009C4FE4">
              <w:rPr>
                <w:noProof/>
                <w:webHidden/>
              </w:rPr>
              <w:t>36</w:t>
            </w:r>
            <w:r w:rsidR="009C4FE4">
              <w:rPr>
                <w:noProof/>
                <w:webHidden/>
              </w:rPr>
              <w:fldChar w:fldCharType="end"/>
            </w:r>
          </w:hyperlink>
        </w:p>
        <w:p w14:paraId="792EE2D1" w14:textId="6F15DB4B"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33" w:history="1">
            <w:r w:rsidR="009C4FE4" w:rsidRPr="00F34F44">
              <w:rPr>
                <w:rStyle w:val="Hyperlink"/>
                <w:rFonts w:cs="CMU Bright"/>
                <w:noProof/>
              </w:rPr>
              <w:t>4.4.4 State Weights</w:t>
            </w:r>
            <w:r w:rsidR="009C4FE4">
              <w:rPr>
                <w:noProof/>
                <w:webHidden/>
              </w:rPr>
              <w:tab/>
            </w:r>
            <w:r w:rsidR="009C4FE4">
              <w:rPr>
                <w:noProof/>
                <w:webHidden/>
              </w:rPr>
              <w:fldChar w:fldCharType="begin"/>
            </w:r>
            <w:r w:rsidR="009C4FE4">
              <w:rPr>
                <w:noProof/>
                <w:webHidden/>
              </w:rPr>
              <w:instrText xml:space="preserve"> PAGEREF _Toc530914333 \h </w:instrText>
            </w:r>
            <w:r w:rsidR="009C4FE4">
              <w:rPr>
                <w:noProof/>
                <w:webHidden/>
              </w:rPr>
            </w:r>
            <w:r w:rsidR="009C4FE4">
              <w:rPr>
                <w:noProof/>
                <w:webHidden/>
              </w:rPr>
              <w:fldChar w:fldCharType="separate"/>
            </w:r>
            <w:r w:rsidR="009C4FE4">
              <w:rPr>
                <w:noProof/>
                <w:webHidden/>
              </w:rPr>
              <w:t>37</w:t>
            </w:r>
            <w:r w:rsidR="009C4FE4">
              <w:rPr>
                <w:noProof/>
                <w:webHidden/>
              </w:rPr>
              <w:fldChar w:fldCharType="end"/>
            </w:r>
          </w:hyperlink>
        </w:p>
        <w:p w14:paraId="16C05DAB" w14:textId="00418B93"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34" w:history="1">
            <w:r w:rsidR="009C4FE4" w:rsidRPr="00F34F44">
              <w:rPr>
                <w:rStyle w:val="Hyperlink"/>
                <w:rFonts w:cs="CMU Bright"/>
                <w:noProof/>
              </w:rPr>
              <w:t>4.4.5 Forming Markov chain</w:t>
            </w:r>
            <w:r w:rsidR="009C4FE4">
              <w:rPr>
                <w:noProof/>
                <w:webHidden/>
              </w:rPr>
              <w:tab/>
            </w:r>
            <w:r w:rsidR="009C4FE4">
              <w:rPr>
                <w:noProof/>
                <w:webHidden/>
              </w:rPr>
              <w:fldChar w:fldCharType="begin"/>
            </w:r>
            <w:r w:rsidR="009C4FE4">
              <w:rPr>
                <w:noProof/>
                <w:webHidden/>
              </w:rPr>
              <w:instrText xml:space="preserve"> PAGEREF _Toc530914334 \h </w:instrText>
            </w:r>
            <w:r w:rsidR="009C4FE4">
              <w:rPr>
                <w:noProof/>
                <w:webHidden/>
              </w:rPr>
            </w:r>
            <w:r w:rsidR="009C4FE4">
              <w:rPr>
                <w:noProof/>
                <w:webHidden/>
              </w:rPr>
              <w:fldChar w:fldCharType="separate"/>
            </w:r>
            <w:r w:rsidR="009C4FE4">
              <w:rPr>
                <w:noProof/>
                <w:webHidden/>
              </w:rPr>
              <w:t>38</w:t>
            </w:r>
            <w:r w:rsidR="009C4FE4">
              <w:rPr>
                <w:noProof/>
                <w:webHidden/>
              </w:rPr>
              <w:fldChar w:fldCharType="end"/>
            </w:r>
          </w:hyperlink>
        </w:p>
        <w:p w14:paraId="6CD638C4" w14:textId="6BC678EC"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35" w:history="1">
            <w:r w:rsidR="009C4FE4" w:rsidRPr="00F34F44">
              <w:rPr>
                <w:rStyle w:val="Hyperlink"/>
                <w:rFonts w:cs="CMU Bright"/>
                <w:noProof/>
              </w:rPr>
              <w:t>4.4.5.1 Algorithm</w:t>
            </w:r>
            <w:r w:rsidR="009C4FE4">
              <w:rPr>
                <w:noProof/>
                <w:webHidden/>
              </w:rPr>
              <w:tab/>
            </w:r>
            <w:r w:rsidR="009C4FE4">
              <w:rPr>
                <w:noProof/>
                <w:webHidden/>
              </w:rPr>
              <w:fldChar w:fldCharType="begin"/>
            </w:r>
            <w:r w:rsidR="009C4FE4">
              <w:rPr>
                <w:noProof/>
                <w:webHidden/>
              </w:rPr>
              <w:instrText xml:space="preserve"> PAGEREF _Toc530914335 \h </w:instrText>
            </w:r>
            <w:r w:rsidR="009C4FE4">
              <w:rPr>
                <w:noProof/>
                <w:webHidden/>
              </w:rPr>
            </w:r>
            <w:r w:rsidR="009C4FE4">
              <w:rPr>
                <w:noProof/>
                <w:webHidden/>
              </w:rPr>
              <w:fldChar w:fldCharType="separate"/>
            </w:r>
            <w:r w:rsidR="009C4FE4">
              <w:rPr>
                <w:noProof/>
                <w:webHidden/>
              </w:rPr>
              <w:t>39</w:t>
            </w:r>
            <w:r w:rsidR="009C4FE4">
              <w:rPr>
                <w:noProof/>
                <w:webHidden/>
              </w:rPr>
              <w:fldChar w:fldCharType="end"/>
            </w:r>
          </w:hyperlink>
        </w:p>
        <w:p w14:paraId="714CBAA0" w14:textId="2F133758"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36" w:history="1">
            <w:r w:rsidR="009C4FE4" w:rsidRPr="00F34F44">
              <w:rPr>
                <w:rStyle w:val="Hyperlink"/>
                <w:rFonts w:cs="CMU Bright"/>
                <w:noProof/>
              </w:rPr>
              <w:t>4.4.5.2 Approach with Additional Steps</w:t>
            </w:r>
            <w:r w:rsidR="009C4FE4">
              <w:rPr>
                <w:noProof/>
                <w:webHidden/>
              </w:rPr>
              <w:tab/>
            </w:r>
            <w:r w:rsidR="009C4FE4">
              <w:rPr>
                <w:noProof/>
                <w:webHidden/>
              </w:rPr>
              <w:fldChar w:fldCharType="begin"/>
            </w:r>
            <w:r w:rsidR="009C4FE4">
              <w:rPr>
                <w:noProof/>
                <w:webHidden/>
              </w:rPr>
              <w:instrText xml:space="preserve"> PAGEREF _Toc530914336 \h </w:instrText>
            </w:r>
            <w:r w:rsidR="009C4FE4">
              <w:rPr>
                <w:noProof/>
                <w:webHidden/>
              </w:rPr>
            </w:r>
            <w:r w:rsidR="009C4FE4">
              <w:rPr>
                <w:noProof/>
                <w:webHidden/>
              </w:rPr>
              <w:fldChar w:fldCharType="separate"/>
            </w:r>
            <w:r w:rsidR="009C4FE4">
              <w:rPr>
                <w:noProof/>
                <w:webHidden/>
              </w:rPr>
              <w:t>39</w:t>
            </w:r>
            <w:r w:rsidR="009C4FE4">
              <w:rPr>
                <w:noProof/>
                <w:webHidden/>
              </w:rPr>
              <w:fldChar w:fldCharType="end"/>
            </w:r>
          </w:hyperlink>
        </w:p>
        <w:p w14:paraId="27A07D0B" w14:textId="4ED6803D"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37" w:history="1">
            <w:r w:rsidR="009C4FE4" w:rsidRPr="00F34F44">
              <w:rPr>
                <w:rStyle w:val="Hyperlink"/>
                <w:rFonts w:cs="CMU Bright"/>
                <w:noProof/>
              </w:rPr>
              <w:t>4.4.6 Path Prediction</w:t>
            </w:r>
            <w:r w:rsidR="009C4FE4">
              <w:rPr>
                <w:noProof/>
                <w:webHidden/>
              </w:rPr>
              <w:tab/>
            </w:r>
            <w:r w:rsidR="009C4FE4">
              <w:rPr>
                <w:noProof/>
                <w:webHidden/>
              </w:rPr>
              <w:fldChar w:fldCharType="begin"/>
            </w:r>
            <w:r w:rsidR="009C4FE4">
              <w:rPr>
                <w:noProof/>
                <w:webHidden/>
              </w:rPr>
              <w:instrText xml:space="preserve"> PAGEREF _Toc530914337 \h </w:instrText>
            </w:r>
            <w:r w:rsidR="009C4FE4">
              <w:rPr>
                <w:noProof/>
                <w:webHidden/>
              </w:rPr>
            </w:r>
            <w:r w:rsidR="009C4FE4">
              <w:rPr>
                <w:noProof/>
                <w:webHidden/>
              </w:rPr>
              <w:fldChar w:fldCharType="separate"/>
            </w:r>
            <w:r w:rsidR="009C4FE4">
              <w:rPr>
                <w:noProof/>
                <w:webHidden/>
              </w:rPr>
              <w:t>41</w:t>
            </w:r>
            <w:r w:rsidR="009C4FE4">
              <w:rPr>
                <w:noProof/>
                <w:webHidden/>
              </w:rPr>
              <w:fldChar w:fldCharType="end"/>
            </w:r>
          </w:hyperlink>
        </w:p>
        <w:p w14:paraId="52E9DEA5" w14:textId="3ED21FCA"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38" w:history="1">
            <w:r w:rsidR="009C4FE4" w:rsidRPr="00F34F44">
              <w:rPr>
                <w:rStyle w:val="Hyperlink"/>
                <w:rFonts w:cs="CMU Bright"/>
                <w:noProof/>
              </w:rPr>
              <w:t>4.4.6.1 Approach</w:t>
            </w:r>
            <w:r w:rsidR="009C4FE4">
              <w:rPr>
                <w:noProof/>
                <w:webHidden/>
              </w:rPr>
              <w:tab/>
            </w:r>
            <w:r w:rsidR="009C4FE4">
              <w:rPr>
                <w:noProof/>
                <w:webHidden/>
              </w:rPr>
              <w:fldChar w:fldCharType="begin"/>
            </w:r>
            <w:r w:rsidR="009C4FE4">
              <w:rPr>
                <w:noProof/>
                <w:webHidden/>
              </w:rPr>
              <w:instrText xml:space="preserve"> PAGEREF _Toc530914338 \h </w:instrText>
            </w:r>
            <w:r w:rsidR="009C4FE4">
              <w:rPr>
                <w:noProof/>
                <w:webHidden/>
              </w:rPr>
            </w:r>
            <w:r w:rsidR="009C4FE4">
              <w:rPr>
                <w:noProof/>
                <w:webHidden/>
              </w:rPr>
              <w:fldChar w:fldCharType="separate"/>
            </w:r>
            <w:r w:rsidR="009C4FE4">
              <w:rPr>
                <w:noProof/>
                <w:webHidden/>
              </w:rPr>
              <w:t>41</w:t>
            </w:r>
            <w:r w:rsidR="009C4FE4">
              <w:rPr>
                <w:noProof/>
                <w:webHidden/>
              </w:rPr>
              <w:fldChar w:fldCharType="end"/>
            </w:r>
          </w:hyperlink>
        </w:p>
        <w:p w14:paraId="710F3D00" w14:textId="5C906688"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39" w:history="1">
            <w:r w:rsidR="009C4FE4" w:rsidRPr="00F34F44">
              <w:rPr>
                <w:rStyle w:val="Hyperlink"/>
                <w:rFonts w:cs="CMU Bright"/>
                <w:noProof/>
              </w:rPr>
              <w:t>4.4.6.2 Proposition</w:t>
            </w:r>
            <w:r w:rsidR="009C4FE4">
              <w:rPr>
                <w:noProof/>
                <w:webHidden/>
              </w:rPr>
              <w:tab/>
            </w:r>
            <w:r w:rsidR="009C4FE4">
              <w:rPr>
                <w:noProof/>
                <w:webHidden/>
              </w:rPr>
              <w:fldChar w:fldCharType="begin"/>
            </w:r>
            <w:r w:rsidR="009C4FE4">
              <w:rPr>
                <w:noProof/>
                <w:webHidden/>
              </w:rPr>
              <w:instrText xml:space="preserve"> PAGEREF _Toc530914339 \h </w:instrText>
            </w:r>
            <w:r w:rsidR="009C4FE4">
              <w:rPr>
                <w:noProof/>
                <w:webHidden/>
              </w:rPr>
            </w:r>
            <w:r w:rsidR="009C4FE4">
              <w:rPr>
                <w:noProof/>
                <w:webHidden/>
              </w:rPr>
              <w:fldChar w:fldCharType="separate"/>
            </w:r>
            <w:r w:rsidR="009C4FE4">
              <w:rPr>
                <w:noProof/>
                <w:webHidden/>
              </w:rPr>
              <w:t>43</w:t>
            </w:r>
            <w:r w:rsidR="009C4FE4">
              <w:rPr>
                <w:noProof/>
                <w:webHidden/>
              </w:rPr>
              <w:fldChar w:fldCharType="end"/>
            </w:r>
          </w:hyperlink>
        </w:p>
        <w:p w14:paraId="70A419C4" w14:textId="48E7785E"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40" w:history="1">
            <w:r w:rsidR="009C4FE4" w:rsidRPr="00F34F44">
              <w:rPr>
                <w:rStyle w:val="Hyperlink"/>
                <w:rFonts w:cs="CMU Bright"/>
                <w:b/>
                <w:noProof/>
              </w:rPr>
              <w:t>5.</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Android Implementation</w:t>
            </w:r>
            <w:r w:rsidR="009C4FE4">
              <w:rPr>
                <w:noProof/>
                <w:webHidden/>
              </w:rPr>
              <w:tab/>
            </w:r>
            <w:r w:rsidR="009C4FE4">
              <w:rPr>
                <w:noProof/>
                <w:webHidden/>
              </w:rPr>
              <w:fldChar w:fldCharType="begin"/>
            </w:r>
            <w:r w:rsidR="009C4FE4">
              <w:rPr>
                <w:noProof/>
                <w:webHidden/>
              </w:rPr>
              <w:instrText xml:space="preserve"> PAGEREF _Toc530914340 \h </w:instrText>
            </w:r>
            <w:r w:rsidR="009C4FE4">
              <w:rPr>
                <w:noProof/>
                <w:webHidden/>
              </w:rPr>
            </w:r>
            <w:r w:rsidR="009C4FE4">
              <w:rPr>
                <w:noProof/>
                <w:webHidden/>
              </w:rPr>
              <w:fldChar w:fldCharType="separate"/>
            </w:r>
            <w:r w:rsidR="009C4FE4">
              <w:rPr>
                <w:noProof/>
                <w:webHidden/>
              </w:rPr>
              <w:t>45</w:t>
            </w:r>
            <w:r w:rsidR="009C4FE4">
              <w:rPr>
                <w:noProof/>
                <w:webHidden/>
              </w:rPr>
              <w:fldChar w:fldCharType="end"/>
            </w:r>
          </w:hyperlink>
        </w:p>
        <w:p w14:paraId="627D5C47" w14:textId="5A940F3F"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41" w:history="1">
            <w:r w:rsidR="009C4FE4" w:rsidRPr="00F34F44">
              <w:rPr>
                <w:rStyle w:val="Hyperlink"/>
                <w:rFonts w:cs="CMU Bright"/>
                <w:noProof/>
              </w:rPr>
              <w:t>5.1 Objective</w:t>
            </w:r>
            <w:r w:rsidR="009C4FE4">
              <w:rPr>
                <w:noProof/>
                <w:webHidden/>
              </w:rPr>
              <w:tab/>
            </w:r>
            <w:r w:rsidR="009C4FE4">
              <w:rPr>
                <w:noProof/>
                <w:webHidden/>
              </w:rPr>
              <w:fldChar w:fldCharType="begin"/>
            </w:r>
            <w:r w:rsidR="009C4FE4">
              <w:rPr>
                <w:noProof/>
                <w:webHidden/>
              </w:rPr>
              <w:instrText xml:space="preserve"> PAGEREF _Toc530914341 \h </w:instrText>
            </w:r>
            <w:r w:rsidR="009C4FE4">
              <w:rPr>
                <w:noProof/>
                <w:webHidden/>
              </w:rPr>
            </w:r>
            <w:r w:rsidR="009C4FE4">
              <w:rPr>
                <w:noProof/>
                <w:webHidden/>
              </w:rPr>
              <w:fldChar w:fldCharType="separate"/>
            </w:r>
            <w:r w:rsidR="009C4FE4">
              <w:rPr>
                <w:noProof/>
                <w:webHidden/>
              </w:rPr>
              <w:t>45</w:t>
            </w:r>
            <w:r w:rsidR="009C4FE4">
              <w:rPr>
                <w:noProof/>
                <w:webHidden/>
              </w:rPr>
              <w:fldChar w:fldCharType="end"/>
            </w:r>
          </w:hyperlink>
        </w:p>
        <w:p w14:paraId="7E49F52B" w14:textId="0E246F74"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42" w:history="1">
            <w:r w:rsidR="009C4FE4" w:rsidRPr="00F34F44">
              <w:rPr>
                <w:rStyle w:val="Hyperlink"/>
                <w:rFonts w:cs="CMU Bright"/>
                <w:noProof/>
              </w:rPr>
              <w:t>5.2 User Interface Design</w:t>
            </w:r>
            <w:r w:rsidR="009C4FE4">
              <w:rPr>
                <w:noProof/>
                <w:webHidden/>
              </w:rPr>
              <w:tab/>
            </w:r>
            <w:r w:rsidR="009C4FE4">
              <w:rPr>
                <w:noProof/>
                <w:webHidden/>
              </w:rPr>
              <w:fldChar w:fldCharType="begin"/>
            </w:r>
            <w:r w:rsidR="009C4FE4">
              <w:rPr>
                <w:noProof/>
                <w:webHidden/>
              </w:rPr>
              <w:instrText xml:space="preserve"> PAGEREF _Toc530914342 \h </w:instrText>
            </w:r>
            <w:r w:rsidR="009C4FE4">
              <w:rPr>
                <w:noProof/>
                <w:webHidden/>
              </w:rPr>
            </w:r>
            <w:r w:rsidR="009C4FE4">
              <w:rPr>
                <w:noProof/>
                <w:webHidden/>
              </w:rPr>
              <w:fldChar w:fldCharType="separate"/>
            </w:r>
            <w:r w:rsidR="009C4FE4">
              <w:rPr>
                <w:noProof/>
                <w:webHidden/>
              </w:rPr>
              <w:t>45</w:t>
            </w:r>
            <w:r w:rsidR="009C4FE4">
              <w:rPr>
                <w:noProof/>
                <w:webHidden/>
              </w:rPr>
              <w:fldChar w:fldCharType="end"/>
            </w:r>
          </w:hyperlink>
        </w:p>
        <w:p w14:paraId="764F699B" w14:textId="5D344273"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43" w:history="1">
            <w:r w:rsidR="009C4FE4" w:rsidRPr="00F34F44">
              <w:rPr>
                <w:rStyle w:val="Hyperlink"/>
                <w:rFonts w:cs="CMU Bright"/>
                <w:noProof/>
              </w:rPr>
              <w:t>5.3 Future Work</w:t>
            </w:r>
            <w:r w:rsidR="009C4FE4">
              <w:rPr>
                <w:noProof/>
                <w:webHidden/>
              </w:rPr>
              <w:tab/>
            </w:r>
            <w:r w:rsidR="009C4FE4">
              <w:rPr>
                <w:noProof/>
                <w:webHidden/>
              </w:rPr>
              <w:fldChar w:fldCharType="begin"/>
            </w:r>
            <w:r w:rsidR="009C4FE4">
              <w:rPr>
                <w:noProof/>
                <w:webHidden/>
              </w:rPr>
              <w:instrText xml:space="preserve"> PAGEREF _Toc530914343 \h </w:instrText>
            </w:r>
            <w:r w:rsidR="009C4FE4">
              <w:rPr>
                <w:noProof/>
                <w:webHidden/>
              </w:rPr>
            </w:r>
            <w:r w:rsidR="009C4FE4">
              <w:rPr>
                <w:noProof/>
                <w:webHidden/>
              </w:rPr>
              <w:fldChar w:fldCharType="separate"/>
            </w:r>
            <w:r w:rsidR="009C4FE4">
              <w:rPr>
                <w:noProof/>
                <w:webHidden/>
              </w:rPr>
              <w:t>47</w:t>
            </w:r>
            <w:r w:rsidR="009C4FE4">
              <w:rPr>
                <w:noProof/>
                <w:webHidden/>
              </w:rPr>
              <w:fldChar w:fldCharType="end"/>
            </w:r>
          </w:hyperlink>
        </w:p>
        <w:p w14:paraId="5F934A3B" w14:textId="3126699D"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44" w:history="1">
            <w:r w:rsidR="009C4FE4" w:rsidRPr="00F34F44">
              <w:rPr>
                <w:rStyle w:val="Hyperlink"/>
                <w:rFonts w:cs="CMU Bright"/>
                <w:b/>
                <w:noProof/>
              </w:rPr>
              <w:t>6.</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Evaluation</w:t>
            </w:r>
            <w:r w:rsidR="009C4FE4">
              <w:rPr>
                <w:noProof/>
                <w:webHidden/>
              </w:rPr>
              <w:tab/>
            </w:r>
            <w:r w:rsidR="009C4FE4">
              <w:rPr>
                <w:noProof/>
                <w:webHidden/>
              </w:rPr>
              <w:fldChar w:fldCharType="begin"/>
            </w:r>
            <w:r w:rsidR="009C4FE4">
              <w:rPr>
                <w:noProof/>
                <w:webHidden/>
              </w:rPr>
              <w:instrText xml:space="preserve"> PAGEREF _Toc530914344 \h </w:instrText>
            </w:r>
            <w:r w:rsidR="009C4FE4">
              <w:rPr>
                <w:noProof/>
                <w:webHidden/>
              </w:rPr>
            </w:r>
            <w:r w:rsidR="009C4FE4">
              <w:rPr>
                <w:noProof/>
                <w:webHidden/>
              </w:rPr>
              <w:fldChar w:fldCharType="separate"/>
            </w:r>
            <w:r w:rsidR="009C4FE4">
              <w:rPr>
                <w:noProof/>
                <w:webHidden/>
              </w:rPr>
              <w:t>48</w:t>
            </w:r>
            <w:r w:rsidR="009C4FE4">
              <w:rPr>
                <w:noProof/>
                <w:webHidden/>
              </w:rPr>
              <w:fldChar w:fldCharType="end"/>
            </w:r>
          </w:hyperlink>
        </w:p>
        <w:p w14:paraId="30939B11" w14:textId="5F56DB21"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45" w:history="1">
            <w:r w:rsidR="009C4FE4" w:rsidRPr="00F34F44">
              <w:rPr>
                <w:rStyle w:val="Hyperlink"/>
                <w:rFonts w:cs="CMU Bright"/>
                <w:noProof/>
              </w:rPr>
              <w:t>6.1 User data analysis</w:t>
            </w:r>
            <w:r w:rsidR="009C4FE4">
              <w:rPr>
                <w:noProof/>
                <w:webHidden/>
              </w:rPr>
              <w:tab/>
            </w:r>
            <w:r w:rsidR="009C4FE4">
              <w:rPr>
                <w:noProof/>
                <w:webHidden/>
              </w:rPr>
              <w:fldChar w:fldCharType="begin"/>
            </w:r>
            <w:r w:rsidR="009C4FE4">
              <w:rPr>
                <w:noProof/>
                <w:webHidden/>
              </w:rPr>
              <w:instrText xml:space="preserve"> PAGEREF _Toc530914345 \h </w:instrText>
            </w:r>
            <w:r w:rsidR="009C4FE4">
              <w:rPr>
                <w:noProof/>
                <w:webHidden/>
              </w:rPr>
            </w:r>
            <w:r w:rsidR="009C4FE4">
              <w:rPr>
                <w:noProof/>
                <w:webHidden/>
              </w:rPr>
              <w:fldChar w:fldCharType="separate"/>
            </w:r>
            <w:r w:rsidR="009C4FE4">
              <w:rPr>
                <w:noProof/>
                <w:webHidden/>
              </w:rPr>
              <w:t>48</w:t>
            </w:r>
            <w:r w:rsidR="009C4FE4">
              <w:rPr>
                <w:noProof/>
                <w:webHidden/>
              </w:rPr>
              <w:fldChar w:fldCharType="end"/>
            </w:r>
          </w:hyperlink>
        </w:p>
        <w:p w14:paraId="29B0A8A7" w14:textId="158B4366"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46" w:history="1">
            <w:r w:rsidR="009C4FE4" w:rsidRPr="00F34F44">
              <w:rPr>
                <w:rStyle w:val="Hyperlink"/>
                <w:rFonts w:cs="CMU Bright"/>
                <w:noProof/>
              </w:rPr>
              <w:t>6.2 Evaluation and Results</w:t>
            </w:r>
            <w:r w:rsidR="009C4FE4">
              <w:rPr>
                <w:noProof/>
                <w:webHidden/>
              </w:rPr>
              <w:tab/>
            </w:r>
            <w:r w:rsidR="009C4FE4">
              <w:rPr>
                <w:noProof/>
                <w:webHidden/>
              </w:rPr>
              <w:fldChar w:fldCharType="begin"/>
            </w:r>
            <w:r w:rsidR="009C4FE4">
              <w:rPr>
                <w:noProof/>
                <w:webHidden/>
              </w:rPr>
              <w:instrText xml:space="preserve"> PAGEREF _Toc530914346 \h </w:instrText>
            </w:r>
            <w:r w:rsidR="009C4FE4">
              <w:rPr>
                <w:noProof/>
                <w:webHidden/>
              </w:rPr>
            </w:r>
            <w:r w:rsidR="009C4FE4">
              <w:rPr>
                <w:noProof/>
                <w:webHidden/>
              </w:rPr>
              <w:fldChar w:fldCharType="separate"/>
            </w:r>
            <w:r w:rsidR="009C4FE4">
              <w:rPr>
                <w:noProof/>
                <w:webHidden/>
              </w:rPr>
              <w:t>50</w:t>
            </w:r>
            <w:r w:rsidR="009C4FE4">
              <w:rPr>
                <w:noProof/>
                <w:webHidden/>
              </w:rPr>
              <w:fldChar w:fldCharType="end"/>
            </w:r>
          </w:hyperlink>
        </w:p>
        <w:p w14:paraId="7942E176" w14:textId="09731156"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47" w:history="1">
            <w:r w:rsidR="009C4FE4" w:rsidRPr="00F34F44">
              <w:rPr>
                <w:rStyle w:val="Hyperlink"/>
                <w:rFonts w:cs="CMU Bright"/>
                <w:noProof/>
              </w:rPr>
              <w:t>6.2.1 Stay-points Evaluation</w:t>
            </w:r>
            <w:r w:rsidR="009C4FE4">
              <w:rPr>
                <w:noProof/>
                <w:webHidden/>
              </w:rPr>
              <w:tab/>
            </w:r>
            <w:r w:rsidR="009C4FE4">
              <w:rPr>
                <w:noProof/>
                <w:webHidden/>
              </w:rPr>
              <w:fldChar w:fldCharType="begin"/>
            </w:r>
            <w:r w:rsidR="009C4FE4">
              <w:rPr>
                <w:noProof/>
                <w:webHidden/>
              </w:rPr>
              <w:instrText xml:space="preserve"> PAGEREF _Toc530914347 \h </w:instrText>
            </w:r>
            <w:r w:rsidR="009C4FE4">
              <w:rPr>
                <w:noProof/>
                <w:webHidden/>
              </w:rPr>
            </w:r>
            <w:r w:rsidR="009C4FE4">
              <w:rPr>
                <w:noProof/>
                <w:webHidden/>
              </w:rPr>
              <w:fldChar w:fldCharType="separate"/>
            </w:r>
            <w:r w:rsidR="009C4FE4">
              <w:rPr>
                <w:noProof/>
                <w:webHidden/>
              </w:rPr>
              <w:t>50</w:t>
            </w:r>
            <w:r w:rsidR="009C4FE4">
              <w:rPr>
                <w:noProof/>
                <w:webHidden/>
              </w:rPr>
              <w:fldChar w:fldCharType="end"/>
            </w:r>
          </w:hyperlink>
        </w:p>
        <w:p w14:paraId="15D0610F" w14:textId="22994450"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48" w:history="1">
            <w:r w:rsidR="009C4FE4" w:rsidRPr="00F34F44">
              <w:rPr>
                <w:rStyle w:val="Hyperlink"/>
                <w:rFonts w:cs="CMU Bright"/>
                <w:noProof/>
              </w:rPr>
              <w:t>6.2.2 Time-slotted States</w:t>
            </w:r>
            <w:r w:rsidR="009C4FE4">
              <w:rPr>
                <w:noProof/>
                <w:webHidden/>
              </w:rPr>
              <w:tab/>
            </w:r>
            <w:r w:rsidR="009C4FE4">
              <w:rPr>
                <w:noProof/>
                <w:webHidden/>
              </w:rPr>
              <w:fldChar w:fldCharType="begin"/>
            </w:r>
            <w:r w:rsidR="009C4FE4">
              <w:rPr>
                <w:noProof/>
                <w:webHidden/>
              </w:rPr>
              <w:instrText xml:space="preserve"> PAGEREF _Toc530914348 \h </w:instrText>
            </w:r>
            <w:r w:rsidR="009C4FE4">
              <w:rPr>
                <w:noProof/>
                <w:webHidden/>
              </w:rPr>
            </w:r>
            <w:r w:rsidR="009C4FE4">
              <w:rPr>
                <w:noProof/>
                <w:webHidden/>
              </w:rPr>
              <w:fldChar w:fldCharType="separate"/>
            </w:r>
            <w:r w:rsidR="009C4FE4">
              <w:rPr>
                <w:noProof/>
                <w:webHidden/>
              </w:rPr>
              <w:t>51</w:t>
            </w:r>
            <w:r w:rsidR="009C4FE4">
              <w:rPr>
                <w:noProof/>
                <w:webHidden/>
              </w:rPr>
              <w:fldChar w:fldCharType="end"/>
            </w:r>
          </w:hyperlink>
        </w:p>
        <w:p w14:paraId="76283338" w14:textId="7AB4341F"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49" w:history="1">
            <w:r w:rsidR="009C4FE4" w:rsidRPr="00F34F44">
              <w:rPr>
                <w:rStyle w:val="Hyperlink"/>
                <w:rFonts w:cs="CMU Bright"/>
                <w:noProof/>
              </w:rPr>
              <w:t>6.2.3 Path Prediction Evaluation</w:t>
            </w:r>
            <w:r w:rsidR="009C4FE4">
              <w:rPr>
                <w:noProof/>
                <w:webHidden/>
              </w:rPr>
              <w:tab/>
            </w:r>
            <w:r w:rsidR="009C4FE4">
              <w:rPr>
                <w:noProof/>
                <w:webHidden/>
              </w:rPr>
              <w:fldChar w:fldCharType="begin"/>
            </w:r>
            <w:r w:rsidR="009C4FE4">
              <w:rPr>
                <w:noProof/>
                <w:webHidden/>
              </w:rPr>
              <w:instrText xml:space="preserve"> PAGEREF _Toc530914349 \h </w:instrText>
            </w:r>
            <w:r w:rsidR="009C4FE4">
              <w:rPr>
                <w:noProof/>
                <w:webHidden/>
              </w:rPr>
            </w:r>
            <w:r w:rsidR="009C4FE4">
              <w:rPr>
                <w:noProof/>
                <w:webHidden/>
              </w:rPr>
              <w:fldChar w:fldCharType="separate"/>
            </w:r>
            <w:r w:rsidR="009C4FE4">
              <w:rPr>
                <w:noProof/>
                <w:webHidden/>
              </w:rPr>
              <w:t>54</w:t>
            </w:r>
            <w:r w:rsidR="009C4FE4">
              <w:rPr>
                <w:noProof/>
                <w:webHidden/>
              </w:rPr>
              <w:fldChar w:fldCharType="end"/>
            </w:r>
          </w:hyperlink>
        </w:p>
        <w:p w14:paraId="7F41E313" w14:textId="419072C5"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50" w:history="1">
            <w:r w:rsidR="009C4FE4" w:rsidRPr="00F34F44">
              <w:rPr>
                <w:rStyle w:val="Hyperlink"/>
                <w:rFonts w:cs="CMU Bright"/>
                <w:noProof/>
              </w:rPr>
              <w:t>6.2.3.1 Survey for Memory-loss Factor</w:t>
            </w:r>
            <w:r w:rsidR="009C4FE4">
              <w:rPr>
                <w:noProof/>
                <w:webHidden/>
              </w:rPr>
              <w:tab/>
            </w:r>
            <w:r w:rsidR="009C4FE4">
              <w:rPr>
                <w:noProof/>
                <w:webHidden/>
              </w:rPr>
              <w:fldChar w:fldCharType="begin"/>
            </w:r>
            <w:r w:rsidR="009C4FE4">
              <w:rPr>
                <w:noProof/>
                <w:webHidden/>
              </w:rPr>
              <w:instrText xml:space="preserve"> PAGEREF _Toc530914350 \h </w:instrText>
            </w:r>
            <w:r w:rsidR="009C4FE4">
              <w:rPr>
                <w:noProof/>
                <w:webHidden/>
              </w:rPr>
            </w:r>
            <w:r w:rsidR="009C4FE4">
              <w:rPr>
                <w:noProof/>
                <w:webHidden/>
              </w:rPr>
              <w:fldChar w:fldCharType="separate"/>
            </w:r>
            <w:r w:rsidR="009C4FE4">
              <w:rPr>
                <w:noProof/>
                <w:webHidden/>
              </w:rPr>
              <w:t>55</w:t>
            </w:r>
            <w:r w:rsidR="009C4FE4">
              <w:rPr>
                <w:noProof/>
                <w:webHidden/>
              </w:rPr>
              <w:fldChar w:fldCharType="end"/>
            </w:r>
          </w:hyperlink>
        </w:p>
        <w:p w14:paraId="1DB15A4C" w14:textId="60C2277A"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51" w:history="1">
            <w:r w:rsidR="009C4FE4" w:rsidRPr="00F34F44">
              <w:rPr>
                <w:rStyle w:val="Hyperlink"/>
                <w:rFonts w:cs="CMU Bright"/>
                <w:noProof/>
              </w:rPr>
              <w:t>6.2.4 Prediction Performance</w:t>
            </w:r>
            <w:r w:rsidR="009C4FE4">
              <w:rPr>
                <w:noProof/>
                <w:webHidden/>
              </w:rPr>
              <w:tab/>
            </w:r>
            <w:r w:rsidR="009C4FE4">
              <w:rPr>
                <w:noProof/>
                <w:webHidden/>
              </w:rPr>
              <w:fldChar w:fldCharType="begin"/>
            </w:r>
            <w:r w:rsidR="009C4FE4">
              <w:rPr>
                <w:noProof/>
                <w:webHidden/>
              </w:rPr>
              <w:instrText xml:space="preserve"> PAGEREF _Toc530914351 \h </w:instrText>
            </w:r>
            <w:r w:rsidR="009C4FE4">
              <w:rPr>
                <w:noProof/>
                <w:webHidden/>
              </w:rPr>
            </w:r>
            <w:r w:rsidR="009C4FE4">
              <w:rPr>
                <w:noProof/>
                <w:webHidden/>
              </w:rPr>
              <w:fldChar w:fldCharType="separate"/>
            </w:r>
            <w:r w:rsidR="009C4FE4">
              <w:rPr>
                <w:noProof/>
                <w:webHidden/>
              </w:rPr>
              <w:t>58</w:t>
            </w:r>
            <w:r w:rsidR="009C4FE4">
              <w:rPr>
                <w:noProof/>
                <w:webHidden/>
              </w:rPr>
              <w:fldChar w:fldCharType="end"/>
            </w:r>
          </w:hyperlink>
        </w:p>
        <w:p w14:paraId="37E1DBF8" w14:textId="0AA27433"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52" w:history="1">
            <w:r w:rsidR="009C4FE4" w:rsidRPr="00F34F44">
              <w:rPr>
                <w:rStyle w:val="Hyperlink"/>
                <w:rFonts w:cs="CMU Bright"/>
                <w:noProof/>
              </w:rPr>
              <w:t>6.2.4.1 Metric</w:t>
            </w:r>
            <w:r w:rsidR="009C4FE4">
              <w:rPr>
                <w:noProof/>
                <w:webHidden/>
              </w:rPr>
              <w:tab/>
            </w:r>
            <w:r w:rsidR="009C4FE4">
              <w:rPr>
                <w:noProof/>
                <w:webHidden/>
              </w:rPr>
              <w:fldChar w:fldCharType="begin"/>
            </w:r>
            <w:r w:rsidR="009C4FE4">
              <w:rPr>
                <w:noProof/>
                <w:webHidden/>
              </w:rPr>
              <w:instrText xml:space="preserve"> PAGEREF _Toc530914352 \h </w:instrText>
            </w:r>
            <w:r w:rsidR="009C4FE4">
              <w:rPr>
                <w:noProof/>
                <w:webHidden/>
              </w:rPr>
            </w:r>
            <w:r w:rsidR="009C4FE4">
              <w:rPr>
                <w:noProof/>
                <w:webHidden/>
              </w:rPr>
              <w:fldChar w:fldCharType="separate"/>
            </w:r>
            <w:r w:rsidR="009C4FE4">
              <w:rPr>
                <w:noProof/>
                <w:webHidden/>
              </w:rPr>
              <w:t>58</w:t>
            </w:r>
            <w:r w:rsidR="009C4FE4">
              <w:rPr>
                <w:noProof/>
                <w:webHidden/>
              </w:rPr>
              <w:fldChar w:fldCharType="end"/>
            </w:r>
          </w:hyperlink>
        </w:p>
        <w:p w14:paraId="6EC08212" w14:textId="003B9050" w:rsidR="009C4FE4" w:rsidRDefault="00FD099A">
          <w:pPr>
            <w:pStyle w:val="TOC4"/>
            <w:tabs>
              <w:tab w:val="right" w:leader="dot" w:pos="9396"/>
            </w:tabs>
            <w:rPr>
              <w:rFonts w:asciiTheme="minorHAnsi" w:eastAsiaTheme="minorEastAsia" w:hAnsiTheme="minorHAnsi" w:cstheme="minorBidi"/>
              <w:bCs w:val="0"/>
              <w:noProof/>
              <w:lang w:eastAsia="zh-CN"/>
            </w:rPr>
          </w:pPr>
          <w:hyperlink w:anchor="_Toc530914353" w:history="1">
            <w:r w:rsidR="009C4FE4" w:rsidRPr="00F34F44">
              <w:rPr>
                <w:rStyle w:val="Hyperlink"/>
                <w:rFonts w:cs="CMU Bright"/>
                <w:noProof/>
              </w:rPr>
              <w:t>6.2.4.2 Results</w:t>
            </w:r>
            <w:r w:rsidR="009C4FE4">
              <w:rPr>
                <w:noProof/>
                <w:webHidden/>
              </w:rPr>
              <w:tab/>
            </w:r>
            <w:r w:rsidR="009C4FE4">
              <w:rPr>
                <w:noProof/>
                <w:webHidden/>
              </w:rPr>
              <w:fldChar w:fldCharType="begin"/>
            </w:r>
            <w:r w:rsidR="009C4FE4">
              <w:rPr>
                <w:noProof/>
                <w:webHidden/>
              </w:rPr>
              <w:instrText xml:space="preserve"> PAGEREF _Toc530914353 \h </w:instrText>
            </w:r>
            <w:r w:rsidR="009C4FE4">
              <w:rPr>
                <w:noProof/>
                <w:webHidden/>
              </w:rPr>
            </w:r>
            <w:r w:rsidR="009C4FE4">
              <w:rPr>
                <w:noProof/>
                <w:webHidden/>
              </w:rPr>
              <w:fldChar w:fldCharType="separate"/>
            </w:r>
            <w:r w:rsidR="009C4FE4">
              <w:rPr>
                <w:noProof/>
                <w:webHidden/>
              </w:rPr>
              <w:t>60</w:t>
            </w:r>
            <w:r w:rsidR="009C4FE4">
              <w:rPr>
                <w:noProof/>
                <w:webHidden/>
              </w:rPr>
              <w:fldChar w:fldCharType="end"/>
            </w:r>
          </w:hyperlink>
        </w:p>
        <w:p w14:paraId="6A4AE998" w14:textId="35770843" w:rsidR="009C4FE4" w:rsidRDefault="00FD099A">
          <w:pPr>
            <w:pStyle w:val="TOC3"/>
            <w:tabs>
              <w:tab w:val="right" w:leader="dot" w:pos="9396"/>
            </w:tabs>
            <w:rPr>
              <w:rFonts w:asciiTheme="minorHAnsi" w:eastAsiaTheme="minorEastAsia" w:hAnsiTheme="minorHAnsi" w:cstheme="minorBidi"/>
              <w:bCs w:val="0"/>
              <w:noProof/>
              <w:lang w:eastAsia="zh-CN"/>
            </w:rPr>
          </w:pPr>
          <w:hyperlink w:anchor="_Toc530914354" w:history="1">
            <w:r w:rsidR="009C4FE4" w:rsidRPr="00F34F44">
              <w:rPr>
                <w:rStyle w:val="Hyperlink"/>
                <w:rFonts w:cs="CMU Bright"/>
                <w:noProof/>
              </w:rPr>
              <w:t>6.2.5 Android Application Performance</w:t>
            </w:r>
            <w:r w:rsidR="009C4FE4">
              <w:rPr>
                <w:noProof/>
                <w:webHidden/>
              </w:rPr>
              <w:tab/>
            </w:r>
            <w:r w:rsidR="009C4FE4">
              <w:rPr>
                <w:noProof/>
                <w:webHidden/>
              </w:rPr>
              <w:fldChar w:fldCharType="begin"/>
            </w:r>
            <w:r w:rsidR="009C4FE4">
              <w:rPr>
                <w:noProof/>
                <w:webHidden/>
              </w:rPr>
              <w:instrText xml:space="preserve"> PAGEREF _Toc530914354 \h </w:instrText>
            </w:r>
            <w:r w:rsidR="009C4FE4">
              <w:rPr>
                <w:noProof/>
                <w:webHidden/>
              </w:rPr>
            </w:r>
            <w:r w:rsidR="009C4FE4">
              <w:rPr>
                <w:noProof/>
                <w:webHidden/>
              </w:rPr>
              <w:fldChar w:fldCharType="separate"/>
            </w:r>
            <w:r w:rsidR="009C4FE4">
              <w:rPr>
                <w:noProof/>
                <w:webHidden/>
              </w:rPr>
              <w:t>60</w:t>
            </w:r>
            <w:r w:rsidR="009C4FE4">
              <w:rPr>
                <w:noProof/>
                <w:webHidden/>
              </w:rPr>
              <w:fldChar w:fldCharType="end"/>
            </w:r>
          </w:hyperlink>
        </w:p>
        <w:p w14:paraId="56F04C33" w14:textId="2CD49EEB" w:rsidR="009C4FE4" w:rsidRDefault="00FD099A">
          <w:pPr>
            <w:pStyle w:val="TOC1"/>
            <w:tabs>
              <w:tab w:val="left" w:pos="440"/>
              <w:tab w:val="right" w:leader="dot" w:pos="9396"/>
            </w:tabs>
            <w:rPr>
              <w:rFonts w:asciiTheme="minorHAnsi" w:eastAsiaTheme="minorEastAsia" w:hAnsiTheme="minorHAnsi" w:cstheme="minorBidi"/>
              <w:bCs w:val="0"/>
              <w:noProof/>
              <w:lang w:eastAsia="zh-CN"/>
            </w:rPr>
          </w:pPr>
          <w:hyperlink w:anchor="_Toc530914355" w:history="1">
            <w:r w:rsidR="009C4FE4" w:rsidRPr="00F34F44">
              <w:rPr>
                <w:rStyle w:val="Hyperlink"/>
                <w:rFonts w:cs="CMU Bright"/>
                <w:b/>
                <w:noProof/>
              </w:rPr>
              <w:t>7.</w:t>
            </w:r>
            <w:r w:rsidR="009C4FE4">
              <w:rPr>
                <w:rFonts w:asciiTheme="minorHAnsi" w:eastAsiaTheme="minorEastAsia" w:hAnsiTheme="minorHAnsi" w:cstheme="minorBidi"/>
                <w:bCs w:val="0"/>
                <w:noProof/>
                <w:lang w:eastAsia="zh-CN"/>
              </w:rPr>
              <w:tab/>
            </w:r>
            <w:r w:rsidR="009C4FE4" w:rsidRPr="00F34F44">
              <w:rPr>
                <w:rStyle w:val="Hyperlink"/>
                <w:rFonts w:cs="CMU Bright"/>
                <w:b/>
                <w:noProof/>
              </w:rPr>
              <w:t>Conclusion and Future Work</w:t>
            </w:r>
            <w:r w:rsidR="009C4FE4">
              <w:rPr>
                <w:noProof/>
                <w:webHidden/>
              </w:rPr>
              <w:tab/>
            </w:r>
            <w:r w:rsidR="009C4FE4">
              <w:rPr>
                <w:noProof/>
                <w:webHidden/>
              </w:rPr>
              <w:fldChar w:fldCharType="begin"/>
            </w:r>
            <w:r w:rsidR="009C4FE4">
              <w:rPr>
                <w:noProof/>
                <w:webHidden/>
              </w:rPr>
              <w:instrText xml:space="preserve"> PAGEREF _Toc530914355 \h </w:instrText>
            </w:r>
            <w:r w:rsidR="009C4FE4">
              <w:rPr>
                <w:noProof/>
                <w:webHidden/>
              </w:rPr>
            </w:r>
            <w:r w:rsidR="009C4FE4">
              <w:rPr>
                <w:noProof/>
                <w:webHidden/>
              </w:rPr>
              <w:fldChar w:fldCharType="separate"/>
            </w:r>
            <w:r w:rsidR="009C4FE4">
              <w:rPr>
                <w:noProof/>
                <w:webHidden/>
              </w:rPr>
              <w:t>62</w:t>
            </w:r>
            <w:r w:rsidR="009C4FE4">
              <w:rPr>
                <w:noProof/>
                <w:webHidden/>
              </w:rPr>
              <w:fldChar w:fldCharType="end"/>
            </w:r>
          </w:hyperlink>
        </w:p>
        <w:p w14:paraId="5BA83484" w14:textId="1F067BA7"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56" w:history="1">
            <w:r w:rsidR="009C4FE4" w:rsidRPr="00F34F44">
              <w:rPr>
                <w:rStyle w:val="Hyperlink"/>
                <w:rFonts w:cs="CMU Bright"/>
                <w:noProof/>
              </w:rPr>
              <w:t>7.1 Conclusion</w:t>
            </w:r>
            <w:r w:rsidR="009C4FE4">
              <w:rPr>
                <w:noProof/>
                <w:webHidden/>
              </w:rPr>
              <w:tab/>
            </w:r>
            <w:r w:rsidR="009C4FE4">
              <w:rPr>
                <w:noProof/>
                <w:webHidden/>
              </w:rPr>
              <w:fldChar w:fldCharType="begin"/>
            </w:r>
            <w:r w:rsidR="009C4FE4">
              <w:rPr>
                <w:noProof/>
                <w:webHidden/>
              </w:rPr>
              <w:instrText xml:space="preserve"> PAGEREF _Toc530914356 \h </w:instrText>
            </w:r>
            <w:r w:rsidR="009C4FE4">
              <w:rPr>
                <w:noProof/>
                <w:webHidden/>
              </w:rPr>
            </w:r>
            <w:r w:rsidR="009C4FE4">
              <w:rPr>
                <w:noProof/>
                <w:webHidden/>
              </w:rPr>
              <w:fldChar w:fldCharType="separate"/>
            </w:r>
            <w:r w:rsidR="009C4FE4">
              <w:rPr>
                <w:noProof/>
                <w:webHidden/>
              </w:rPr>
              <w:t>62</w:t>
            </w:r>
            <w:r w:rsidR="009C4FE4">
              <w:rPr>
                <w:noProof/>
                <w:webHidden/>
              </w:rPr>
              <w:fldChar w:fldCharType="end"/>
            </w:r>
          </w:hyperlink>
        </w:p>
        <w:p w14:paraId="5EF38CAF" w14:textId="76B09012"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57" w:history="1">
            <w:r w:rsidR="009C4FE4" w:rsidRPr="00F34F44">
              <w:rPr>
                <w:rStyle w:val="Hyperlink"/>
                <w:rFonts w:cs="CMU Bright"/>
                <w:noProof/>
              </w:rPr>
              <w:t>7.2 Discussion</w:t>
            </w:r>
            <w:r w:rsidR="009C4FE4">
              <w:rPr>
                <w:noProof/>
                <w:webHidden/>
              </w:rPr>
              <w:tab/>
            </w:r>
            <w:r w:rsidR="009C4FE4">
              <w:rPr>
                <w:noProof/>
                <w:webHidden/>
              </w:rPr>
              <w:fldChar w:fldCharType="begin"/>
            </w:r>
            <w:r w:rsidR="009C4FE4">
              <w:rPr>
                <w:noProof/>
                <w:webHidden/>
              </w:rPr>
              <w:instrText xml:space="preserve"> PAGEREF _Toc530914357 \h </w:instrText>
            </w:r>
            <w:r w:rsidR="009C4FE4">
              <w:rPr>
                <w:noProof/>
                <w:webHidden/>
              </w:rPr>
            </w:r>
            <w:r w:rsidR="009C4FE4">
              <w:rPr>
                <w:noProof/>
                <w:webHidden/>
              </w:rPr>
              <w:fldChar w:fldCharType="separate"/>
            </w:r>
            <w:r w:rsidR="009C4FE4">
              <w:rPr>
                <w:noProof/>
                <w:webHidden/>
              </w:rPr>
              <w:t>63</w:t>
            </w:r>
            <w:r w:rsidR="009C4FE4">
              <w:rPr>
                <w:noProof/>
                <w:webHidden/>
              </w:rPr>
              <w:fldChar w:fldCharType="end"/>
            </w:r>
          </w:hyperlink>
        </w:p>
        <w:p w14:paraId="40690285" w14:textId="0C069E2E" w:rsidR="009C4FE4" w:rsidRDefault="00FD099A">
          <w:pPr>
            <w:pStyle w:val="TOC2"/>
            <w:tabs>
              <w:tab w:val="right" w:leader="dot" w:pos="9396"/>
            </w:tabs>
            <w:rPr>
              <w:rFonts w:asciiTheme="minorHAnsi" w:eastAsiaTheme="minorEastAsia" w:hAnsiTheme="minorHAnsi" w:cstheme="minorBidi"/>
              <w:bCs w:val="0"/>
              <w:noProof/>
              <w:lang w:eastAsia="zh-CN"/>
            </w:rPr>
          </w:pPr>
          <w:hyperlink w:anchor="_Toc530914358" w:history="1">
            <w:r w:rsidR="009C4FE4" w:rsidRPr="00F34F44">
              <w:rPr>
                <w:rStyle w:val="Hyperlink"/>
                <w:rFonts w:cs="CMU Bright"/>
                <w:noProof/>
              </w:rPr>
              <w:t>7.3 Future Work</w:t>
            </w:r>
            <w:r w:rsidR="009C4FE4">
              <w:rPr>
                <w:noProof/>
                <w:webHidden/>
              </w:rPr>
              <w:tab/>
            </w:r>
            <w:r w:rsidR="009C4FE4">
              <w:rPr>
                <w:noProof/>
                <w:webHidden/>
              </w:rPr>
              <w:fldChar w:fldCharType="begin"/>
            </w:r>
            <w:r w:rsidR="009C4FE4">
              <w:rPr>
                <w:noProof/>
                <w:webHidden/>
              </w:rPr>
              <w:instrText xml:space="preserve"> PAGEREF _Toc530914358 \h </w:instrText>
            </w:r>
            <w:r w:rsidR="009C4FE4">
              <w:rPr>
                <w:noProof/>
                <w:webHidden/>
              </w:rPr>
            </w:r>
            <w:r w:rsidR="009C4FE4">
              <w:rPr>
                <w:noProof/>
                <w:webHidden/>
              </w:rPr>
              <w:fldChar w:fldCharType="separate"/>
            </w:r>
            <w:r w:rsidR="009C4FE4">
              <w:rPr>
                <w:noProof/>
                <w:webHidden/>
              </w:rPr>
              <w:t>63</w:t>
            </w:r>
            <w:r w:rsidR="009C4FE4">
              <w:rPr>
                <w:noProof/>
                <w:webHidden/>
              </w:rPr>
              <w:fldChar w:fldCharType="end"/>
            </w:r>
          </w:hyperlink>
        </w:p>
        <w:p w14:paraId="17928634" w14:textId="39110F28" w:rsidR="009C4FE4" w:rsidRDefault="00FD099A">
          <w:pPr>
            <w:pStyle w:val="TOC1"/>
            <w:tabs>
              <w:tab w:val="right" w:leader="dot" w:pos="9396"/>
            </w:tabs>
            <w:rPr>
              <w:rFonts w:asciiTheme="minorHAnsi" w:eastAsiaTheme="minorEastAsia" w:hAnsiTheme="minorHAnsi" w:cstheme="minorBidi"/>
              <w:bCs w:val="0"/>
              <w:noProof/>
              <w:lang w:eastAsia="zh-CN"/>
            </w:rPr>
          </w:pPr>
          <w:hyperlink w:anchor="_Toc530914359" w:history="1">
            <w:r w:rsidR="009C4FE4" w:rsidRPr="00F34F44">
              <w:rPr>
                <w:rStyle w:val="Hyperlink"/>
                <w:rFonts w:cs="CMU Bright"/>
                <w:noProof/>
              </w:rPr>
              <w:t>Declaration</w:t>
            </w:r>
            <w:r w:rsidR="009C4FE4">
              <w:rPr>
                <w:noProof/>
                <w:webHidden/>
              </w:rPr>
              <w:tab/>
            </w:r>
            <w:r w:rsidR="009C4FE4">
              <w:rPr>
                <w:noProof/>
                <w:webHidden/>
              </w:rPr>
              <w:fldChar w:fldCharType="begin"/>
            </w:r>
            <w:r w:rsidR="009C4FE4">
              <w:rPr>
                <w:noProof/>
                <w:webHidden/>
              </w:rPr>
              <w:instrText xml:space="preserve"> PAGEREF _Toc530914359 \h </w:instrText>
            </w:r>
            <w:r w:rsidR="009C4FE4">
              <w:rPr>
                <w:noProof/>
                <w:webHidden/>
              </w:rPr>
            </w:r>
            <w:r w:rsidR="009C4FE4">
              <w:rPr>
                <w:noProof/>
                <w:webHidden/>
              </w:rPr>
              <w:fldChar w:fldCharType="separate"/>
            </w:r>
            <w:r w:rsidR="009C4FE4">
              <w:rPr>
                <w:noProof/>
                <w:webHidden/>
              </w:rPr>
              <w:t>66</w:t>
            </w:r>
            <w:r w:rsidR="009C4FE4">
              <w:rPr>
                <w:noProof/>
                <w:webHidden/>
              </w:rPr>
              <w:fldChar w:fldCharType="end"/>
            </w:r>
          </w:hyperlink>
        </w:p>
        <w:p w14:paraId="75571935" w14:textId="51DE9B17" w:rsidR="00D741C0" w:rsidRPr="00330EF4" w:rsidRDefault="00D741C0" w:rsidP="00EC688E">
          <w:pPr>
            <w:rPr>
              <w:rFonts w:cs="CMU Bright"/>
            </w:rPr>
          </w:pPr>
          <w:r w:rsidRPr="00330EF4">
            <w:rPr>
              <w:rFonts w:cs="CMU Bright"/>
              <w:b/>
              <w:bCs w:val="0"/>
              <w:noProof/>
            </w:rPr>
            <w:fldChar w:fldCharType="end"/>
          </w:r>
        </w:p>
      </w:sdtContent>
    </w:sdt>
    <w:p w14:paraId="349468DA" w14:textId="77777777" w:rsidR="00756806" w:rsidRPr="00330EF4" w:rsidRDefault="008D075A" w:rsidP="00555CDE">
      <w:pPr>
        <w:pStyle w:val="Heading1"/>
        <w:rPr>
          <w:rFonts w:ascii="CMU Bright" w:hAnsi="CMU Bright" w:cs="CMU Bright"/>
          <w:color w:val="auto"/>
        </w:rPr>
      </w:pPr>
      <w:bookmarkStart w:id="21" w:name="_Toc530914305"/>
      <w:r w:rsidRPr="00330EF4">
        <w:rPr>
          <w:rFonts w:ascii="CMU Bright" w:hAnsi="CMU Bright" w:cs="CMU Bright"/>
          <w:color w:val="auto"/>
        </w:rPr>
        <w:t>List of Figures</w:t>
      </w:r>
      <w:bookmarkEnd w:id="21"/>
    </w:p>
    <w:p w14:paraId="1E47D110" w14:textId="0E177D46" w:rsidR="009C4FE4" w:rsidRDefault="00293A1F">
      <w:pPr>
        <w:pStyle w:val="TableofFigures"/>
        <w:tabs>
          <w:tab w:val="right" w:leader="dot" w:pos="9396"/>
        </w:tabs>
        <w:rPr>
          <w:rFonts w:asciiTheme="minorHAnsi" w:eastAsiaTheme="minorEastAsia" w:hAnsiTheme="minorHAnsi" w:cstheme="minorBidi"/>
          <w:bCs w:val="0"/>
          <w:noProof/>
          <w:lang w:eastAsia="zh-CN"/>
        </w:rPr>
      </w:pPr>
      <w:r w:rsidRPr="00330EF4">
        <w:rPr>
          <w:rFonts w:cs="CMU Bright"/>
          <w:b/>
          <w:sz w:val="29"/>
          <w:szCs w:val="29"/>
        </w:rPr>
        <w:fldChar w:fldCharType="begin"/>
      </w:r>
      <w:r w:rsidRPr="00330EF4">
        <w:rPr>
          <w:rFonts w:cs="CMU Bright"/>
          <w:b/>
          <w:sz w:val="29"/>
          <w:szCs w:val="29"/>
        </w:rPr>
        <w:instrText xml:space="preserve"> TOC \h \z \c "Figure" </w:instrText>
      </w:r>
      <w:r w:rsidRPr="00330EF4">
        <w:rPr>
          <w:rFonts w:cs="CMU Bright"/>
          <w:b/>
          <w:sz w:val="29"/>
          <w:szCs w:val="29"/>
        </w:rPr>
        <w:fldChar w:fldCharType="separate"/>
      </w:r>
      <w:hyperlink w:anchor="_Toc530914360" w:history="1">
        <w:r w:rsidR="009C4FE4" w:rsidRPr="006E6747">
          <w:rPr>
            <w:rStyle w:val="Hyperlink"/>
            <w:rFonts w:cs="CMU Bright"/>
            <w:noProof/>
          </w:rPr>
          <w:t>Figure 1 Time-based clustering [6]</w:t>
        </w:r>
        <w:r w:rsidR="009C4FE4">
          <w:rPr>
            <w:noProof/>
            <w:webHidden/>
          </w:rPr>
          <w:tab/>
        </w:r>
        <w:r w:rsidR="009C4FE4">
          <w:rPr>
            <w:noProof/>
            <w:webHidden/>
          </w:rPr>
          <w:fldChar w:fldCharType="begin"/>
        </w:r>
        <w:r w:rsidR="009C4FE4">
          <w:rPr>
            <w:noProof/>
            <w:webHidden/>
          </w:rPr>
          <w:instrText xml:space="preserve"> PAGEREF _Toc530914360 \h </w:instrText>
        </w:r>
        <w:r w:rsidR="009C4FE4">
          <w:rPr>
            <w:noProof/>
            <w:webHidden/>
          </w:rPr>
        </w:r>
        <w:r w:rsidR="009C4FE4">
          <w:rPr>
            <w:noProof/>
            <w:webHidden/>
          </w:rPr>
          <w:fldChar w:fldCharType="separate"/>
        </w:r>
        <w:r w:rsidR="009C4FE4">
          <w:rPr>
            <w:noProof/>
            <w:webHidden/>
          </w:rPr>
          <w:t>14</w:t>
        </w:r>
        <w:r w:rsidR="009C4FE4">
          <w:rPr>
            <w:noProof/>
            <w:webHidden/>
          </w:rPr>
          <w:fldChar w:fldCharType="end"/>
        </w:r>
      </w:hyperlink>
    </w:p>
    <w:p w14:paraId="442C16C6" w14:textId="7F796E7E"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1" w:history="1">
        <w:r w:rsidR="009C4FE4" w:rsidRPr="006E6747">
          <w:rPr>
            <w:rStyle w:val="Hyperlink"/>
            <w:rFonts w:cs="CMU Bright"/>
            <w:noProof/>
          </w:rPr>
          <w:t>Figure 2 Design Flow-chart</w:t>
        </w:r>
        <w:r w:rsidR="009C4FE4">
          <w:rPr>
            <w:noProof/>
            <w:webHidden/>
          </w:rPr>
          <w:tab/>
        </w:r>
        <w:r w:rsidR="009C4FE4">
          <w:rPr>
            <w:noProof/>
            <w:webHidden/>
          </w:rPr>
          <w:fldChar w:fldCharType="begin"/>
        </w:r>
        <w:r w:rsidR="009C4FE4">
          <w:rPr>
            <w:noProof/>
            <w:webHidden/>
          </w:rPr>
          <w:instrText xml:space="preserve"> PAGEREF _Toc530914361 \h </w:instrText>
        </w:r>
        <w:r w:rsidR="009C4FE4">
          <w:rPr>
            <w:noProof/>
            <w:webHidden/>
          </w:rPr>
        </w:r>
        <w:r w:rsidR="009C4FE4">
          <w:rPr>
            <w:noProof/>
            <w:webHidden/>
          </w:rPr>
          <w:fldChar w:fldCharType="separate"/>
        </w:r>
        <w:r w:rsidR="009C4FE4">
          <w:rPr>
            <w:noProof/>
            <w:webHidden/>
          </w:rPr>
          <w:t>20</w:t>
        </w:r>
        <w:r w:rsidR="009C4FE4">
          <w:rPr>
            <w:noProof/>
            <w:webHidden/>
          </w:rPr>
          <w:fldChar w:fldCharType="end"/>
        </w:r>
      </w:hyperlink>
    </w:p>
    <w:p w14:paraId="6A727A1A" w14:textId="7F0D33C0"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2" w:history="1">
        <w:r w:rsidR="009C4FE4" w:rsidRPr="006E6747">
          <w:rPr>
            <w:rStyle w:val="Hyperlink"/>
            <w:rFonts w:cs="CMU Bright"/>
            <w:noProof/>
          </w:rPr>
          <w:t>Figure 3 GPS coordinates to Markov Chain Model</w:t>
        </w:r>
        <w:r w:rsidR="009C4FE4">
          <w:rPr>
            <w:noProof/>
            <w:webHidden/>
          </w:rPr>
          <w:tab/>
        </w:r>
        <w:r w:rsidR="009C4FE4">
          <w:rPr>
            <w:noProof/>
            <w:webHidden/>
          </w:rPr>
          <w:fldChar w:fldCharType="begin"/>
        </w:r>
        <w:r w:rsidR="009C4FE4">
          <w:rPr>
            <w:noProof/>
            <w:webHidden/>
          </w:rPr>
          <w:instrText xml:space="preserve"> PAGEREF _Toc530914362 \h </w:instrText>
        </w:r>
        <w:r w:rsidR="009C4FE4">
          <w:rPr>
            <w:noProof/>
            <w:webHidden/>
          </w:rPr>
        </w:r>
        <w:r w:rsidR="009C4FE4">
          <w:rPr>
            <w:noProof/>
            <w:webHidden/>
          </w:rPr>
          <w:fldChar w:fldCharType="separate"/>
        </w:r>
        <w:r w:rsidR="009C4FE4">
          <w:rPr>
            <w:noProof/>
            <w:webHidden/>
          </w:rPr>
          <w:t>21</w:t>
        </w:r>
        <w:r w:rsidR="009C4FE4">
          <w:rPr>
            <w:noProof/>
            <w:webHidden/>
          </w:rPr>
          <w:fldChar w:fldCharType="end"/>
        </w:r>
      </w:hyperlink>
    </w:p>
    <w:p w14:paraId="44C31EEC" w14:textId="378E3CE3"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3" w:history="1">
        <w:r w:rsidR="009C4FE4" w:rsidRPr="006E6747">
          <w:rPr>
            <w:rStyle w:val="Hyperlink"/>
            <w:rFonts w:cs="CMU Bright"/>
            <w:noProof/>
          </w:rPr>
          <w:t>Figure 4 Markov chain on states</w:t>
        </w:r>
        <w:r w:rsidR="009C4FE4">
          <w:rPr>
            <w:noProof/>
            <w:webHidden/>
          </w:rPr>
          <w:tab/>
        </w:r>
        <w:r w:rsidR="009C4FE4">
          <w:rPr>
            <w:noProof/>
            <w:webHidden/>
          </w:rPr>
          <w:fldChar w:fldCharType="begin"/>
        </w:r>
        <w:r w:rsidR="009C4FE4">
          <w:rPr>
            <w:noProof/>
            <w:webHidden/>
          </w:rPr>
          <w:instrText xml:space="preserve"> PAGEREF _Toc530914363 \h </w:instrText>
        </w:r>
        <w:r w:rsidR="009C4FE4">
          <w:rPr>
            <w:noProof/>
            <w:webHidden/>
          </w:rPr>
        </w:r>
        <w:r w:rsidR="009C4FE4">
          <w:rPr>
            <w:noProof/>
            <w:webHidden/>
          </w:rPr>
          <w:fldChar w:fldCharType="separate"/>
        </w:r>
        <w:r w:rsidR="009C4FE4">
          <w:rPr>
            <w:noProof/>
            <w:webHidden/>
          </w:rPr>
          <w:t>22</w:t>
        </w:r>
        <w:r w:rsidR="009C4FE4">
          <w:rPr>
            <w:noProof/>
            <w:webHidden/>
          </w:rPr>
          <w:fldChar w:fldCharType="end"/>
        </w:r>
      </w:hyperlink>
    </w:p>
    <w:p w14:paraId="0C8617A8" w14:textId="09F2A971"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4" w:history="1">
        <w:r w:rsidR="009C4FE4" w:rsidRPr="006E6747">
          <w:rPr>
            <w:rStyle w:val="Hyperlink"/>
            <w:rFonts w:cs="CMU Bright"/>
            <w:noProof/>
          </w:rPr>
          <w:t>Figure 5 Markov chain example on a map</w:t>
        </w:r>
        <w:r w:rsidR="009C4FE4">
          <w:rPr>
            <w:noProof/>
            <w:webHidden/>
          </w:rPr>
          <w:tab/>
        </w:r>
        <w:r w:rsidR="009C4FE4">
          <w:rPr>
            <w:noProof/>
            <w:webHidden/>
          </w:rPr>
          <w:fldChar w:fldCharType="begin"/>
        </w:r>
        <w:r w:rsidR="009C4FE4">
          <w:rPr>
            <w:noProof/>
            <w:webHidden/>
          </w:rPr>
          <w:instrText xml:space="preserve"> PAGEREF _Toc530914364 \h </w:instrText>
        </w:r>
        <w:r w:rsidR="009C4FE4">
          <w:rPr>
            <w:noProof/>
            <w:webHidden/>
          </w:rPr>
        </w:r>
        <w:r w:rsidR="009C4FE4">
          <w:rPr>
            <w:noProof/>
            <w:webHidden/>
          </w:rPr>
          <w:fldChar w:fldCharType="separate"/>
        </w:r>
        <w:r w:rsidR="009C4FE4">
          <w:rPr>
            <w:noProof/>
            <w:webHidden/>
          </w:rPr>
          <w:t>24</w:t>
        </w:r>
        <w:r w:rsidR="009C4FE4">
          <w:rPr>
            <w:noProof/>
            <w:webHidden/>
          </w:rPr>
          <w:fldChar w:fldCharType="end"/>
        </w:r>
      </w:hyperlink>
    </w:p>
    <w:p w14:paraId="0F464C4B" w14:textId="25E97F60"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5" w:history="1">
        <w:r w:rsidR="009C4FE4" w:rsidRPr="006E6747">
          <w:rPr>
            <w:rStyle w:val="Hyperlink"/>
            <w:rFonts w:cs="CMU Bright"/>
            <w:noProof/>
          </w:rPr>
          <w:t>Figure 6 Path modeled using markov chain</w:t>
        </w:r>
        <w:r w:rsidR="009C4FE4">
          <w:rPr>
            <w:noProof/>
            <w:webHidden/>
          </w:rPr>
          <w:tab/>
        </w:r>
        <w:r w:rsidR="009C4FE4">
          <w:rPr>
            <w:noProof/>
            <w:webHidden/>
          </w:rPr>
          <w:fldChar w:fldCharType="begin"/>
        </w:r>
        <w:r w:rsidR="009C4FE4">
          <w:rPr>
            <w:noProof/>
            <w:webHidden/>
          </w:rPr>
          <w:instrText xml:space="preserve"> PAGEREF _Toc530914365 \h </w:instrText>
        </w:r>
        <w:r w:rsidR="009C4FE4">
          <w:rPr>
            <w:noProof/>
            <w:webHidden/>
          </w:rPr>
        </w:r>
        <w:r w:rsidR="009C4FE4">
          <w:rPr>
            <w:noProof/>
            <w:webHidden/>
          </w:rPr>
          <w:fldChar w:fldCharType="separate"/>
        </w:r>
        <w:r w:rsidR="009C4FE4">
          <w:rPr>
            <w:noProof/>
            <w:webHidden/>
          </w:rPr>
          <w:t>25</w:t>
        </w:r>
        <w:r w:rsidR="009C4FE4">
          <w:rPr>
            <w:noProof/>
            <w:webHidden/>
          </w:rPr>
          <w:fldChar w:fldCharType="end"/>
        </w:r>
      </w:hyperlink>
    </w:p>
    <w:p w14:paraId="16E99EEF" w14:textId="2FC5E97F"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6" w:history="1">
        <w:r w:rsidR="009C4FE4" w:rsidRPr="006E6747">
          <w:rPr>
            <w:rStyle w:val="Hyperlink"/>
            <w:rFonts w:cs="CMU Bright"/>
            <w:noProof/>
          </w:rPr>
          <w:t>Figure 7 Markov chain derived from state</w:t>
        </w:r>
        <w:r w:rsidR="009C4FE4">
          <w:rPr>
            <w:noProof/>
            <w:webHidden/>
          </w:rPr>
          <w:tab/>
        </w:r>
        <w:r w:rsidR="009C4FE4">
          <w:rPr>
            <w:noProof/>
            <w:webHidden/>
          </w:rPr>
          <w:fldChar w:fldCharType="begin"/>
        </w:r>
        <w:r w:rsidR="009C4FE4">
          <w:rPr>
            <w:noProof/>
            <w:webHidden/>
          </w:rPr>
          <w:instrText xml:space="preserve"> PAGEREF _Toc530914366 \h </w:instrText>
        </w:r>
        <w:r w:rsidR="009C4FE4">
          <w:rPr>
            <w:noProof/>
            <w:webHidden/>
          </w:rPr>
        </w:r>
        <w:r w:rsidR="009C4FE4">
          <w:rPr>
            <w:noProof/>
            <w:webHidden/>
          </w:rPr>
          <w:fldChar w:fldCharType="separate"/>
        </w:r>
        <w:r w:rsidR="009C4FE4">
          <w:rPr>
            <w:noProof/>
            <w:webHidden/>
          </w:rPr>
          <w:t>26</w:t>
        </w:r>
        <w:r w:rsidR="009C4FE4">
          <w:rPr>
            <w:noProof/>
            <w:webHidden/>
          </w:rPr>
          <w:fldChar w:fldCharType="end"/>
        </w:r>
      </w:hyperlink>
    </w:p>
    <w:p w14:paraId="1B82E775" w14:textId="1E07F5E7"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7" w:history="1">
        <w:r w:rsidR="009C4FE4" w:rsidRPr="006E6747">
          <w:rPr>
            <w:rStyle w:val="Hyperlink"/>
            <w:rFonts w:cs="CMU Bright"/>
            <w:noProof/>
          </w:rPr>
          <w:t>Figure 8 State transitioning</w:t>
        </w:r>
        <w:r w:rsidR="009C4FE4">
          <w:rPr>
            <w:noProof/>
            <w:webHidden/>
          </w:rPr>
          <w:tab/>
        </w:r>
        <w:r w:rsidR="009C4FE4">
          <w:rPr>
            <w:noProof/>
            <w:webHidden/>
          </w:rPr>
          <w:fldChar w:fldCharType="begin"/>
        </w:r>
        <w:r w:rsidR="009C4FE4">
          <w:rPr>
            <w:noProof/>
            <w:webHidden/>
          </w:rPr>
          <w:instrText xml:space="preserve"> PAGEREF _Toc530914367 \h </w:instrText>
        </w:r>
        <w:r w:rsidR="009C4FE4">
          <w:rPr>
            <w:noProof/>
            <w:webHidden/>
          </w:rPr>
        </w:r>
        <w:r w:rsidR="009C4FE4">
          <w:rPr>
            <w:noProof/>
            <w:webHidden/>
          </w:rPr>
          <w:fldChar w:fldCharType="separate"/>
        </w:r>
        <w:r w:rsidR="009C4FE4">
          <w:rPr>
            <w:noProof/>
            <w:webHidden/>
          </w:rPr>
          <w:t>26</w:t>
        </w:r>
        <w:r w:rsidR="009C4FE4">
          <w:rPr>
            <w:noProof/>
            <w:webHidden/>
          </w:rPr>
          <w:fldChar w:fldCharType="end"/>
        </w:r>
      </w:hyperlink>
    </w:p>
    <w:p w14:paraId="07F62290" w14:textId="0095CD36"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8" w:history="1">
        <w:r w:rsidR="009C4FE4" w:rsidRPr="006E6747">
          <w:rPr>
            <w:rStyle w:val="Hyperlink"/>
            <w:rFonts w:cs="CMU Bright"/>
            <w:noProof/>
          </w:rPr>
          <w:t>Figure 9 State weights in each time-slot</w:t>
        </w:r>
        <w:r w:rsidR="009C4FE4">
          <w:rPr>
            <w:noProof/>
            <w:webHidden/>
          </w:rPr>
          <w:tab/>
        </w:r>
        <w:r w:rsidR="009C4FE4">
          <w:rPr>
            <w:noProof/>
            <w:webHidden/>
          </w:rPr>
          <w:fldChar w:fldCharType="begin"/>
        </w:r>
        <w:r w:rsidR="009C4FE4">
          <w:rPr>
            <w:noProof/>
            <w:webHidden/>
          </w:rPr>
          <w:instrText xml:space="preserve"> PAGEREF _Toc530914368 \h </w:instrText>
        </w:r>
        <w:r w:rsidR="009C4FE4">
          <w:rPr>
            <w:noProof/>
            <w:webHidden/>
          </w:rPr>
        </w:r>
        <w:r w:rsidR="009C4FE4">
          <w:rPr>
            <w:noProof/>
            <w:webHidden/>
          </w:rPr>
          <w:fldChar w:fldCharType="separate"/>
        </w:r>
        <w:r w:rsidR="009C4FE4">
          <w:rPr>
            <w:noProof/>
            <w:webHidden/>
          </w:rPr>
          <w:t>27</w:t>
        </w:r>
        <w:r w:rsidR="009C4FE4">
          <w:rPr>
            <w:noProof/>
            <w:webHidden/>
          </w:rPr>
          <w:fldChar w:fldCharType="end"/>
        </w:r>
      </w:hyperlink>
    </w:p>
    <w:p w14:paraId="0898A47D" w14:textId="1D5EFF46"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69" w:history="1">
        <w:r w:rsidR="009C4FE4" w:rsidRPr="006E6747">
          <w:rPr>
            <w:rStyle w:val="Hyperlink"/>
            <w:rFonts w:cs="CMU Bright"/>
            <w:noProof/>
          </w:rPr>
          <w:t>Figure 10 State weights normalized</w:t>
        </w:r>
        <w:r w:rsidR="009C4FE4">
          <w:rPr>
            <w:noProof/>
            <w:webHidden/>
          </w:rPr>
          <w:tab/>
        </w:r>
        <w:r w:rsidR="009C4FE4">
          <w:rPr>
            <w:noProof/>
            <w:webHidden/>
          </w:rPr>
          <w:fldChar w:fldCharType="begin"/>
        </w:r>
        <w:r w:rsidR="009C4FE4">
          <w:rPr>
            <w:noProof/>
            <w:webHidden/>
          </w:rPr>
          <w:instrText xml:space="preserve"> PAGEREF _Toc530914369 \h </w:instrText>
        </w:r>
        <w:r w:rsidR="009C4FE4">
          <w:rPr>
            <w:noProof/>
            <w:webHidden/>
          </w:rPr>
        </w:r>
        <w:r w:rsidR="009C4FE4">
          <w:rPr>
            <w:noProof/>
            <w:webHidden/>
          </w:rPr>
          <w:fldChar w:fldCharType="separate"/>
        </w:r>
        <w:r w:rsidR="009C4FE4">
          <w:rPr>
            <w:noProof/>
            <w:webHidden/>
          </w:rPr>
          <w:t>27</w:t>
        </w:r>
        <w:r w:rsidR="009C4FE4">
          <w:rPr>
            <w:noProof/>
            <w:webHidden/>
          </w:rPr>
          <w:fldChar w:fldCharType="end"/>
        </w:r>
      </w:hyperlink>
    </w:p>
    <w:p w14:paraId="62EB0F66" w14:textId="451AD022"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0" w:history="1">
        <w:r w:rsidR="009C4FE4" w:rsidRPr="006E6747">
          <w:rPr>
            <w:rStyle w:val="Hyperlink"/>
            <w:rFonts w:cs="CMU Bright"/>
            <w:noProof/>
          </w:rPr>
          <w:t>Figure 11 State transition matrix</w:t>
        </w:r>
        <w:r w:rsidR="009C4FE4">
          <w:rPr>
            <w:noProof/>
            <w:webHidden/>
          </w:rPr>
          <w:tab/>
        </w:r>
        <w:r w:rsidR="009C4FE4">
          <w:rPr>
            <w:noProof/>
            <w:webHidden/>
          </w:rPr>
          <w:fldChar w:fldCharType="begin"/>
        </w:r>
        <w:r w:rsidR="009C4FE4">
          <w:rPr>
            <w:noProof/>
            <w:webHidden/>
          </w:rPr>
          <w:instrText xml:space="preserve"> PAGEREF _Toc530914370 \h </w:instrText>
        </w:r>
        <w:r w:rsidR="009C4FE4">
          <w:rPr>
            <w:noProof/>
            <w:webHidden/>
          </w:rPr>
        </w:r>
        <w:r w:rsidR="009C4FE4">
          <w:rPr>
            <w:noProof/>
            <w:webHidden/>
          </w:rPr>
          <w:fldChar w:fldCharType="separate"/>
        </w:r>
        <w:r w:rsidR="009C4FE4">
          <w:rPr>
            <w:noProof/>
            <w:webHidden/>
          </w:rPr>
          <w:t>28</w:t>
        </w:r>
        <w:r w:rsidR="009C4FE4">
          <w:rPr>
            <w:noProof/>
            <w:webHidden/>
          </w:rPr>
          <w:fldChar w:fldCharType="end"/>
        </w:r>
      </w:hyperlink>
    </w:p>
    <w:p w14:paraId="6EBA9A89" w14:textId="7D7E983E"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1" w:history="1">
        <w:r w:rsidR="009C4FE4" w:rsidRPr="006E6747">
          <w:rPr>
            <w:rStyle w:val="Hyperlink"/>
            <w:rFonts w:cs="CMU Bright"/>
            <w:noProof/>
          </w:rPr>
          <w:t>Figure 12 Markov model for two states</w:t>
        </w:r>
        <w:r w:rsidR="009C4FE4">
          <w:rPr>
            <w:noProof/>
            <w:webHidden/>
          </w:rPr>
          <w:tab/>
        </w:r>
        <w:r w:rsidR="009C4FE4">
          <w:rPr>
            <w:noProof/>
            <w:webHidden/>
          </w:rPr>
          <w:fldChar w:fldCharType="begin"/>
        </w:r>
        <w:r w:rsidR="009C4FE4">
          <w:rPr>
            <w:noProof/>
            <w:webHidden/>
          </w:rPr>
          <w:instrText xml:space="preserve"> PAGEREF _Toc530914371 \h </w:instrText>
        </w:r>
        <w:r w:rsidR="009C4FE4">
          <w:rPr>
            <w:noProof/>
            <w:webHidden/>
          </w:rPr>
        </w:r>
        <w:r w:rsidR="009C4FE4">
          <w:rPr>
            <w:noProof/>
            <w:webHidden/>
          </w:rPr>
          <w:fldChar w:fldCharType="separate"/>
        </w:r>
        <w:r w:rsidR="009C4FE4">
          <w:rPr>
            <w:noProof/>
            <w:webHidden/>
          </w:rPr>
          <w:t>28</w:t>
        </w:r>
        <w:r w:rsidR="009C4FE4">
          <w:rPr>
            <w:noProof/>
            <w:webHidden/>
          </w:rPr>
          <w:fldChar w:fldCharType="end"/>
        </w:r>
      </w:hyperlink>
    </w:p>
    <w:p w14:paraId="07C77BD9" w14:textId="522E83F5"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2" w:history="1">
        <w:r w:rsidR="009C4FE4" w:rsidRPr="006E6747">
          <w:rPr>
            <w:rStyle w:val="Hyperlink"/>
            <w:rFonts w:cs="CMU Bright"/>
            <w:noProof/>
          </w:rPr>
          <w:t>Figure 13 Example 1 of missing data</w:t>
        </w:r>
        <w:r w:rsidR="009C4FE4">
          <w:rPr>
            <w:noProof/>
            <w:webHidden/>
          </w:rPr>
          <w:tab/>
        </w:r>
        <w:r w:rsidR="009C4FE4">
          <w:rPr>
            <w:noProof/>
            <w:webHidden/>
          </w:rPr>
          <w:fldChar w:fldCharType="begin"/>
        </w:r>
        <w:r w:rsidR="009C4FE4">
          <w:rPr>
            <w:noProof/>
            <w:webHidden/>
          </w:rPr>
          <w:instrText xml:space="preserve"> PAGEREF _Toc530914372 \h </w:instrText>
        </w:r>
        <w:r w:rsidR="009C4FE4">
          <w:rPr>
            <w:noProof/>
            <w:webHidden/>
          </w:rPr>
        </w:r>
        <w:r w:rsidR="009C4FE4">
          <w:rPr>
            <w:noProof/>
            <w:webHidden/>
          </w:rPr>
          <w:fldChar w:fldCharType="separate"/>
        </w:r>
        <w:r w:rsidR="009C4FE4">
          <w:rPr>
            <w:noProof/>
            <w:webHidden/>
          </w:rPr>
          <w:t>32</w:t>
        </w:r>
        <w:r w:rsidR="009C4FE4">
          <w:rPr>
            <w:noProof/>
            <w:webHidden/>
          </w:rPr>
          <w:fldChar w:fldCharType="end"/>
        </w:r>
      </w:hyperlink>
    </w:p>
    <w:p w14:paraId="0AE6F3E6" w14:textId="6BC91787"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3" w:history="1">
        <w:r w:rsidR="009C4FE4" w:rsidRPr="006E6747">
          <w:rPr>
            <w:rStyle w:val="Hyperlink"/>
            <w:rFonts w:cs="CMU Bright"/>
            <w:noProof/>
          </w:rPr>
          <w:t>Figure 14 Example 2 of missing data</w:t>
        </w:r>
        <w:r w:rsidR="009C4FE4">
          <w:rPr>
            <w:noProof/>
            <w:webHidden/>
          </w:rPr>
          <w:tab/>
        </w:r>
        <w:r w:rsidR="009C4FE4">
          <w:rPr>
            <w:noProof/>
            <w:webHidden/>
          </w:rPr>
          <w:fldChar w:fldCharType="begin"/>
        </w:r>
        <w:r w:rsidR="009C4FE4">
          <w:rPr>
            <w:noProof/>
            <w:webHidden/>
          </w:rPr>
          <w:instrText xml:space="preserve"> PAGEREF _Toc530914373 \h </w:instrText>
        </w:r>
        <w:r w:rsidR="009C4FE4">
          <w:rPr>
            <w:noProof/>
            <w:webHidden/>
          </w:rPr>
        </w:r>
        <w:r w:rsidR="009C4FE4">
          <w:rPr>
            <w:noProof/>
            <w:webHidden/>
          </w:rPr>
          <w:fldChar w:fldCharType="separate"/>
        </w:r>
        <w:r w:rsidR="009C4FE4">
          <w:rPr>
            <w:noProof/>
            <w:webHidden/>
          </w:rPr>
          <w:t>32</w:t>
        </w:r>
        <w:r w:rsidR="009C4FE4">
          <w:rPr>
            <w:noProof/>
            <w:webHidden/>
          </w:rPr>
          <w:fldChar w:fldCharType="end"/>
        </w:r>
      </w:hyperlink>
    </w:p>
    <w:p w14:paraId="59277DA5" w14:textId="3612B848"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4" w:history="1">
        <w:r w:rsidR="009C4FE4" w:rsidRPr="006E6747">
          <w:rPr>
            <w:rStyle w:val="Hyperlink"/>
            <w:rFonts w:cs="CMU Bright"/>
            <w:noProof/>
          </w:rPr>
          <w:t>Figure 15 Extracting stay-points from GPS Trajectories</w:t>
        </w:r>
        <w:r w:rsidR="009C4FE4">
          <w:rPr>
            <w:noProof/>
            <w:webHidden/>
          </w:rPr>
          <w:tab/>
        </w:r>
        <w:r w:rsidR="009C4FE4">
          <w:rPr>
            <w:noProof/>
            <w:webHidden/>
          </w:rPr>
          <w:fldChar w:fldCharType="begin"/>
        </w:r>
        <w:r w:rsidR="009C4FE4">
          <w:rPr>
            <w:noProof/>
            <w:webHidden/>
          </w:rPr>
          <w:instrText xml:space="preserve"> PAGEREF _Toc530914374 \h </w:instrText>
        </w:r>
        <w:r w:rsidR="009C4FE4">
          <w:rPr>
            <w:noProof/>
            <w:webHidden/>
          </w:rPr>
        </w:r>
        <w:r w:rsidR="009C4FE4">
          <w:rPr>
            <w:noProof/>
            <w:webHidden/>
          </w:rPr>
          <w:fldChar w:fldCharType="separate"/>
        </w:r>
        <w:r w:rsidR="009C4FE4">
          <w:rPr>
            <w:noProof/>
            <w:webHidden/>
          </w:rPr>
          <w:t>33</w:t>
        </w:r>
        <w:r w:rsidR="009C4FE4">
          <w:rPr>
            <w:noProof/>
            <w:webHidden/>
          </w:rPr>
          <w:fldChar w:fldCharType="end"/>
        </w:r>
      </w:hyperlink>
    </w:p>
    <w:p w14:paraId="5B0BFA88" w14:textId="3CE8A93C"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5" w:history="1">
        <w:r w:rsidR="009C4FE4" w:rsidRPr="006E6747">
          <w:rPr>
            <w:rStyle w:val="Hyperlink"/>
            <w:rFonts w:cs="CMU Bright"/>
            <w:noProof/>
          </w:rPr>
          <w:t>Figure 16 Snapping stay-points to states</w:t>
        </w:r>
        <w:r w:rsidR="009C4FE4">
          <w:rPr>
            <w:noProof/>
            <w:webHidden/>
          </w:rPr>
          <w:tab/>
        </w:r>
        <w:r w:rsidR="009C4FE4">
          <w:rPr>
            <w:noProof/>
            <w:webHidden/>
          </w:rPr>
          <w:fldChar w:fldCharType="begin"/>
        </w:r>
        <w:r w:rsidR="009C4FE4">
          <w:rPr>
            <w:noProof/>
            <w:webHidden/>
          </w:rPr>
          <w:instrText xml:space="preserve"> PAGEREF _Toc530914375 \h </w:instrText>
        </w:r>
        <w:r w:rsidR="009C4FE4">
          <w:rPr>
            <w:noProof/>
            <w:webHidden/>
          </w:rPr>
        </w:r>
        <w:r w:rsidR="009C4FE4">
          <w:rPr>
            <w:noProof/>
            <w:webHidden/>
          </w:rPr>
          <w:fldChar w:fldCharType="separate"/>
        </w:r>
        <w:r w:rsidR="009C4FE4">
          <w:rPr>
            <w:noProof/>
            <w:webHidden/>
          </w:rPr>
          <w:t>35</w:t>
        </w:r>
        <w:r w:rsidR="009C4FE4">
          <w:rPr>
            <w:noProof/>
            <w:webHidden/>
          </w:rPr>
          <w:fldChar w:fldCharType="end"/>
        </w:r>
      </w:hyperlink>
    </w:p>
    <w:p w14:paraId="75971A34" w14:textId="3BDED6EF"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6" w:history="1">
        <w:r w:rsidR="009C4FE4" w:rsidRPr="006E6747">
          <w:rPr>
            <w:rStyle w:val="Hyperlink"/>
            <w:rFonts w:cs="CMU Bright"/>
            <w:noProof/>
          </w:rPr>
          <w:t>Figure 17 Drifting problem while snapping stay-points to the states</w:t>
        </w:r>
        <w:r w:rsidR="009C4FE4">
          <w:rPr>
            <w:noProof/>
            <w:webHidden/>
          </w:rPr>
          <w:tab/>
        </w:r>
        <w:r w:rsidR="009C4FE4">
          <w:rPr>
            <w:noProof/>
            <w:webHidden/>
          </w:rPr>
          <w:fldChar w:fldCharType="begin"/>
        </w:r>
        <w:r w:rsidR="009C4FE4">
          <w:rPr>
            <w:noProof/>
            <w:webHidden/>
          </w:rPr>
          <w:instrText xml:space="preserve"> PAGEREF _Toc530914376 \h </w:instrText>
        </w:r>
        <w:r w:rsidR="009C4FE4">
          <w:rPr>
            <w:noProof/>
            <w:webHidden/>
          </w:rPr>
        </w:r>
        <w:r w:rsidR="009C4FE4">
          <w:rPr>
            <w:noProof/>
            <w:webHidden/>
          </w:rPr>
          <w:fldChar w:fldCharType="separate"/>
        </w:r>
        <w:r w:rsidR="009C4FE4">
          <w:rPr>
            <w:noProof/>
            <w:webHidden/>
          </w:rPr>
          <w:t>36</w:t>
        </w:r>
        <w:r w:rsidR="009C4FE4">
          <w:rPr>
            <w:noProof/>
            <w:webHidden/>
          </w:rPr>
          <w:fldChar w:fldCharType="end"/>
        </w:r>
      </w:hyperlink>
    </w:p>
    <w:p w14:paraId="40D5452F" w14:textId="7D5568BE"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7" w:history="1">
        <w:r w:rsidR="009C4FE4" w:rsidRPr="006E6747">
          <w:rPr>
            <w:rStyle w:val="Hyperlink"/>
            <w:rFonts w:cs="CMU Bright"/>
            <w:noProof/>
          </w:rPr>
          <w:t>Figure 18 Normalizing state weights</w:t>
        </w:r>
        <w:r w:rsidR="009C4FE4">
          <w:rPr>
            <w:noProof/>
            <w:webHidden/>
          </w:rPr>
          <w:tab/>
        </w:r>
        <w:r w:rsidR="009C4FE4">
          <w:rPr>
            <w:noProof/>
            <w:webHidden/>
          </w:rPr>
          <w:fldChar w:fldCharType="begin"/>
        </w:r>
        <w:r w:rsidR="009C4FE4">
          <w:rPr>
            <w:noProof/>
            <w:webHidden/>
          </w:rPr>
          <w:instrText xml:space="preserve"> PAGEREF _Toc530914377 \h </w:instrText>
        </w:r>
        <w:r w:rsidR="009C4FE4">
          <w:rPr>
            <w:noProof/>
            <w:webHidden/>
          </w:rPr>
        </w:r>
        <w:r w:rsidR="009C4FE4">
          <w:rPr>
            <w:noProof/>
            <w:webHidden/>
          </w:rPr>
          <w:fldChar w:fldCharType="separate"/>
        </w:r>
        <w:r w:rsidR="009C4FE4">
          <w:rPr>
            <w:noProof/>
            <w:webHidden/>
          </w:rPr>
          <w:t>38</w:t>
        </w:r>
        <w:r w:rsidR="009C4FE4">
          <w:rPr>
            <w:noProof/>
            <w:webHidden/>
          </w:rPr>
          <w:fldChar w:fldCharType="end"/>
        </w:r>
      </w:hyperlink>
    </w:p>
    <w:p w14:paraId="50CC057F" w14:textId="1B77D916"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8" w:history="1">
        <w:r w:rsidR="009C4FE4" w:rsidRPr="006E6747">
          <w:rPr>
            <w:rStyle w:val="Hyperlink"/>
            <w:rFonts w:cs="CMU Bright"/>
            <w:noProof/>
          </w:rPr>
          <w:t>Figure 19 Forming time-slotted data from states</w:t>
        </w:r>
        <w:r w:rsidR="009C4FE4">
          <w:rPr>
            <w:noProof/>
            <w:webHidden/>
          </w:rPr>
          <w:tab/>
        </w:r>
        <w:r w:rsidR="009C4FE4">
          <w:rPr>
            <w:noProof/>
            <w:webHidden/>
          </w:rPr>
          <w:fldChar w:fldCharType="begin"/>
        </w:r>
        <w:r w:rsidR="009C4FE4">
          <w:rPr>
            <w:noProof/>
            <w:webHidden/>
          </w:rPr>
          <w:instrText xml:space="preserve"> PAGEREF _Toc530914378 \h </w:instrText>
        </w:r>
        <w:r w:rsidR="009C4FE4">
          <w:rPr>
            <w:noProof/>
            <w:webHidden/>
          </w:rPr>
        </w:r>
        <w:r w:rsidR="009C4FE4">
          <w:rPr>
            <w:noProof/>
            <w:webHidden/>
          </w:rPr>
          <w:fldChar w:fldCharType="separate"/>
        </w:r>
        <w:r w:rsidR="009C4FE4">
          <w:rPr>
            <w:noProof/>
            <w:webHidden/>
          </w:rPr>
          <w:t>40</w:t>
        </w:r>
        <w:r w:rsidR="009C4FE4">
          <w:rPr>
            <w:noProof/>
            <w:webHidden/>
          </w:rPr>
          <w:fldChar w:fldCharType="end"/>
        </w:r>
      </w:hyperlink>
    </w:p>
    <w:p w14:paraId="3DFBC8C8" w14:textId="52072518"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79" w:history="1">
        <w:r w:rsidR="009C4FE4" w:rsidRPr="006E6747">
          <w:rPr>
            <w:rStyle w:val="Hyperlink"/>
            <w:rFonts w:cs="CMU Bright"/>
            <w:noProof/>
          </w:rPr>
          <w:t>Figure 20 Transition matrix for state 1 and state 2 for time-slot 5 (left without and right with addition of the dummy values)</w:t>
        </w:r>
        <w:r w:rsidR="009C4FE4">
          <w:rPr>
            <w:noProof/>
            <w:webHidden/>
          </w:rPr>
          <w:tab/>
        </w:r>
        <w:r w:rsidR="009C4FE4">
          <w:rPr>
            <w:noProof/>
            <w:webHidden/>
          </w:rPr>
          <w:fldChar w:fldCharType="begin"/>
        </w:r>
        <w:r w:rsidR="009C4FE4">
          <w:rPr>
            <w:noProof/>
            <w:webHidden/>
          </w:rPr>
          <w:instrText xml:space="preserve"> PAGEREF _Toc530914379 \h </w:instrText>
        </w:r>
        <w:r w:rsidR="009C4FE4">
          <w:rPr>
            <w:noProof/>
            <w:webHidden/>
          </w:rPr>
        </w:r>
        <w:r w:rsidR="009C4FE4">
          <w:rPr>
            <w:noProof/>
            <w:webHidden/>
          </w:rPr>
          <w:fldChar w:fldCharType="separate"/>
        </w:r>
        <w:r w:rsidR="009C4FE4">
          <w:rPr>
            <w:noProof/>
            <w:webHidden/>
          </w:rPr>
          <w:t>40</w:t>
        </w:r>
        <w:r w:rsidR="009C4FE4">
          <w:rPr>
            <w:noProof/>
            <w:webHidden/>
          </w:rPr>
          <w:fldChar w:fldCharType="end"/>
        </w:r>
      </w:hyperlink>
    </w:p>
    <w:p w14:paraId="7F526CDB" w14:textId="21639421"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0" w:history="1">
        <w:r w:rsidR="009C4FE4" w:rsidRPr="006E6747">
          <w:rPr>
            <w:rStyle w:val="Hyperlink"/>
            <w:rFonts w:cs="CMU Bright"/>
            <w:noProof/>
          </w:rPr>
          <w:t>Figure 21 Steps followed to smooth the transition matrix</w:t>
        </w:r>
        <w:r w:rsidR="009C4FE4">
          <w:rPr>
            <w:noProof/>
            <w:webHidden/>
          </w:rPr>
          <w:tab/>
        </w:r>
        <w:r w:rsidR="009C4FE4">
          <w:rPr>
            <w:noProof/>
            <w:webHidden/>
          </w:rPr>
          <w:fldChar w:fldCharType="begin"/>
        </w:r>
        <w:r w:rsidR="009C4FE4">
          <w:rPr>
            <w:noProof/>
            <w:webHidden/>
          </w:rPr>
          <w:instrText xml:space="preserve"> PAGEREF _Toc530914380 \h </w:instrText>
        </w:r>
        <w:r w:rsidR="009C4FE4">
          <w:rPr>
            <w:noProof/>
            <w:webHidden/>
          </w:rPr>
        </w:r>
        <w:r w:rsidR="009C4FE4">
          <w:rPr>
            <w:noProof/>
            <w:webHidden/>
          </w:rPr>
          <w:fldChar w:fldCharType="separate"/>
        </w:r>
        <w:r w:rsidR="009C4FE4">
          <w:rPr>
            <w:noProof/>
            <w:webHidden/>
          </w:rPr>
          <w:t>41</w:t>
        </w:r>
        <w:r w:rsidR="009C4FE4">
          <w:rPr>
            <w:noProof/>
            <w:webHidden/>
          </w:rPr>
          <w:fldChar w:fldCharType="end"/>
        </w:r>
      </w:hyperlink>
    </w:p>
    <w:p w14:paraId="18270359" w14:textId="549892E3"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1" w:history="1">
        <w:r w:rsidR="009C4FE4" w:rsidRPr="006E6747">
          <w:rPr>
            <w:rStyle w:val="Hyperlink"/>
            <w:rFonts w:cs="CMU Bright"/>
            <w:noProof/>
          </w:rPr>
          <w:t>Figure 22 Path Prediction Model using Markov Model</w:t>
        </w:r>
        <w:r w:rsidR="009C4FE4">
          <w:rPr>
            <w:noProof/>
            <w:webHidden/>
          </w:rPr>
          <w:tab/>
        </w:r>
        <w:r w:rsidR="009C4FE4">
          <w:rPr>
            <w:noProof/>
            <w:webHidden/>
          </w:rPr>
          <w:fldChar w:fldCharType="begin"/>
        </w:r>
        <w:r w:rsidR="009C4FE4">
          <w:rPr>
            <w:noProof/>
            <w:webHidden/>
          </w:rPr>
          <w:instrText xml:space="preserve"> PAGEREF _Toc530914381 \h </w:instrText>
        </w:r>
        <w:r w:rsidR="009C4FE4">
          <w:rPr>
            <w:noProof/>
            <w:webHidden/>
          </w:rPr>
        </w:r>
        <w:r w:rsidR="009C4FE4">
          <w:rPr>
            <w:noProof/>
            <w:webHidden/>
          </w:rPr>
          <w:fldChar w:fldCharType="separate"/>
        </w:r>
        <w:r w:rsidR="009C4FE4">
          <w:rPr>
            <w:noProof/>
            <w:webHidden/>
          </w:rPr>
          <w:t>42</w:t>
        </w:r>
        <w:r w:rsidR="009C4FE4">
          <w:rPr>
            <w:noProof/>
            <w:webHidden/>
          </w:rPr>
          <w:fldChar w:fldCharType="end"/>
        </w:r>
      </w:hyperlink>
    </w:p>
    <w:p w14:paraId="2BB8357D" w14:textId="400C9E99"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2" w:history="1">
        <w:r w:rsidR="009C4FE4" w:rsidRPr="006E6747">
          <w:rPr>
            <w:rStyle w:val="Hyperlink"/>
            <w:rFonts w:cs="CMU Bright"/>
            <w:noProof/>
          </w:rPr>
          <w:t>Figure 23 Steps to apply memory-loss factor to the markov chain</w:t>
        </w:r>
        <w:r w:rsidR="009C4FE4">
          <w:rPr>
            <w:noProof/>
            <w:webHidden/>
          </w:rPr>
          <w:tab/>
        </w:r>
        <w:r w:rsidR="009C4FE4">
          <w:rPr>
            <w:noProof/>
            <w:webHidden/>
          </w:rPr>
          <w:fldChar w:fldCharType="begin"/>
        </w:r>
        <w:r w:rsidR="009C4FE4">
          <w:rPr>
            <w:noProof/>
            <w:webHidden/>
          </w:rPr>
          <w:instrText xml:space="preserve"> PAGEREF _Toc530914382 \h </w:instrText>
        </w:r>
        <w:r w:rsidR="009C4FE4">
          <w:rPr>
            <w:noProof/>
            <w:webHidden/>
          </w:rPr>
        </w:r>
        <w:r w:rsidR="009C4FE4">
          <w:rPr>
            <w:noProof/>
            <w:webHidden/>
          </w:rPr>
          <w:fldChar w:fldCharType="separate"/>
        </w:r>
        <w:r w:rsidR="009C4FE4">
          <w:rPr>
            <w:noProof/>
            <w:webHidden/>
          </w:rPr>
          <w:t>43</w:t>
        </w:r>
        <w:r w:rsidR="009C4FE4">
          <w:rPr>
            <w:noProof/>
            <w:webHidden/>
          </w:rPr>
          <w:fldChar w:fldCharType="end"/>
        </w:r>
      </w:hyperlink>
    </w:p>
    <w:p w14:paraId="54E8D32D" w14:textId="574A5DBB"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3" w:history="1">
        <w:r w:rsidR="009C4FE4" w:rsidRPr="006E6747">
          <w:rPr>
            <w:rStyle w:val="Hyperlink"/>
            <w:rFonts w:cs="CMU Bright"/>
            <w:noProof/>
          </w:rPr>
          <w:t>Figure 24 Example of application of memory-loss factor</w:t>
        </w:r>
        <w:r w:rsidR="009C4FE4">
          <w:rPr>
            <w:noProof/>
            <w:webHidden/>
          </w:rPr>
          <w:tab/>
        </w:r>
        <w:r w:rsidR="009C4FE4">
          <w:rPr>
            <w:noProof/>
            <w:webHidden/>
          </w:rPr>
          <w:fldChar w:fldCharType="begin"/>
        </w:r>
        <w:r w:rsidR="009C4FE4">
          <w:rPr>
            <w:noProof/>
            <w:webHidden/>
          </w:rPr>
          <w:instrText xml:space="preserve"> PAGEREF _Toc530914383 \h </w:instrText>
        </w:r>
        <w:r w:rsidR="009C4FE4">
          <w:rPr>
            <w:noProof/>
            <w:webHidden/>
          </w:rPr>
        </w:r>
        <w:r w:rsidR="009C4FE4">
          <w:rPr>
            <w:noProof/>
            <w:webHidden/>
          </w:rPr>
          <w:fldChar w:fldCharType="separate"/>
        </w:r>
        <w:r w:rsidR="009C4FE4">
          <w:rPr>
            <w:noProof/>
            <w:webHidden/>
          </w:rPr>
          <w:t>44</w:t>
        </w:r>
        <w:r w:rsidR="009C4FE4">
          <w:rPr>
            <w:noProof/>
            <w:webHidden/>
          </w:rPr>
          <w:fldChar w:fldCharType="end"/>
        </w:r>
      </w:hyperlink>
    </w:p>
    <w:p w14:paraId="02FA4C3A" w14:textId="0345B5E4"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4" w:history="1">
        <w:r w:rsidR="009C4FE4" w:rsidRPr="006E6747">
          <w:rPr>
            <w:rStyle w:val="Hyperlink"/>
            <w:rFonts w:cs="CMU Bright"/>
            <w:noProof/>
          </w:rPr>
          <w:t>Figure 25 Android application screen 1</w:t>
        </w:r>
        <w:r w:rsidR="009C4FE4">
          <w:rPr>
            <w:noProof/>
            <w:webHidden/>
          </w:rPr>
          <w:tab/>
        </w:r>
        <w:r w:rsidR="009C4FE4">
          <w:rPr>
            <w:noProof/>
            <w:webHidden/>
          </w:rPr>
          <w:fldChar w:fldCharType="begin"/>
        </w:r>
        <w:r w:rsidR="009C4FE4">
          <w:rPr>
            <w:noProof/>
            <w:webHidden/>
          </w:rPr>
          <w:instrText xml:space="preserve"> PAGEREF _Toc530914384 \h </w:instrText>
        </w:r>
        <w:r w:rsidR="009C4FE4">
          <w:rPr>
            <w:noProof/>
            <w:webHidden/>
          </w:rPr>
        </w:r>
        <w:r w:rsidR="009C4FE4">
          <w:rPr>
            <w:noProof/>
            <w:webHidden/>
          </w:rPr>
          <w:fldChar w:fldCharType="separate"/>
        </w:r>
        <w:r w:rsidR="009C4FE4">
          <w:rPr>
            <w:noProof/>
            <w:webHidden/>
          </w:rPr>
          <w:t>46</w:t>
        </w:r>
        <w:r w:rsidR="009C4FE4">
          <w:rPr>
            <w:noProof/>
            <w:webHidden/>
          </w:rPr>
          <w:fldChar w:fldCharType="end"/>
        </w:r>
      </w:hyperlink>
    </w:p>
    <w:p w14:paraId="574B0F9B" w14:textId="7B2EF2B9"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5" w:history="1">
        <w:r w:rsidR="009C4FE4" w:rsidRPr="006E6747">
          <w:rPr>
            <w:rStyle w:val="Hyperlink"/>
            <w:rFonts w:cs="CMU Bright"/>
            <w:noProof/>
          </w:rPr>
          <w:t>Figure 26 Android application screen 2(left) and 3(right)</w:t>
        </w:r>
        <w:r w:rsidR="009C4FE4">
          <w:rPr>
            <w:noProof/>
            <w:webHidden/>
          </w:rPr>
          <w:tab/>
        </w:r>
        <w:r w:rsidR="009C4FE4">
          <w:rPr>
            <w:noProof/>
            <w:webHidden/>
          </w:rPr>
          <w:fldChar w:fldCharType="begin"/>
        </w:r>
        <w:r w:rsidR="009C4FE4">
          <w:rPr>
            <w:noProof/>
            <w:webHidden/>
          </w:rPr>
          <w:instrText xml:space="preserve"> PAGEREF _Toc530914385 \h </w:instrText>
        </w:r>
        <w:r w:rsidR="009C4FE4">
          <w:rPr>
            <w:noProof/>
            <w:webHidden/>
          </w:rPr>
        </w:r>
        <w:r w:rsidR="009C4FE4">
          <w:rPr>
            <w:noProof/>
            <w:webHidden/>
          </w:rPr>
          <w:fldChar w:fldCharType="separate"/>
        </w:r>
        <w:r w:rsidR="009C4FE4">
          <w:rPr>
            <w:noProof/>
            <w:webHidden/>
          </w:rPr>
          <w:t>47</w:t>
        </w:r>
        <w:r w:rsidR="009C4FE4">
          <w:rPr>
            <w:noProof/>
            <w:webHidden/>
          </w:rPr>
          <w:fldChar w:fldCharType="end"/>
        </w:r>
      </w:hyperlink>
    </w:p>
    <w:p w14:paraId="75A29289" w14:textId="743260E8"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6" w:history="1">
        <w:r w:rsidR="009C4FE4" w:rsidRPr="006E6747">
          <w:rPr>
            <w:rStyle w:val="Hyperlink"/>
            <w:rFonts w:cs="CMU Bright"/>
            <w:noProof/>
          </w:rPr>
          <w:t>Figure 27 User transportation mode</w:t>
        </w:r>
        <w:r w:rsidR="009C4FE4">
          <w:rPr>
            <w:noProof/>
            <w:webHidden/>
          </w:rPr>
          <w:tab/>
        </w:r>
        <w:r w:rsidR="009C4FE4">
          <w:rPr>
            <w:noProof/>
            <w:webHidden/>
          </w:rPr>
          <w:fldChar w:fldCharType="begin"/>
        </w:r>
        <w:r w:rsidR="009C4FE4">
          <w:rPr>
            <w:noProof/>
            <w:webHidden/>
          </w:rPr>
          <w:instrText xml:space="preserve"> PAGEREF _Toc530914386 \h </w:instrText>
        </w:r>
        <w:r w:rsidR="009C4FE4">
          <w:rPr>
            <w:noProof/>
            <w:webHidden/>
          </w:rPr>
        </w:r>
        <w:r w:rsidR="009C4FE4">
          <w:rPr>
            <w:noProof/>
            <w:webHidden/>
          </w:rPr>
          <w:fldChar w:fldCharType="separate"/>
        </w:r>
        <w:r w:rsidR="009C4FE4">
          <w:rPr>
            <w:noProof/>
            <w:webHidden/>
          </w:rPr>
          <w:t>48</w:t>
        </w:r>
        <w:r w:rsidR="009C4FE4">
          <w:rPr>
            <w:noProof/>
            <w:webHidden/>
          </w:rPr>
          <w:fldChar w:fldCharType="end"/>
        </w:r>
      </w:hyperlink>
    </w:p>
    <w:p w14:paraId="78DC91D2" w14:textId="36CF0D71"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7" w:history="1">
        <w:r w:rsidR="009C4FE4" w:rsidRPr="006E6747">
          <w:rPr>
            <w:rStyle w:val="Hyperlink"/>
            <w:rFonts w:cs="CMU Bright"/>
            <w:noProof/>
          </w:rPr>
          <w:t>Figure 28 Geolife dataset trajectory average speed</w:t>
        </w:r>
        <w:r w:rsidR="009C4FE4">
          <w:rPr>
            <w:noProof/>
            <w:webHidden/>
          </w:rPr>
          <w:tab/>
        </w:r>
        <w:r w:rsidR="009C4FE4">
          <w:rPr>
            <w:noProof/>
            <w:webHidden/>
          </w:rPr>
          <w:fldChar w:fldCharType="begin"/>
        </w:r>
        <w:r w:rsidR="009C4FE4">
          <w:rPr>
            <w:noProof/>
            <w:webHidden/>
          </w:rPr>
          <w:instrText xml:space="preserve"> PAGEREF _Toc530914387 \h </w:instrText>
        </w:r>
        <w:r w:rsidR="009C4FE4">
          <w:rPr>
            <w:noProof/>
            <w:webHidden/>
          </w:rPr>
        </w:r>
        <w:r w:rsidR="009C4FE4">
          <w:rPr>
            <w:noProof/>
            <w:webHidden/>
          </w:rPr>
          <w:fldChar w:fldCharType="separate"/>
        </w:r>
        <w:r w:rsidR="009C4FE4">
          <w:rPr>
            <w:noProof/>
            <w:webHidden/>
          </w:rPr>
          <w:t>49</w:t>
        </w:r>
        <w:r w:rsidR="009C4FE4">
          <w:rPr>
            <w:noProof/>
            <w:webHidden/>
          </w:rPr>
          <w:fldChar w:fldCharType="end"/>
        </w:r>
      </w:hyperlink>
    </w:p>
    <w:p w14:paraId="40D30F76" w14:textId="3862D4E3"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8" w:history="1">
        <w:r w:rsidR="009C4FE4" w:rsidRPr="006E6747">
          <w:rPr>
            <w:rStyle w:val="Hyperlink"/>
            <w:rFonts w:cs="CMU Bright"/>
            <w:noProof/>
          </w:rPr>
          <w:t>Figure 29 User 1 start and end points from each trajectory</w:t>
        </w:r>
        <w:r w:rsidR="009C4FE4">
          <w:rPr>
            <w:noProof/>
            <w:webHidden/>
          </w:rPr>
          <w:tab/>
        </w:r>
        <w:r w:rsidR="009C4FE4">
          <w:rPr>
            <w:noProof/>
            <w:webHidden/>
          </w:rPr>
          <w:fldChar w:fldCharType="begin"/>
        </w:r>
        <w:r w:rsidR="009C4FE4">
          <w:rPr>
            <w:noProof/>
            <w:webHidden/>
          </w:rPr>
          <w:instrText xml:space="preserve"> PAGEREF _Toc530914388 \h </w:instrText>
        </w:r>
        <w:r w:rsidR="009C4FE4">
          <w:rPr>
            <w:noProof/>
            <w:webHidden/>
          </w:rPr>
        </w:r>
        <w:r w:rsidR="009C4FE4">
          <w:rPr>
            <w:noProof/>
            <w:webHidden/>
          </w:rPr>
          <w:fldChar w:fldCharType="separate"/>
        </w:r>
        <w:r w:rsidR="009C4FE4">
          <w:rPr>
            <w:noProof/>
            <w:webHidden/>
          </w:rPr>
          <w:t>49</w:t>
        </w:r>
        <w:r w:rsidR="009C4FE4">
          <w:rPr>
            <w:noProof/>
            <w:webHidden/>
          </w:rPr>
          <w:fldChar w:fldCharType="end"/>
        </w:r>
      </w:hyperlink>
    </w:p>
    <w:p w14:paraId="7C050A8A" w14:textId="299F4487"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89" w:history="1">
        <w:r w:rsidR="009C4FE4" w:rsidRPr="006E6747">
          <w:rPr>
            <w:rStyle w:val="Hyperlink"/>
            <w:rFonts w:cs="CMU Bright"/>
            <w:noProof/>
          </w:rPr>
          <w:t>Figure 30 Stay-points count for different time and distance thresholds</w:t>
        </w:r>
        <w:r w:rsidR="009C4FE4">
          <w:rPr>
            <w:noProof/>
            <w:webHidden/>
          </w:rPr>
          <w:tab/>
        </w:r>
        <w:r w:rsidR="009C4FE4">
          <w:rPr>
            <w:noProof/>
            <w:webHidden/>
          </w:rPr>
          <w:fldChar w:fldCharType="begin"/>
        </w:r>
        <w:r w:rsidR="009C4FE4">
          <w:rPr>
            <w:noProof/>
            <w:webHidden/>
          </w:rPr>
          <w:instrText xml:space="preserve"> PAGEREF _Toc530914389 \h </w:instrText>
        </w:r>
        <w:r w:rsidR="009C4FE4">
          <w:rPr>
            <w:noProof/>
            <w:webHidden/>
          </w:rPr>
        </w:r>
        <w:r w:rsidR="009C4FE4">
          <w:rPr>
            <w:noProof/>
            <w:webHidden/>
          </w:rPr>
          <w:fldChar w:fldCharType="separate"/>
        </w:r>
        <w:r w:rsidR="009C4FE4">
          <w:rPr>
            <w:noProof/>
            <w:webHidden/>
          </w:rPr>
          <w:t>51</w:t>
        </w:r>
        <w:r w:rsidR="009C4FE4">
          <w:rPr>
            <w:noProof/>
            <w:webHidden/>
          </w:rPr>
          <w:fldChar w:fldCharType="end"/>
        </w:r>
      </w:hyperlink>
    </w:p>
    <w:p w14:paraId="687246D1" w14:textId="6B558483"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0" w:history="1">
        <w:r w:rsidR="009C4FE4" w:rsidRPr="006E6747">
          <w:rPr>
            <w:rStyle w:val="Hyperlink"/>
            <w:rFonts w:cs="CMU Bright"/>
            <w:noProof/>
          </w:rPr>
          <w:t>Figure 31 User 1 raw trajectory data vs stay-points extracted</w:t>
        </w:r>
        <w:r w:rsidR="009C4FE4">
          <w:rPr>
            <w:noProof/>
            <w:webHidden/>
          </w:rPr>
          <w:tab/>
        </w:r>
        <w:r w:rsidR="009C4FE4">
          <w:rPr>
            <w:noProof/>
            <w:webHidden/>
          </w:rPr>
          <w:fldChar w:fldCharType="begin"/>
        </w:r>
        <w:r w:rsidR="009C4FE4">
          <w:rPr>
            <w:noProof/>
            <w:webHidden/>
          </w:rPr>
          <w:instrText xml:space="preserve"> PAGEREF _Toc530914390 \h </w:instrText>
        </w:r>
        <w:r w:rsidR="009C4FE4">
          <w:rPr>
            <w:noProof/>
            <w:webHidden/>
          </w:rPr>
        </w:r>
        <w:r w:rsidR="009C4FE4">
          <w:rPr>
            <w:noProof/>
            <w:webHidden/>
          </w:rPr>
          <w:fldChar w:fldCharType="separate"/>
        </w:r>
        <w:r w:rsidR="009C4FE4">
          <w:rPr>
            <w:noProof/>
            <w:webHidden/>
          </w:rPr>
          <w:t>52</w:t>
        </w:r>
        <w:r w:rsidR="009C4FE4">
          <w:rPr>
            <w:noProof/>
            <w:webHidden/>
          </w:rPr>
          <w:fldChar w:fldCharType="end"/>
        </w:r>
      </w:hyperlink>
    </w:p>
    <w:p w14:paraId="0313B558" w14:textId="0B876CF2"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1" w:history="1">
        <w:r w:rsidR="009C4FE4" w:rsidRPr="006E6747">
          <w:rPr>
            <w:rStyle w:val="Hyperlink"/>
            <w:rFonts w:cs="CMU Bright"/>
            <w:noProof/>
          </w:rPr>
          <w:t>Figure 32 User 1 eight days’ time-slotted; 1. Top: Raw Trajectory Data, 2. Middle: Stay-points within Trajectories only, 3. Bottom: Stay-points with our algorithm</w:t>
        </w:r>
        <w:r w:rsidR="009C4FE4">
          <w:rPr>
            <w:noProof/>
            <w:webHidden/>
          </w:rPr>
          <w:tab/>
        </w:r>
        <w:r w:rsidR="009C4FE4">
          <w:rPr>
            <w:noProof/>
            <w:webHidden/>
          </w:rPr>
          <w:fldChar w:fldCharType="begin"/>
        </w:r>
        <w:r w:rsidR="009C4FE4">
          <w:rPr>
            <w:noProof/>
            <w:webHidden/>
          </w:rPr>
          <w:instrText xml:space="preserve"> PAGEREF _Toc530914391 \h </w:instrText>
        </w:r>
        <w:r w:rsidR="009C4FE4">
          <w:rPr>
            <w:noProof/>
            <w:webHidden/>
          </w:rPr>
        </w:r>
        <w:r w:rsidR="009C4FE4">
          <w:rPr>
            <w:noProof/>
            <w:webHidden/>
          </w:rPr>
          <w:fldChar w:fldCharType="separate"/>
        </w:r>
        <w:r w:rsidR="009C4FE4">
          <w:rPr>
            <w:noProof/>
            <w:webHidden/>
          </w:rPr>
          <w:t>53</w:t>
        </w:r>
        <w:r w:rsidR="009C4FE4">
          <w:rPr>
            <w:noProof/>
            <w:webHidden/>
          </w:rPr>
          <w:fldChar w:fldCharType="end"/>
        </w:r>
      </w:hyperlink>
    </w:p>
    <w:p w14:paraId="26209649" w14:textId="7AC331D1"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2" w:history="1">
        <w:r w:rsidR="009C4FE4" w:rsidRPr="006E6747">
          <w:rPr>
            <w:rStyle w:val="Hyperlink"/>
            <w:rFonts w:cs="CMU Bright"/>
            <w:noProof/>
          </w:rPr>
          <w:t>Figure 33 User 1 time-slotted data for the November 2008</w:t>
        </w:r>
        <w:r w:rsidR="009C4FE4">
          <w:rPr>
            <w:noProof/>
            <w:webHidden/>
          </w:rPr>
          <w:tab/>
        </w:r>
        <w:r w:rsidR="009C4FE4">
          <w:rPr>
            <w:noProof/>
            <w:webHidden/>
          </w:rPr>
          <w:fldChar w:fldCharType="begin"/>
        </w:r>
        <w:r w:rsidR="009C4FE4">
          <w:rPr>
            <w:noProof/>
            <w:webHidden/>
          </w:rPr>
          <w:instrText xml:space="preserve"> PAGEREF _Toc530914392 \h </w:instrText>
        </w:r>
        <w:r w:rsidR="009C4FE4">
          <w:rPr>
            <w:noProof/>
            <w:webHidden/>
          </w:rPr>
        </w:r>
        <w:r w:rsidR="009C4FE4">
          <w:rPr>
            <w:noProof/>
            <w:webHidden/>
          </w:rPr>
          <w:fldChar w:fldCharType="separate"/>
        </w:r>
        <w:r w:rsidR="009C4FE4">
          <w:rPr>
            <w:noProof/>
            <w:webHidden/>
          </w:rPr>
          <w:t>54</w:t>
        </w:r>
        <w:r w:rsidR="009C4FE4">
          <w:rPr>
            <w:noProof/>
            <w:webHidden/>
          </w:rPr>
          <w:fldChar w:fldCharType="end"/>
        </w:r>
      </w:hyperlink>
    </w:p>
    <w:p w14:paraId="4B323388" w14:textId="302E86E1"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3" w:history="1">
        <w:r w:rsidR="009C4FE4" w:rsidRPr="006E6747">
          <w:rPr>
            <w:rStyle w:val="Hyperlink"/>
            <w:rFonts w:cs="CMU Bright"/>
            <w:noProof/>
          </w:rPr>
          <w:t>Figure 34 Path prediction for user 1</w:t>
        </w:r>
        <w:r w:rsidR="009C4FE4">
          <w:rPr>
            <w:noProof/>
            <w:webHidden/>
          </w:rPr>
          <w:tab/>
        </w:r>
        <w:r w:rsidR="009C4FE4">
          <w:rPr>
            <w:noProof/>
            <w:webHidden/>
          </w:rPr>
          <w:fldChar w:fldCharType="begin"/>
        </w:r>
        <w:r w:rsidR="009C4FE4">
          <w:rPr>
            <w:noProof/>
            <w:webHidden/>
          </w:rPr>
          <w:instrText xml:space="preserve"> PAGEREF _Toc530914393 \h </w:instrText>
        </w:r>
        <w:r w:rsidR="009C4FE4">
          <w:rPr>
            <w:noProof/>
            <w:webHidden/>
          </w:rPr>
        </w:r>
        <w:r w:rsidR="009C4FE4">
          <w:rPr>
            <w:noProof/>
            <w:webHidden/>
          </w:rPr>
          <w:fldChar w:fldCharType="separate"/>
        </w:r>
        <w:r w:rsidR="009C4FE4">
          <w:rPr>
            <w:noProof/>
            <w:webHidden/>
          </w:rPr>
          <w:t>55</w:t>
        </w:r>
        <w:r w:rsidR="009C4FE4">
          <w:rPr>
            <w:noProof/>
            <w:webHidden/>
          </w:rPr>
          <w:fldChar w:fldCharType="end"/>
        </w:r>
      </w:hyperlink>
    </w:p>
    <w:p w14:paraId="5FEFBE0C" w14:textId="724BA61B"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4" w:history="1">
        <w:r w:rsidR="009C4FE4" w:rsidRPr="006E6747">
          <w:rPr>
            <w:rStyle w:val="Hyperlink"/>
            <w:rFonts w:cs="CMU Bright"/>
            <w:noProof/>
          </w:rPr>
          <w:t>Figure 35 User 1 November 2011 hourly distributed data</w:t>
        </w:r>
        <w:r w:rsidR="009C4FE4">
          <w:rPr>
            <w:noProof/>
            <w:webHidden/>
          </w:rPr>
          <w:tab/>
        </w:r>
        <w:r w:rsidR="009C4FE4">
          <w:rPr>
            <w:noProof/>
            <w:webHidden/>
          </w:rPr>
          <w:fldChar w:fldCharType="begin"/>
        </w:r>
        <w:r w:rsidR="009C4FE4">
          <w:rPr>
            <w:noProof/>
            <w:webHidden/>
          </w:rPr>
          <w:instrText xml:space="preserve"> PAGEREF _Toc530914394 \h </w:instrText>
        </w:r>
        <w:r w:rsidR="009C4FE4">
          <w:rPr>
            <w:noProof/>
            <w:webHidden/>
          </w:rPr>
        </w:r>
        <w:r w:rsidR="009C4FE4">
          <w:rPr>
            <w:noProof/>
            <w:webHidden/>
          </w:rPr>
          <w:fldChar w:fldCharType="separate"/>
        </w:r>
        <w:r w:rsidR="009C4FE4">
          <w:rPr>
            <w:noProof/>
            <w:webHidden/>
          </w:rPr>
          <w:t>56</w:t>
        </w:r>
        <w:r w:rsidR="009C4FE4">
          <w:rPr>
            <w:noProof/>
            <w:webHidden/>
          </w:rPr>
          <w:fldChar w:fldCharType="end"/>
        </w:r>
      </w:hyperlink>
    </w:p>
    <w:p w14:paraId="0B5AC3CE" w14:textId="793D2778"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5" w:history="1">
        <w:r w:rsidR="009C4FE4" w:rsidRPr="006E6747">
          <w:rPr>
            <w:rStyle w:val="Hyperlink"/>
            <w:rFonts w:cs="CMU Bright"/>
            <w:noProof/>
          </w:rPr>
          <w:t>Figure 36 Path prediction user 1 with minimum confidence of 50%</w:t>
        </w:r>
        <w:r w:rsidR="009C4FE4">
          <w:rPr>
            <w:noProof/>
            <w:webHidden/>
          </w:rPr>
          <w:tab/>
        </w:r>
        <w:r w:rsidR="009C4FE4">
          <w:rPr>
            <w:noProof/>
            <w:webHidden/>
          </w:rPr>
          <w:fldChar w:fldCharType="begin"/>
        </w:r>
        <w:r w:rsidR="009C4FE4">
          <w:rPr>
            <w:noProof/>
            <w:webHidden/>
          </w:rPr>
          <w:instrText xml:space="preserve"> PAGEREF _Toc530914395 \h </w:instrText>
        </w:r>
        <w:r w:rsidR="009C4FE4">
          <w:rPr>
            <w:noProof/>
            <w:webHidden/>
          </w:rPr>
        </w:r>
        <w:r w:rsidR="009C4FE4">
          <w:rPr>
            <w:noProof/>
            <w:webHidden/>
          </w:rPr>
          <w:fldChar w:fldCharType="separate"/>
        </w:r>
        <w:r w:rsidR="009C4FE4">
          <w:rPr>
            <w:noProof/>
            <w:webHidden/>
          </w:rPr>
          <w:t>56</w:t>
        </w:r>
        <w:r w:rsidR="009C4FE4">
          <w:rPr>
            <w:noProof/>
            <w:webHidden/>
          </w:rPr>
          <w:fldChar w:fldCharType="end"/>
        </w:r>
      </w:hyperlink>
    </w:p>
    <w:p w14:paraId="34166976" w14:textId="61FAC0AA"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6" w:history="1">
        <w:r w:rsidR="009C4FE4" w:rsidRPr="006E6747">
          <w:rPr>
            <w:rStyle w:val="Hyperlink"/>
            <w:rFonts w:cs="CMU Bright"/>
            <w:noProof/>
          </w:rPr>
          <w:t>Figure 37 Path prediction result for user 1 without changes in the algorithm</w:t>
        </w:r>
        <w:r w:rsidR="009C4FE4">
          <w:rPr>
            <w:noProof/>
            <w:webHidden/>
          </w:rPr>
          <w:tab/>
        </w:r>
        <w:r w:rsidR="009C4FE4">
          <w:rPr>
            <w:noProof/>
            <w:webHidden/>
          </w:rPr>
          <w:fldChar w:fldCharType="begin"/>
        </w:r>
        <w:r w:rsidR="009C4FE4">
          <w:rPr>
            <w:noProof/>
            <w:webHidden/>
          </w:rPr>
          <w:instrText xml:space="preserve"> PAGEREF _Toc530914396 \h </w:instrText>
        </w:r>
        <w:r w:rsidR="009C4FE4">
          <w:rPr>
            <w:noProof/>
            <w:webHidden/>
          </w:rPr>
        </w:r>
        <w:r w:rsidR="009C4FE4">
          <w:rPr>
            <w:noProof/>
            <w:webHidden/>
          </w:rPr>
          <w:fldChar w:fldCharType="separate"/>
        </w:r>
        <w:r w:rsidR="009C4FE4">
          <w:rPr>
            <w:noProof/>
            <w:webHidden/>
          </w:rPr>
          <w:t>57</w:t>
        </w:r>
        <w:r w:rsidR="009C4FE4">
          <w:rPr>
            <w:noProof/>
            <w:webHidden/>
          </w:rPr>
          <w:fldChar w:fldCharType="end"/>
        </w:r>
      </w:hyperlink>
    </w:p>
    <w:p w14:paraId="5AD8B379" w14:textId="0205DEE0"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7" w:history="1">
        <w:r w:rsidR="009C4FE4" w:rsidRPr="006E6747">
          <w:rPr>
            <w:rStyle w:val="Hyperlink"/>
            <w:rFonts w:cs="CMU Bright"/>
            <w:noProof/>
          </w:rPr>
          <w:t>Figure 38 Path prediction result for user 1 with memory-loss factor of 0.22</w:t>
        </w:r>
        <w:r w:rsidR="009C4FE4">
          <w:rPr>
            <w:noProof/>
            <w:webHidden/>
          </w:rPr>
          <w:tab/>
        </w:r>
        <w:r w:rsidR="009C4FE4">
          <w:rPr>
            <w:noProof/>
            <w:webHidden/>
          </w:rPr>
          <w:fldChar w:fldCharType="begin"/>
        </w:r>
        <w:r w:rsidR="009C4FE4">
          <w:rPr>
            <w:noProof/>
            <w:webHidden/>
          </w:rPr>
          <w:instrText xml:space="preserve"> PAGEREF _Toc530914397 \h </w:instrText>
        </w:r>
        <w:r w:rsidR="009C4FE4">
          <w:rPr>
            <w:noProof/>
            <w:webHidden/>
          </w:rPr>
        </w:r>
        <w:r w:rsidR="009C4FE4">
          <w:rPr>
            <w:noProof/>
            <w:webHidden/>
          </w:rPr>
          <w:fldChar w:fldCharType="separate"/>
        </w:r>
        <w:r w:rsidR="009C4FE4">
          <w:rPr>
            <w:noProof/>
            <w:webHidden/>
          </w:rPr>
          <w:t>57</w:t>
        </w:r>
        <w:r w:rsidR="009C4FE4">
          <w:rPr>
            <w:noProof/>
            <w:webHidden/>
          </w:rPr>
          <w:fldChar w:fldCharType="end"/>
        </w:r>
      </w:hyperlink>
    </w:p>
    <w:p w14:paraId="466A2078" w14:textId="2273FE7E"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8" w:history="1">
        <w:r w:rsidR="009C4FE4" w:rsidRPr="006E6747">
          <w:rPr>
            <w:rStyle w:val="Hyperlink"/>
            <w:rFonts w:cs="CMU Bright"/>
            <w:noProof/>
          </w:rPr>
          <w:t>Figure 39 Memory-loss factor result from survey</w:t>
        </w:r>
        <w:r w:rsidR="009C4FE4">
          <w:rPr>
            <w:noProof/>
            <w:webHidden/>
          </w:rPr>
          <w:tab/>
        </w:r>
        <w:r w:rsidR="009C4FE4">
          <w:rPr>
            <w:noProof/>
            <w:webHidden/>
          </w:rPr>
          <w:fldChar w:fldCharType="begin"/>
        </w:r>
        <w:r w:rsidR="009C4FE4">
          <w:rPr>
            <w:noProof/>
            <w:webHidden/>
          </w:rPr>
          <w:instrText xml:space="preserve"> PAGEREF _Toc530914398 \h </w:instrText>
        </w:r>
        <w:r w:rsidR="009C4FE4">
          <w:rPr>
            <w:noProof/>
            <w:webHidden/>
          </w:rPr>
        </w:r>
        <w:r w:rsidR="009C4FE4">
          <w:rPr>
            <w:noProof/>
            <w:webHidden/>
          </w:rPr>
          <w:fldChar w:fldCharType="separate"/>
        </w:r>
        <w:r w:rsidR="009C4FE4">
          <w:rPr>
            <w:noProof/>
            <w:webHidden/>
          </w:rPr>
          <w:t>58</w:t>
        </w:r>
        <w:r w:rsidR="009C4FE4">
          <w:rPr>
            <w:noProof/>
            <w:webHidden/>
          </w:rPr>
          <w:fldChar w:fldCharType="end"/>
        </w:r>
      </w:hyperlink>
    </w:p>
    <w:p w14:paraId="706C6A91" w14:textId="6F532E99"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399" w:history="1">
        <w:r w:rsidR="009C4FE4" w:rsidRPr="006E6747">
          <w:rPr>
            <w:rStyle w:val="Hyperlink"/>
            <w:rFonts w:cs="CMU Bright"/>
            <w:noProof/>
          </w:rPr>
          <w:t>Figure 40 Correct(left), Incorrect(middle) or none(right) prediction scenario</w:t>
        </w:r>
        <w:r w:rsidR="009C4FE4">
          <w:rPr>
            <w:noProof/>
            <w:webHidden/>
          </w:rPr>
          <w:tab/>
        </w:r>
        <w:r w:rsidR="009C4FE4">
          <w:rPr>
            <w:noProof/>
            <w:webHidden/>
          </w:rPr>
          <w:fldChar w:fldCharType="begin"/>
        </w:r>
        <w:r w:rsidR="009C4FE4">
          <w:rPr>
            <w:noProof/>
            <w:webHidden/>
          </w:rPr>
          <w:instrText xml:space="preserve"> PAGEREF _Toc530914399 \h </w:instrText>
        </w:r>
        <w:r w:rsidR="009C4FE4">
          <w:rPr>
            <w:noProof/>
            <w:webHidden/>
          </w:rPr>
        </w:r>
        <w:r w:rsidR="009C4FE4">
          <w:rPr>
            <w:noProof/>
            <w:webHidden/>
          </w:rPr>
          <w:fldChar w:fldCharType="separate"/>
        </w:r>
        <w:r w:rsidR="009C4FE4">
          <w:rPr>
            <w:noProof/>
            <w:webHidden/>
          </w:rPr>
          <w:t>59</w:t>
        </w:r>
        <w:r w:rsidR="009C4FE4">
          <w:rPr>
            <w:noProof/>
            <w:webHidden/>
          </w:rPr>
          <w:fldChar w:fldCharType="end"/>
        </w:r>
      </w:hyperlink>
    </w:p>
    <w:p w14:paraId="0A4127C0" w14:textId="04AC0077" w:rsidR="009C4FE4" w:rsidRDefault="00FD099A">
      <w:pPr>
        <w:pStyle w:val="TableofFigures"/>
        <w:tabs>
          <w:tab w:val="right" w:leader="dot" w:pos="9396"/>
        </w:tabs>
        <w:rPr>
          <w:rFonts w:asciiTheme="minorHAnsi" w:eastAsiaTheme="minorEastAsia" w:hAnsiTheme="minorHAnsi" w:cstheme="minorBidi"/>
          <w:bCs w:val="0"/>
          <w:noProof/>
          <w:lang w:eastAsia="zh-CN"/>
        </w:rPr>
      </w:pPr>
      <w:hyperlink w:anchor="_Toc530914400" w:history="1">
        <w:r w:rsidR="009C4FE4" w:rsidRPr="006E6747">
          <w:rPr>
            <w:rStyle w:val="Hyperlink"/>
            <w:rFonts w:cs="CMU Bright"/>
            <w:noProof/>
          </w:rPr>
          <w:t>Figure 41 Evaluation for Geolife dataset</w:t>
        </w:r>
        <w:r w:rsidR="009C4FE4">
          <w:rPr>
            <w:noProof/>
            <w:webHidden/>
          </w:rPr>
          <w:tab/>
        </w:r>
        <w:r w:rsidR="009C4FE4">
          <w:rPr>
            <w:noProof/>
            <w:webHidden/>
          </w:rPr>
          <w:fldChar w:fldCharType="begin"/>
        </w:r>
        <w:r w:rsidR="009C4FE4">
          <w:rPr>
            <w:noProof/>
            <w:webHidden/>
          </w:rPr>
          <w:instrText xml:space="preserve"> PAGEREF _Toc530914400 \h </w:instrText>
        </w:r>
        <w:r w:rsidR="009C4FE4">
          <w:rPr>
            <w:noProof/>
            <w:webHidden/>
          </w:rPr>
        </w:r>
        <w:r w:rsidR="009C4FE4">
          <w:rPr>
            <w:noProof/>
            <w:webHidden/>
          </w:rPr>
          <w:fldChar w:fldCharType="separate"/>
        </w:r>
        <w:r w:rsidR="009C4FE4">
          <w:rPr>
            <w:noProof/>
            <w:webHidden/>
          </w:rPr>
          <w:t>60</w:t>
        </w:r>
        <w:r w:rsidR="009C4FE4">
          <w:rPr>
            <w:noProof/>
            <w:webHidden/>
          </w:rPr>
          <w:fldChar w:fldCharType="end"/>
        </w:r>
      </w:hyperlink>
    </w:p>
    <w:p w14:paraId="15E4D700" w14:textId="7CCEA2C8" w:rsidR="00F50E93" w:rsidRPr="00330EF4" w:rsidRDefault="00293A1F">
      <w:pPr>
        <w:rPr>
          <w:rFonts w:cs="CMU Bright"/>
          <w:b/>
          <w:sz w:val="29"/>
          <w:szCs w:val="29"/>
        </w:rPr>
      </w:pPr>
      <w:r w:rsidRPr="00330EF4">
        <w:rPr>
          <w:rFonts w:cs="CMU Bright"/>
          <w:b/>
          <w:sz w:val="29"/>
          <w:szCs w:val="29"/>
        </w:rPr>
        <w:fldChar w:fldCharType="end"/>
      </w:r>
      <w:r w:rsidR="00F50E93" w:rsidRPr="00330EF4">
        <w:rPr>
          <w:rFonts w:cs="CMU Bright"/>
          <w:b/>
          <w:sz w:val="29"/>
          <w:szCs w:val="29"/>
        </w:rPr>
        <w:br w:type="page"/>
      </w:r>
    </w:p>
    <w:p w14:paraId="1E3ED244" w14:textId="3B4F82B8" w:rsidR="00510ACE" w:rsidRPr="00330EF4" w:rsidRDefault="00CF3585" w:rsidP="008E4E06">
      <w:pPr>
        <w:pStyle w:val="Heading1"/>
        <w:numPr>
          <w:ilvl w:val="0"/>
          <w:numId w:val="34"/>
        </w:numPr>
        <w:spacing w:after="160"/>
        <w:rPr>
          <w:rFonts w:ascii="CMU Bright" w:hAnsi="CMU Bright" w:cs="CMU Bright"/>
          <w:b/>
          <w:color w:val="auto"/>
        </w:rPr>
      </w:pPr>
      <w:bookmarkStart w:id="22" w:name="_Toc530914306"/>
      <w:bookmarkStart w:id="23" w:name="_Hlk528323484"/>
      <w:r w:rsidRPr="00330EF4">
        <w:rPr>
          <w:rFonts w:ascii="CMU Bright" w:hAnsi="CMU Bright" w:cs="CMU Bright"/>
          <w:b/>
          <w:color w:val="auto"/>
        </w:rPr>
        <w:lastRenderedPageBreak/>
        <w:t>Introduction</w:t>
      </w:r>
      <w:bookmarkEnd w:id="22"/>
    </w:p>
    <w:p w14:paraId="01AED20F" w14:textId="73BE69FE" w:rsidR="007A6046" w:rsidRPr="00330EF4" w:rsidRDefault="00126B34" w:rsidP="00EC688E">
      <w:pPr>
        <w:ind w:left="720"/>
        <w:rPr>
          <w:rFonts w:cs="CMU Bright"/>
        </w:rPr>
      </w:pPr>
      <w:r w:rsidRPr="00330EF4">
        <w:rPr>
          <w:rFonts w:cs="CMU Bright"/>
        </w:rPr>
        <w:t>P</w:t>
      </w:r>
      <w:r w:rsidR="00F213C5" w:rsidRPr="00330EF4">
        <w:rPr>
          <w:rFonts w:cs="CMU Bright"/>
        </w:rPr>
        <w:t xml:space="preserve">ersonal computers and mobile devices have become part of everyday life. </w:t>
      </w:r>
      <w:commentRangeStart w:id="24"/>
      <w:r w:rsidR="00F213C5" w:rsidRPr="00330EF4">
        <w:rPr>
          <w:rFonts w:cs="CMU Bright"/>
        </w:rPr>
        <w:t xml:space="preserve">It </w:t>
      </w:r>
      <w:r w:rsidR="00D46C94" w:rsidRPr="00330EF4">
        <w:rPr>
          <w:rFonts w:cs="CMU Bright"/>
        </w:rPr>
        <w:t>is</w:t>
      </w:r>
      <w:r w:rsidR="00F213C5" w:rsidRPr="00330EF4">
        <w:rPr>
          <w:rFonts w:cs="CMU Bright"/>
        </w:rPr>
        <w:t xml:space="preserve"> ubiquitous to interact with computers on</w:t>
      </w:r>
      <w:r w:rsidR="00926B08" w:rsidRPr="00330EF4">
        <w:rPr>
          <w:rFonts w:cs="CMU Bright"/>
        </w:rPr>
        <w:t xml:space="preserve"> an</w:t>
      </w:r>
      <w:r w:rsidR="00F213C5" w:rsidRPr="00330EF4">
        <w:rPr>
          <w:rFonts w:cs="CMU Bright"/>
        </w:rPr>
        <w:t xml:space="preserve"> everyday basis. </w:t>
      </w:r>
      <w:r w:rsidR="005902A2" w:rsidRPr="00330EF4">
        <w:rPr>
          <w:rFonts w:cs="CMU Bright"/>
        </w:rPr>
        <w:t xml:space="preserve">Some of these </w:t>
      </w:r>
      <w:r w:rsidR="00440B6F" w:rsidRPr="00330EF4">
        <w:rPr>
          <w:rFonts w:cs="CMU Bright"/>
        </w:rPr>
        <w:t>computers are capable of location awareness</w:t>
      </w:r>
      <w:r w:rsidR="005902A2" w:rsidRPr="00330EF4">
        <w:rPr>
          <w:rFonts w:cs="CMU Bright"/>
        </w:rPr>
        <w:t>, for instance, a mobile device</w:t>
      </w:r>
      <w:r w:rsidR="00440B6F" w:rsidRPr="00330EF4">
        <w:rPr>
          <w:rFonts w:cs="CMU Bright"/>
        </w:rPr>
        <w:t xml:space="preserve">. </w:t>
      </w:r>
      <w:r w:rsidR="007A6046" w:rsidRPr="00330EF4">
        <w:rPr>
          <w:rFonts w:cs="CMU Bright"/>
        </w:rPr>
        <w:t xml:space="preserve">There are many applications in our mobiles and computers which uses location data for </w:t>
      </w:r>
      <w:r w:rsidR="001372EB" w:rsidRPr="00330EF4">
        <w:rPr>
          <w:rFonts w:cs="CMU Bright"/>
        </w:rPr>
        <w:t xml:space="preserve">personalized </w:t>
      </w:r>
      <w:r w:rsidR="00FD7801" w:rsidRPr="00330EF4">
        <w:rPr>
          <w:rFonts w:cs="CMU Bright"/>
        </w:rPr>
        <w:t>recommendations</w:t>
      </w:r>
      <w:r w:rsidR="007A6046" w:rsidRPr="00330EF4">
        <w:rPr>
          <w:rFonts w:cs="CMU Bright"/>
        </w:rPr>
        <w:t xml:space="preserve"> and advertisements. </w:t>
      </w:r>
      <w:r w:rsidR="005902A2" w:rsidRPr="00330EF4">
        <w:rPr>
          <w:rFonts w:cs="CMU Bright"/>
        </w:rPr>
        <w:t xml:space="preserve">These applications are called </w:t>
      </w:r>
      <w:r w:rsidR="002D1100" w:rsidRPr="00330EF4">
        <w:rPr>
          <w:rFonts w:cs="CMU Bright"/>
        </w:rPr>
        <w:t>location-based</w:t>
      </w:r>
      <w:r w:rsidR="005902A2" w:rsidRPr="00330EF4">
        <w:rPr>
          <w:rFonts w:cs="CMU Bright"/>
        </w:rPr>
        <w:t xml:space="preserve"> services. </w:t>
      </w:r>
      <w:commentRangeEnd w:id="24"/>
      <w:r w:rsidR="002C7D02">
        <w:rPr>
          <w:rStyle w:val="CommentReference"/>
        </w:rPr>
        <w:commentReference w:id="24"/>
      </w:r>
      <w:r w:rsidR="007A6046" w:rsidRPr="00330EF4">
        <w:rPr>
          <w:rFonts w:cs="CMU Bright"/>
        </w:rPr>
        <w:t xml:space="preserve">The </w:t>
      </w:r>
      <w:commentRangeStart w:id="25"/>
      <w:r w:rsidR="007A6046" w:rsidRPr="00330EF4">
        <w:rPr>
          <w:rFonts w:cs="CMU Bright"/>
        </w:rPr>
        <w:t xml:space="preserve">applications </w:t>
      </w:r>
      <w:commentRangeEnd w:id="25"/>
      <w:r w:rsidR="002C7D02">
        <w:rPr>
          <w:rStyle w:val="CommentReference"/>
        </w:rPr>
        <w:commentReference w:id="25"/>
      </w:r>
      <w:r w:rsidR="00E34EC1" w:rsidRPr="00330EF4">
        <w:rPr>
          <w:rFonts w:cs="CMU Bright"/>
        </w:rPr>
        <w:t>use</w:t>
      </w:r>
      <w:r w:rsidR="001B2148" w:rsidRPr="00330EF4">
        <w:rPr>
          <w:rFonts w:cs="CMU Bright"/>
        </w:rPr>
        <w:t>s</w:t>
      </w:r>
      <w:r w:rsidR="007A6046" w:rsidRPr="00330EF4">
        <w:rPr>
          <w:rFonts w:cs="CMU Bright"/>
        </w:rPr>
        <w:t xml:space="preserve"> user location data while the application is active and inactive</w:t>
      </w:r>
      <w:r w:rsidR="007B5A35" w:rsidRPr="00330EF4">
        <w:rPr>
          <w:rFonts w:cs="CMU Bright"/>
        </w:rPr>
        <w:t>.</w:t>
      </w:r>
      <w:r w:rsidR="00DC3AA3" w:rsidRPr="00330EF4">
        <w:rPr>
          <w:rFonts w:cs="CMU Bright"/>
        </w:rPr>
        <w:t xml:space="preserve"> The information is often stored on the </w:t>
      </w:r>
      <w:ins w:id="26" w:author="Zohaib Riaz" w:date="2018-11-30T22:00:00Z">
        <w:r w:rsidR="007C1CC6">
          <w:rPr>
            <w:rFonts w:cs="CMU Bright"/>
          </w:rPr>
          <w:t>application</w:t>
        </w:r>
      </w:ins>
      <w:ins w:id="27" w:author="Zohaib Riaz" w:date="2018-11-30T22:01:00Z">
        <w:r w:rsidR="007C1CC6">
          <w:rPr>
            <w:rFonts w:cs="CMU Bright"/>
          </w:rPr>
          <w:t>’s backend-</w:t>
        </w:r>
      </w:ins>
      <w:r w:rsidR="00DC3AA3" w:rsidRPr="00330EF4">
        <w:rPr>
          <w:rFonts w:cs="CMU Bright"/>
        </w:rPr>
        <w:t>servers.</w:t>
      </w:r>
      <w:r w:rsidR="009F4804" w:rsidRPr="00330EF4">
        <w:rPr>
          <w:rFonts w:cs="CMU Bright"/>
        </w:rPr>
        <w:t xml:space="preserve"> </w:t>
      </w:r>
      <w:r w:rsidR="007B5A35" w:rsidRPr="00330EF4">
        <w:rPr>
          <w:rFonts w:cs="CMU Bright"/>
        </w:rPr>
        <w:t>Most applications have in their terms and condition mentioned the usage of the location data</w:t>
      </w:r>
      <w:r w:rsidR="00FD7801" w:rsidRPr="00330EF4">
        <w:rPr>
          <w:rFonts w:cs="CMU Bright"/>
        </w:rPr>
        <w:t xml:space="preserve"> which are easily ignored or misunderstood. Consider an example of a weather application</w:t>
      </w:r>
      <w:r w:rsidR="004B5EED" w:rsidRPr="00330EF4">
        <w:rPr>
          <w:rFonts w:cs="CMU Bright"/>
        </w:rPr>
        <w:t xml:space="preserve"> </w:t>
      </w:r>
      <w:r w:rsidR="00FD7801" w:rsidRPr="00330EF4">
        <w:rPr>
          <w:rFonts w:cs="CMU Bright"/>
        </w:rPr>
        <w:t>forecast</w:t>
      </w:r>
      <w:r w:rsidR="004B5EED" w:rsidRPr="00330EF4">
        <w:rPr>
          <w:rFonts w:cs="CMU Bright"/>
        </w:rPr>
        <w:t>ing</w:t>
      </w:r>
      <w:r w:rsidR="00FD7801" w:rsidRPr="00330EF4">
        <w:rPr>
          <w:rFonts w:cs="CMU Bright"/>
        </w:rPr>
        <w:t xml:space="preserve"> the weather for </w:t>
      </w:r>
      <w:r w:rsidR="00C57EBE" w:rsidRPr="00330EF4">
        <w:rPr>
          <w:rFonts w:cs="CMU Bright"/>
        </w:rPr>
        <w:t xml:space="preserve">the </w:t>
      </w:r>
      <w:r w:rsidR="00FD7801" w:rsidRPr="00330EF4">
        <w:rPr>
          <w:rFonts w:cs="CMU Bright"/>
        </w:rPr>
        <w:t>ne</w:t>
      </w:r>
      <w:r w:rsidR="0019764E" w:rsidRPr="00330EF4">
        <w:rPr>
          <w:rFonts w:cs="CMU Bright"/>
        </w:rPr>
        <w:t>xt</w:t>
      </w:r>
      <w:r w:rsidR="00FD7801" w:rsidRPr="00330EF4">
        <w:rPr>
          <w:rFonts w:cs="CMU Bright"/>
        </w:rPr>
        <w:t xml:space="preserve"> few days on your mobile device. The weather application is using the current location</w:t>
      </w:r>
      <w:r w:rsidR="00BA3DB1" w:rsidRPr="00330EF4">
        <w:rPr>
          <w:rFonts w:cs="CMU Bright"/>
        </w:rPr>
        <w:t xml:space="preserve"> </w:t>
      </w:r>
      <w:r w:rsidR="00FD7801" w:rsidRPr="00330EF4">
        <w:rPr>
          <w:rFonts w:cs="CMU Bright"/>
        </w:rPr>
        <w:t xml:space="preserve">every time </w:t>
      </w:r>
      <w:r w:rsidR="00233B60" w:rsidRPr="00330EF4">
        <w:rPr>
          <w:rFonts w:cs="CMU Bright"/>
        </w:rPr>
        <w:t xml:space="preserve">the </w:t>
      </w:r>
      <w:r w:rsidR="00FD7801" w:rsidRPr="00330EF4">
        <w:rPr>
          <w:rFonts w:cs="CMU Bright"/>
        </w:rPr>
        <w:t xml:space="preserve">user is moving to a new location for fitting </w:t>
      </w:r>
      <w:r w:rsidR="00093A33" w:rsidRPr="00330EF4">
        <w:rPr>
          <w:rFonts w:cs="CMU Bright"/>
        </w:rPr>
        <w:t xml:space="preserve">weather </w:t>
      </w:r>
      <w:r w:rsidR="00FD7801" w:rsidRPr="00330EF4">
        <w:rPr>
          <w:rFonts w:cs="CMU Bright"/>
        </w:rPr>
        <w:t>forecasts.</w:t>
      </w:r>
      <w:r w:rsidR="00570BDD" w:rsidRPr="00330EF4">
        <w:rPr>
          <w:rFonts w:cs="CMU Bright"/>
        </w:rPr>
        <w:t xml:space="preserve"> </w:t>
      </w:r>
      <w:r w:rsidR="004B5EED" w:rsidRPr="00330EF4">
        <w:rPr>
          <w:rFonts w:cs="CMU Bright"/>
        </w:rPr>
        <w:t>Another example is of a social networking website like Facebook. The user makes check-ins and share</w:t>
      </w:r>
      <w:r w:rsidR="00BF1B35" w:rsidRPr="00330EF4">
        <w:rPr>
          <w:rFonts w:cs="CMU Bright"/>
        </w:rPr>
        <w:t>s</w:t>
      </w:r>
      <w:r w:rsidR="004B5EED" w:rsidRPr="00330EF4">
        <w:rPr>
          <w:rFonts w:cs="CMU Bright"/>
        </w:rPr>
        <w:t xml:space="preserve"> location </w:t>
      </w:r>
      <w:r w:rsidR="000B7F48" w:rsidRPr="00330EF4">
        <w:rPr>
          <w:rFonts w:cs="CMU Bright"/>
        </w:rPr>
        <w:t>uninterruptedly</w:t>
      </w:r>
      <w:r w:rsidR="004B5EED" w:rsidRPr="00330EF4">
        <w:rPr>
          <w:rFonts w:cs="CMU Bright"/>
        </w:rPr>
        <w:t xml:space="preserve"> </w:t>
      </w:r>
      <w:r w:rsidR="00F015AB" w:rsidRPr="00330EF4">
        <w:rPr>
          <w:rFonts w:cs="CMU Bright"/>
        </w:rPr>
        <w:t>to</w:t>
      </w:r>
      <w:r w:rsidR="004B5EED" w:rsidRPr="00330EF4">
        <w:rPr>
          <w:rFonts w:cs="CMU Bright"/>
        </w:rPr>
        <w:t xml:space="preserve"> fin</w:t>
      </w:r>
      <w:r w:rsidR="00F015AB" w:rsidRPr="00330EF4">
        <w:rPr>
          <w:rFonts w:cs="CMU Bright"/>
        </w:rPr>
        <w:t>d</w:t>
      </w:r>
      <w:r w:rsidR="004B5EED" w:rsidRPr="00330EF4">
        <w:rPr>
          <w:rFonts w:cs="CMU Bright"/>
        </w:rPr>
        <w:t xml:space="preserve"> friends and recommendations. </w:t>
      </w:r>
      <w:commentRangeStart w:id="28"/>
      <w:del w:id="29" w:author="Zohaib Riaz" w:date="2018-11-30T22:08:00Z">
        <w:r w:rsidR="00570BDD" w:rsidRPr="00330EF4" w:rsidDel="002C7D02">
          <w:rPr>
            <w:rFonts w:cs="CMU Bright"/>
          </w:rPr>
          <w:delText>It is important to understand that this location data can be used to model human mobility.</w:delText>
        </w:r>
        <w:commentRangeEnd w:id="28"/>
        <w:r w:rsidR="002C7D02" w:rsidDel="002C7D02">
          <w:rPr>
            <w:rStyle w:val="CommentReference"/>
          </w:rPr>
          <w:commentReference w:id="28"/>
        </w:r>
        <w:r w:rsidR="00570BDD" w:rsidRPr="00330EF4" w:rsidDel="002C7D02">
          <w:rPr>
            <w:rFonts w:cs="CMU Bright"/>
          </w:rPr>
          <w:delText xml:space="preserve"> </w:delText>
        </w:r>
      </w:del>
      <w:ins w:id="30" w:author="Zohaib Riaz" w:date="2018-11-30T22:09:00Z">
        <w:r w:rsidR="002C7D02">
          <w:rPr>
            <w:rFonts w:cs="CMU Bright"/>
          </w:rPr>
          <w:t>On the one hand</w:t>
        </w:r>
      </w:ins>
      <w:ins w:id="31" w:author="Zohaib Riaz" w:date="2018-11-30T22:08:00Z">
        <w:r w:rsidR="002C7D02">
          <w:rPr>
            <w:rFonts w:cs="CMU Bright"/>
          </w:rPr>
          <w:t xml:space="preserve">, </w:t>
        </w:r>
      </w:ins>
      <w:del w:id="32" w:author="Zohaib Riaz" w:date="2018-11-30T22:08:00Z">
        <w:r w:rsidR="00570BDD" w:rsidRPr="00330EF4" w:rsidDel="002C7D02">
          <w:rPr>
            <w:rFonts w:cs="CMU Bright"/>
          </w:rPr>
          <w:delText>I</w:delText>
        </w:r>
      </w:del>
      <w:del w:id="33" w:author="Zohaib Riaz" w:date="2018-11-30T22:09:00Z">
        <w:r w:rsidR="00570BDD" w:rsidRPr="00330EF4" w:rsidDel="002C7D02">
          <w:rPr>
            <w:rFonts w:cs="CMU Bright"/>
          </w:rPr>
          <w:delText xml:space="preserve">t should not be forgotten that </w:delText>
        </w:r>
      </w:del>
      <w:del w:id="34" w:author="Zohaib Riaz" w:date="2018-11-30T22:08:00Z">
        <w:r w:rsidR="00570BDD" w:rsidRPr="00330EF4" w:rsidDel="002C7D02">
          <w:rPr>
            <w:rFonts w:cs="CMU Bright"/>
          </w:rPr>
          <w:delText xml:space="preserve">it </w:delText>
        </w:r>
      </w:del>
      <w:ins w:id="35" w:author="Zohaib Riaz" w:date="2018-11-30T22:08:00Z">
        <w:r w:rsidR="002C7D02">
          <w:rPr>
            <w:rFonts w:cs="CMU Bright"/>
          </w:rPr>
          <w:t>sharing location with these applications</w:t>
        </w:r>
        <w:r w:rsidR="002C7D02" w:rsidRPr="00330EF4">
          <w:rPr>
            <w:rFonts w:cs="CMU Bright"/>
          </w:rPr>
          <w:t xml:space="preserve"> </w:t>
        </w:r>
      </w:ins>
      <w:r w:rsidR="00570BDD" w:rsidRPr="00330EF4">
        <w:rPr>
          <w:rFonts w:cs="CMU Bright"/>
        </w:rPr>
        <w:t xml:space="preserve">enhances quality-of-life </w:t>
      </w:r>
      <w:ins w:id="36" w:author="Zohaib Riaz" w:date="2018-11-30T22:09:00Z">
        <w:r w:rsidR="002C7D02">
          <w:rPr>
            <w:rFonts w:cs="CMU Bright"/>
          </w:rPr>
          <w:t xml:space="preserve">by means of the obtained services. On the other hand, </w:t>
        </w:r>
      </w:ins>
      <w:del w:id="37" w:author="Zohaib Riaz" w:date="2018-11-30T22:09:00Z">
        <w:r w:rsidR="00570BDD" w:rsidRPr="00330EF4" w:rsidDel="002C7D02">
          <w:rPr>
            <w:rFonts w:cs="CMU Bright"/>
          </w:rPr>
          <w:delText xml:space="preserve">but at the same time </w:delText>
        </w:r>
      </w:del>
      <w:ins w:id="38" w:author="Zohaib Riaz" w:date="2018-11-30T22:09:00Z">
        <w:r w:rsidR="002C7D02">
          <w:rPr>
            <w:rFonts w:cs="CMU Bright"/>
          </w:rPr>
          <w:t xml:space="preserve">the data share with these applications </w:t>
        </w:r>
      </w:ins>
      <w:r w:rsidR="00570BDD" w:rsidRPr="00330EF4">
        <w:rPr>
          <w:rFonts w:cs="CMU Bright"/>
        </w:rPr>
        <w:t xml:space="preserve">can reveal </w:t>
      </w:r>
      <w:ins w:id="39" w:author="Zohaib Riaz" w:date="2018-11-30T22:10:00Z">
        <w:r w:rsidR="002C7D02">
          <w:rPr>
            <w:rFonts w:cs="CMU Bright"/>
          </w:rPr>
          <w:t xml:space="preserve">private </w:t>
        </w:r>
      </w:ins>
      <w:r w:rsidR="00570BDD" w:rsidRPr="00330EF4">
        <w:rPr>
          <w:rFonts w:cs="CMU Bright"/>
        </w:rPr>
        <w:t xml:space="preserve">mobility patterns </w:t>
      </w:r>
      <w:ins w:id="40" w:author="Zohaib Riaz" w:date="2018-11-30T22:10:00Z">
        <w:r w:rsidR="002C7D02">
          <w:rPr>
            <w:rFonts w:cs="CMU Bright"/>
          </w:rPr>
          <w:t>to service providers as well to online social contacts</w:t>
        </w:r>
      </w:ins>
      <w:del w:id="41" w:author="Zohaib Riaz" w:date="2018-11-30T22:10:00Z">
        <w:r w:rsidR="00570BDD" w:rsidRPr="00330EF4" w:rsidDel="002C7D02">
          <w:rPr>
            <w:rFonts w:cs="CMU Bright"/>
          </w:rPr>
          <w:delText>based on the data received in the past</w:delText>
        </w:r>
      </w:del>
      <w:ins w:id="42" w:author="Zohaib Riaz" w:date="2018-11-30T22:10:00Z">
        <w:r w:rsidR="002C7D02">
          <w:rPr>
            <w:rFonts w:cs="CMU Bright"/>
          </w:rPr>
          <w:t>, thus leading to privacy concerns</w:t>
        </w:r>
      </w:ins>
      <w:r w:rsidR="00570BDD" w:rsidRPr="00330EF4">
        <w:rPr>
          <w:rFonts w:cs="CMU Bright"/>
        </w:rPr>
        <w:t>.</w:t>
      </w:r>
    </w:p>
    <w:p w14:paraId="0C4D32D4" w14:textId="07DED4C2" w:rsidR="00E16E63" w:rsidRPr="00330EF4" w:rsidRDefault="00ED5F07" w:rsidP="00EC688E">
      <w:pPr>
        <w:ind w:left="720"/>
        <w:rPr>
          <w:rFonts w:cs="CMU Bright"/>
        </w:rPr>
      </w:pPr>
      <w:commentRangeStart w:id="43"/>
      <w:r w:rsidRPr="00330EF4">
        <w:rPr>
          <w:rFonts w:cs="CMU Bright"/>
        </w:rPr>
        <w:t>The geographic location can be shared from many sources like</w:t>
      </w:r>
      <w:r w:rsidR="00816E56" w:rsidRPr="00330EF4">
        <w:rPr>
          <w:rFonts w:cs="CMU Bright"/>
        </w:rPr>
        <w:t xml:space="preserve"> Global System for Mobile Communication</w:t>
      </w:r>
      <w:r w:rsidR="00170215" w:rsidRPr="00330EF4">
        <w:rPr>
          <w:rFonts w:cs="CMU Bright"/>
        </w:rPr>
        <w:t xml:space="preserve"> GSM</w:t>
      </w:r>
      <w:r w:rsidR="00B34B0E" w:rsidRPr="00330EF4">
        <w:rPr>
          <w:rFonts w:cs="CMU Bright"/>
        </w:rPr>
        <w:t xml:space="preserve">, </w:t>
      </w:r>
      <w:r w:rsidR="00816E56" w:rsidRPr="00330EF4">
        <w:rPr>
          <w:rFonts w:cs="CMU Bright"/>
        </w:rPr>
        <w:t>Global Positioning System</w:t>
      </w:r>
      <w:r w:rsidR="00170215" w:rsidRPr="00330EF4">
        <w:rPr>
          <w:rFonts w:cs="CMU Bright"/>
        </w:rPr>
        <w:t xml:space="preserve"> GPS</w:t>
      </w:r>
      <w:r w:rsidR="00B34B0E" w:rsidRPr="00330EF4">
        <w:rPr>
          <w:rFonts w:cs="CMU Bright"/>
        </w:rPr>
        <w:t xml:space="preserve">, Wi-Fi network location and so on. </w:t>
      </w:r>
      <w:r w:rsidR="0019764E" w:rsidRPr="00330EF4">
        <w:rPr>
          <w:rFonts w:cs="CMU Bright"/>
        </w:rPr>
        <w:t>The most predominant use of location data is the modern navigation system like Google Maps</w:t>
      </w:r>
      <w:r w:rsidR="00081B8B" w:rsidRPr="00330EF4">
        <w:rPr>
          <w:rFonts w:cs="CMU Bright"/>
        </w:rPr>
        <w:t xml:space="preserve"> and social networking websites like Facebook</w:t>
      </w:r>
      <w:r w:rsidR="00FB6E9F" w:rsidRPr="00330EF4">
        <w:rPr>
          <w:rFonts w:cs="CMU Bright"/>
        </w:rPr>
        <w:t xml:space="preserve"> and</w:t>
      </w:r>
      <w:r w:rsidR="00081B8B" w:rsidRPr="00330EF4">
        <w:rPr>
          <w:rFonts w:cs="CMU Bright"/>
        </w:rPr>
        <w:t xml:space="preserve"> </w:t>
      </w:r>
      <w:r w:rsidR="00CF67EB" w:rsidRPr="00330EF4">
        <w:rPr>
          <w:rFonts w:cs="CMU Bright"/>
        </w:rPr>
        <w:t>Instagram</w:t>
      </w:r>
      <w:r w:rsidR="0019764E" w:rsidRPr="00330EF4">
        <w:rPr>
          <w:rFonts w:cs="CMU Bright"/>
        </w:rPr>
        <w:t>.</w:t>
      </w:r>
      <w:r w:rsidR="005D17BB" w:rsidRPr="00330EF4">
        <w:rPr>
          <w:rFonts w:cs="CMU Bright"/>
        </w:rPr>
        <w:t xml:space="preserve"> </w:t>
      </w:r>
      <w:r w:rsidR="00434916" w:rsidRPr="00330EF4">
        <w:rPr>
          <w:rFonts w:cs="CMU Bright"/>
        </w:rPr>
        <w:t>The u</w:t>
      </w:r>
      <w:r w:rsidR="005F53A4" w:rsidRPr="00330EF4">
        <w:rPr>
          <w:rFonts w:cs="CMU Bright"/>
        </w:rPr>
        <w:t>ser</w:t>
      </w:r>
      <w:r w:rsidR="005D17BB" w:rsidRPr="00330EF4">
        <w:rPr>
          <w:rFonts w:cs="CMU Bright"/>
        </w:rPr>
        <w:t xml:space="preserve"> shares outdoor movements with the application to receive path recommendations</w:t>
      </w:r>
      <w:r w:rsidR="009E2CE4" w:rsidRPr="00330EF4">
        <w:rPr>
          <w:rFonts w:cs="CMU Bright"/>
        </w:rPr>
        <w:t xml:space="preserve"> or share some events with friends </w:t>
      </w:r>
      <w:r w:rsidR="00BA3DB1" w:rsidRPr="00330EF4">
        <w:rPr>
          <w:rFonts w:cs="CMU Bright"/>
        </w:rPr>
        <w:t>and</w:t>
      </w:r>
      <w:r w:rsidR="009E2CE4" w:rsidRPr="00330EF4">
        <w:rPr>
          <w:rFonts w:cs="CMU Bright"/>
        </w:rPr>
        <w:t xml:space="preserve"> family</w:t>
      </w:r>
      <w:r w:rsidR="005D17BB" w:rsidRPr="00330EF4">
        <w:rPr>
          <w:rFonts w:cs="CMU Bright"/>
        </w:rPr>
        <w:t xml:space="preserve">. </w:t>
      </w:r>
      <w:r w:rsidR="004165A3" w:rsidRPr="00330EF4">
        <w:rPr>
          <w:rFonts w:cs="CMU Bright"/>
        </w:rPr>
        <w:t>The path</w:t>
      </w:r>
      <w:r w:rsidR="005D17BB" w:rsidRPr="00330EF4">
        <w:rPr>
          <w:rFonts w:cs="CMU Bright"/>
        </w:rPr>
        <w:t xml:space="preserve"> reveals two important facts, the source location and the destination location, and the path taken.</w:t>
      </w:r>
      <w:r w:rsidR="00187BB7" w:rsidRPr="00330EF4">
        <w:rPr>
          <w:rFonts w:cs="CMU Bright"/>
        </w:rPr>
        <w:t xml:space="preserve"> The source could be “home”, “hotel”, “shopping mall” or a “restaurant” location and so could be the destination. </w:t>
      </w:r>
      <w:r w:rsidR="00727A0C" w:rsidRPr="00330EF4">
        <w:rPr>
          <w:rFonts w:cs="CMU Bright"/>
        </w:rPr>
        <w:t>The social events shared can reveal</w:t>
      </w:r>
      <w:r w:rsidR="00245877" w:rsidRPr="00330EF4">
        <w:rPr>
          <w:rFonts w:cs="CMU Bright"/>
        </w:rPr>
        <w:t xml:space="preserve"> a</w:t>
      </w:r>
      <w:r w:rsidR="00727A0C" w:rsidRPr="00330EF4">
        <w:rPr>
          <w:rFonts w:cs="CMU Bright"/>
        </w:rPr>
        <w:t xml:space="preserve"> user’s favorite restaurant</w:t>
      </w:r>
      <w:r w:rsidR="001062D3" w:rsidRPr="00330EF4">
        <w:rPr>
          <w:rFonts w:cs="CMU Bright"/>
        </w:rPr>
        <w:t xml:space="preserve"> types </w:t>
      </w:r>
      <w:r w:rsidR="00727A0C" w:rsidRPr="00330EF4">
        <w:rPr>
          <w:rFonts w:cs="CMU Bright"/>
        </w:rPr>
        <w:t>or</w:t>
      </w:r>
      <w:r w:rsidR="001062D3" w:rsidRPr="00330EF4">
        <w:rPr>
          <w:rFonts w:cs="CMU Bright"/>
        </w:rPr>
        <w:t xml:space="preserve"> a</w:t>
      </w:r>
      <w:r w:rsidR="00727A0C" w:rsidRPr="00330EF4">
        <w:rPr>
          <w:rFonts w:cs="CMU Bright"/>
        </w:rPr>
        <w:t xml:space="preserve"> club</w:t>
      </w:r>
      <w:r w:rsidR="001062D3" w:rsidRPr="00330EF4">
        <w:rPr>
          <w:rFonts w:cs="CMU Bright"/>
        </w:rPr>
        <w:t>/gym</w:t>
      </w:r>
      <w:r w:rsidR="00727A0C" w:rsidRPr="00330EF4">
        <w:rPr>
          <w:rFonts w:cs="CMU Bright"/>
        </w:rPr>
        <w:t xml:space="preserve"> he/she has been visiting in the past. </w:t>
      </w:r>
      <w:r w:rsidR="00187BB7" w:rsidRPr="00330EF4">
        <w:rPr>
          <w:rFonts w:cs="CMU Bright"/>
        </w:rPr>
        <w:t xml:space="preserve">When </w:t>
      </w:r>
      <w:r w:rsidR="00BA0449" w:rsidRPr="00330EF4">
        <w:rPr>
          <w:rFonts w:cs="CMU Bright"/>
        </w:rPr>
        <w:t>this</w:t>
      </w:r>
      <w:r w:rsidR="00187BB7" w:rsidRPr="00330EF4">
        <w:rPr>
          <w:rFonts w:cs="CMU Bright"/>
        </w:rPr>
        <w:t xml:space="preserve"> information is collected for several days, it could reveal </w:t>
      </w:r>
      <w:r w:rsidR="00245877" w:rsidRPr="00330EF4">
        <w:rPr>
          <w:rFonts w:cs="CMU Bright"/>
        </w:rPr>
        <w:t xml:space="preserve">the </w:t>
      </w:r>
      <w:r w:rsidR="00187BB7" w:rsidRPr="00330EF4">
        <w:rPr>
          <w:rFonts w:cs="CMU Bright"/>
        </w:rPr>
        <w:t>user</w:t>
      </w:r>
      <w:r w:rsidR="00245877" w:rsidRPr="00330EF4">
        <w:rPr>
          <w:rFonts w:cs="CMU Bright"/>
        </w:rPr>
        <w:t>’s</w:t>
      </w:r>
      <w:r w:rsidR="00187BB7" w:rsidRPr="00330EF4">
        <w:rPr>
          <w:rFonts w:cs="CMU Bright"/>
        </w:rPr>
        <w:t xml:space="preserve"> “home”, “work” </w:t>
      </w:r>
      <w:r w:rsidR="00245877" w:rsidRPr="00330EF4">
        <w:rPr>
          <w:rFonts w:cs="CMU Bright"/>
        </w:rPr>
        <w:t>and</w:t>
      </w:r>
      <w:r w:rsidR="00187BB7" w:rsidRPr="00330EF4">
        <w:rPr>
          <w:rFonts w:cs="CMU Bright"/>
        </w:rPr>
        <w:t xml:space="preserve"> </w:t>
      </w:r>
      <w:r w:rsidR="001062D3" w:rsidRPr="00330EF4">
        <w:rPr>
          <w:rFonts w:cs="CMU Bright"/>
        </w:rPr>
        <w:t>other important</w:t>
      </w:r>
      <w:r w:rsidR="00187BB7" w:rsidRPr="00330EF4">
        <w:rPr>
          <w:rFonts w:cs="CMU Bright"/>
        </w:rPr>
        <w:t xml:space="preserve"> locations</w:t>
      </w:r>
      <w:r w:rsidR="00245877" w:rsidRPr="00330EF4">
        <w:rPr>
          <w:rFonts w:cs="CMU Bright"/>
        </w:rPr>
        <w:t>.</w:t>
      </w:r>
      <w:r w:rsidR="00FA2699" w:rsidRPr="00330EF4">
        <w:rPr>
          <w:rFonts w:cs="CMU Bright"/>
        </w:rPr>
        <w:t xml:space="preserve"> </w:t>
      </w:r>
      <w:r w:rsidR="00245877" w:rsidRPr="00330EF4">
        <w:rPr>
          <w:rFonts w:cs="CMU Bright"/>
        </w:rPr>
        <w:t xml:space="preserve">Also, it reveals, </w:t>
      </w:r>
      <w:r w:rsidR="00836C42" w:rsidRPr="00330EF4">
        <w:rPr>
          <w:rFonts w:cs="CMU Bright"/>
        </w:rPr>
        <w:t>the time spent at these locations</w:t>
      </w:r>
      <w:r w:rsidR="00FE227E" w:rsidRPr="00330EF4">
        <w:rPr>
          <w:rFonts w:cs="CMU Bright"/>
        </w:rPr>
        <w:t>, arrival and leaving times</w:t>
      </w:r>
      <w:r w:rsidR="00FA2699" w:rsidRPr="00330EF4">
        <w:rPr>
          <w:rFonts w:cs="CMU Bright"/>
        </w:rPr>
        <w:t xml:space="preserve"> and the transitions from one place to another</w:t>
      </w:r>
      <w:r w:rsidR="00187BB7" w:rsidRPr="00330EF4">
        <w:rPr>
          <w:rFonts w:cs="CMU Bright"/>
        </w:rPr>
        <w:t>.</w:t>
      </w:r>
      <w:r w:rsidR="003A5F7E" w:rsidRPr="00330EF4">
        <w:rPr>
          <w:rFonts w:cs="CMU Bright"/>
        </w:rPr>
        <w:t xml:space="preserve"> This could help, for instance, a restaurant application to suggest a new restaurant</w:t>
      </w:r>
      <w:r w:rsidR="00B44C89" w:rsidRPr="00330EF4">
        <w:rPr>
          <w:rFonts w:cs="CMU Bright"/>
        </w:rPr>
        <w:t>,</w:t>
      </w:r>
      <w:r w:rsidR="003A5F7E" w:rsidRPr="00330EF4">
        <w:rPr>
          <w:rFonts w:cs="CMU Bright"/>
        </w:rPr>
        <w:t xml:space="preserve"> keeping in mind the user’s home locatio</w:t>
      </w:r>
      <w:r w:rsidR="00B44C89" w:rsidRPr="00330EF4">
        <w:rPr>
          <w:rFonts w:cs="CMU Bright"/>
        </w:rPr>
        <w:t xml:space="preserve">n, </w:t>
      </w:r>
      <w:r w:rsidR="003A5F7E" w:rsidRPr="00330EF4">
        <w:rPr>
          <w:rFonts w:cs="CMU Bright"/>
        </w:rPr>
        <w:t>type of food he</w:t>
      </w:r>
      <w:r w:rsidR="00B44C89" w:rsidRPr="00330EF4">
        <w:rPr>
          <w:rFonts w:cs="CMU Bright"/>
        </w:rPr>
        <w:t>/she</w:t>
      </w:r>
      <w:r w:rsidR="003A5F7E" w:rsidRPr="00330EF4">
        <w:rPr>
          <w:rFonts w:cs="CMU Bright"/>
        </w:rPr>
        <w:t xml:space="preserve"> </w:t>
      </w:r>
      <w:r w:rsidR="00B44C89" w:rsidRPr="00330EF4">
        <w:rPr>
          <w:rFonts w:cs="CMU Bright"/>
        </w:rPr>
        <w:t>prefers/like and his/her time preference of visiting a restaurant</w:t>
      </w:r>
      <w:r w:rsidR="003A5F7E" w:rsidRPr="00330EF4">
        <w:rPr>
          <w:rFonts w:cs="CMU Bright"/>
        </w:rPr>
        <w:t>.</w:t>
      </w:r>
      <w:r w:rsidR="008D42ED" w:rsidRPr="00330EF4">
        <w:rPr>
          <w:rFonts w:cs="CMU Bright"/>
        </w:rPr>
        <w:t xml:space="preserve"> </w:t>
      </w:r>
      <w:r w:rsidR="00FE227E" w:rsidRPr="00330EF4">
        <w:rPr>
          <w:rFonts w:cs="CMU Bright"/>
        </w:rPr>
        <w:t xml:space="preserve">If this data is continuously stored, a mobility model can be created. </w:t>
      </w:r>
      <w:r w:rsidR="00803EDE" w:rsidRPr="00330EF4">
        <w:rPr>
          <w:rFonts w:cs="CMU Bright"/>
        </w:rPr>
        <w:t xml:space="preserve">This, </w:t>
      </w:r>
      <w:r w:rsidR="008D42ED" w:rsidRPr="00330EF4">
        <w:rPr>
          <w:rFonts w:cs="CMU Bright"/>
        </w:rPr>
        <w:t>in turn</w:t>
      </w:r>
      <w:r w:rsidR="00182FE5" w:rsidRPr="00330EF4">
        <w:rPr>
          <w:rFonts w:cs="CMU Bright"/>
        </w:rPr>
        <w:t>,</w:t>
      </w:r>
      <w:r w:rsidR="008D42ED" w:rsidRPr="00330EF4">
        <w:rPr>
          <w:rFonts w:cs="CMU Bright"/>
        </w:rPr>
        <w:t xml:space="preserve"> can make predictions based on</w:t>
      </w:r>
      <w:r w:rsidR="00245877" w:rsidRPr="00330EF4">
        <w:rPr>
          <w:rFonts w:cs="CMU Bright"/>
        </w:rPr>
        <w:t xml:space="preserve"> a</w:t>
      </w:r>
      <w:r w:rsidR="008D42ED" w:rsidRPr="00330EF4">
        <w:rPr>
          <w:rFonts w:cs="CMU Bright"/>
        </w:rPr>
        <w:t xml:space="preserve"> user</w:t>
      </w:r>
      <w:r w:rsidR="00245877" w:rsidRPr="00330EF4">
        <w:rPr>
          <w:rFonts w:cs="CMU Bright"/>
        </w:rPr>
        <w:t>’s</w:t>
      </w:r>
      <w:r w:rsidR="008D42ED" w:rsidRPr="00330EF4">
        <w:rPr>
          <w:rFonts w:cs="CMU Bright"/>
        </w:rPr>
        <w:t xml:space="preserve"> current location. For instance, if the user is at “home” at 9 am, the mobility pattern can reveal his next locations for the rest of the day</w:t>
      </w:r>
      <w:r w:rsidR="00556B46" w:rsidRPr="00330EF4">
        <w:rPr>
          <w:rFonts w:cs="CMU Bright"/>
        </w:rPr>
        <w:t>, using the model</w:t>
      </w:r>
      <w:r w:rsidR="005B7753" w:rsidRPr="00330EF4">
        <w:rPr>
          <w:rFonts w:cs="CMU Bright"/>
        </w:rPr>
        <w:t xml:space="preserve">. </w:t>
      </w:r>
      <w:commentRangeEnd w:id="43"/>
      <w:r w:rsidR="00606959">
        <w:rPr>
          <w:rStyle w:val="CommentReference"/>
        </w:rPr>
        <w:commentReference w:id="43"/>
      </w:r>
    </w:p>
    <w:p w14:paraId="4707C650" w14:textId="77777777" w:rsidR="00E53D3F" w:rsidRDefault="00BD72C5" w:rsidP="00EC688E">
      <w:pPr>
        <w:ind w:left="720"/>
        <w:rPr>
          <w:ins w:id="44" w:author="Zohaib Riaz" w:date="2018-11-30T22:33:00Z"/>
          <w:rFonts w:cs="CMU Bright"/>
        </w:rPr>
      </w:pPr>
      <w:commentRangeStart w:id="45"/>
      <w:r w:rsidRPr="00330EF4">
        <w:rPr>
          <w:rFonts w:cs="CMU Bright"/>
        </w:rPr>
        <w:t xml:space="preserve">An overwhelming </w:t>
      </w:r>
      <w:r w:rsidR="00935CF6" w:rsidRPr="00330EF4">
        <w:rPr>
          <w:rFonts w:cs="CMU Bright"/>
        </w:rPr>
        <w:t>number</w:t>
      </w:r>
      <w:r w:rsidR="00E16E63" w:rsidRPr="00330EF4">
        <w:rPr>
          <w:rFonts w:cs="CMU Bright"/>
        </w:rPr>
        <w:t xml:space="preserve"> of </w:t>
      </w:r>
      <w:r w:rsidRPr="00330EF4">
        <w:rPr>
          <w:rFonts w:cs="CMU Bright"/>
        </w:rPr>
        <w:t xml:space="preserve">personal </w:t>
      </w:r>
      <w:r w:rsidR="00DD7C13" w:rsidRPr="00330EF4">
        <w:rPr>
          <w:rFonts w:cs="CMU Bright"/>
        </w:rPr>
        <w:t>characteristics</w:t>
      </w:r>
      <w:r w:rsidR="00E16E63" w:rsidRPr="00330EF4">
        <w:rPr>
          <w:rFonts w:cs="CMU Bright"/>
        </w:rPr>
        <w:t xml:space="preserve"> can be </w:t>
      </w:r>
      <w:r w:rsidR="00935CF6" w:rsidRPr="00330EF4">
        <w:rPr>
          <w:rFonts w:cs="CMU Bright"/>
        </w:rPr>
        <w:t xml:space="preserve">predicted </w:t>
      </w:r>
      <w:r w:rsidR="00E16E63" w:rsidRPr="00330EF4">
        <w:rPr>
          <w:rFonts w:cs="CMU Bright"/>
        </w:rPr>
        <w:t xml:space="preserve">online based on location data. </w:t>
      </w:r>
      <w:r w:rsidR="00C6385B" w:rsidRPr="00330EF4">
        <w:rPr>
          <w:rFonts w:cs="CMU Bright"/>
        </w:rPr>
        <w:t>This can reveal user</w:t>
      </w:r>
      <w:r w:rsidR="005317E2" w:rsidRPr="00330EF4">
        <w:rPr>
          <w:rFonts w:cs="CMU Bright"/>
        </w:rPr>
        <w:t>’s</w:t>
      </w:r>
      <w:r w:rsidR="00C6385B" w:rsidRPr="00330EF4">
        <w:rPr>
          <w:rFonts w:cs="CMU Bright"/>
        </w:rPr>
        <w:t xml:space="preserve"> private information like the </w:t>
      </w:r>
      <w:r w:rsidR="00935CF6" w:rsidRPr="00330EF4">
        <w:rPr>
          <w:rFonts w:cs="CMU Bright"/>
        </w:rPr>
        <w:t>illnesses</w:t>
      </w:r>
      <w:r w:rsidR="00D01A9A" w:rsidRPr="00330EF4">
        <w:rPr>
          <w:rFonts w:cs="CMU Bright"/>
        </w:rPr>
        <w:t xml:space="preserve"> based</w:t>
      </w:r>
      <w:r w:rsidR="00C6385B" w:rsidRPr="00330EF4">
        <w:rPr>
          <w:rFonts w:cs="CMU Bright"/>
        </w:rPr>
        <w:t xml:space="preserve"> on the specialist he/she has been visiting, vacation locations he/she has been to and many others. </w:t>
      </w:r>
      <w:r w:rsidR="00015EF7" w:rsidRPr="00330EF4">
        <w:rPr>
          <w:rFonts w:cs="CMU Bright"/>
        </w:rPr>
        <w:t xml:space="preserve">This is a privacy attack. </w:t>
      </w:r>
      <w:r w:rsidR="005B7753" w:rsidRPr="00330EF4">
        <w:rPr>
          <w:rFonts w:cs="CMU Bright"/>
        </w:rPr>
        <w:t>This information can also be leaked on third</w:t>
      </w:r>
      <w:r w:rsidR="00D5125C" w:rsidRPr="00330EF4">
        <w:rPr>
          <w:rFonts w:cs="CMU Bright"/>
        </w:rPr>
        <w:t>-</w:t>
      </w:r>
      <w:r w:rsidR="005B7753" w:rsidRPr="00330EF4">
        <w:rPr>
          <w:rFonts w:cs="CMU Bright"/>
        </w:rPr>
        <w:t xml:space="preserve">party applications and can </w:t>
      </w:r>
      <w:r w:rsidR="006E3DE5" w:rsidRPr="00330EF4">
        <w:rPr>
          <w:rFonts w:cs="CMU Bright"/>
        </w:rPr>
        <w:t>have unauthorized access.</w:t>
      </w:r>
      <w:r w:rsidR="00556B46" w:rsidRPr="00330EF4">
        <w:rPr>
          <w:rFonts w:cs="CMU Bright"/>
        </w:rPr>
        <w:t xml:space="preserve"> </w:t>
      </w:r>
      <w:r w:rsidR="002F7895" w:rsidRPr="00330EF4">
        <w:rPr>
          <w:rFonts w:cs="CMU Bright"/>
        </w:rPr>
        <w:t>It is easy to oversee the privacy threats that location-based services can impose</w:t>
      </w:r>
      <w:commentRangeEnd w:id="45"/>
      <w:r w:rsidR="00E53D3F">
        <w:rPr>
          <w:rStyle w:val="CommentReference"/>
        </w:rPr>
        <w:commentReference w:id="45"/>
      </w:r>
      <w:r w:rsidR="002F7895" w:rsidRPr="00330EF4">
        <w:rPr>
          <w:rFonts w:cs="CMU Bright"/>
        </w:rPr>
        <w:t>.</w:t>
      </w:r>
      <w:commentRangeStart w:id="46"/>
      <w:r w:rsidR="002F7895" w:rsidRPr="00330EF4">
        <w:rPr>
          <w:rFonts w:cs="CMU Bright"/>
        </w:rPr>
        <w:t xml:space="preserve"> </w:t>
      </w:r>
      <w:commentRangeEnd w:id="46"/>
      <w:r w:rsidR="007B6A34">
        <w:rPr>
          <w:rStyle w:val="CommentReference"/>
        </w:rPr>
        <w:commentReference w:id="46"/>
      </w:r>
      <w:del w:id="47" w:author="Zohaib Riaz" w:date="2018-11-30T22:25:00Z">
        <w:r w:rsidR="002F7895" w:rsidRPr="00330EF4" w:rsidDel="007B6A34">
          <w:rPr>
            <w:rFonts w:cs="CMU Bright"/>
          </w:rPr>
          <w:delText>Th</w:delText>
        </w:r>
        <w:r w:rsidR="00C8110A" w:rsidRPr="00330EF4" w:rsidDel="007B6A34">
          <w:rPr>
            <w:rFonts w:cs="CMU Bright"/>
          </w:rPr>
          <w:delText>e</w:delText>
        </w:r>
      </w:del>
    </w:p>
    <w:p w14:paraId="0C95650F" w14:textId="104FBE03" w:rsidR="00EE378C" w:rsidRPr="00330EF4" w:rsidRDefault="00C8110A" w:rsidP="00EC688E">
      <w:pPr>
        <w:ind w:left="720"/>
        <w:rPr>
          <w:rFonts w:cs="CMU Bright"/>
        </w:rPr>
      </w:pPr>
      <w:del w:id="48" w:author="Zohaib Riaz" w:date="2018-11-30T22:25:00Z">
        <w:r w:rsidRPr="00330EF4" w:rsidDel="007B6A34">
          <w:rPr>
            <w:rFonts w:cs="CMU Bright"/>
          </w:rPr>
          <w:delText xml:space="preserve"> </w:delText>
        </w:r>
      </w:del>
      <w:ins w:id="49" w:author="Zohaib Riaz" w:date="2018-11-30T22:25:00Z">
        <w:r w:rsidR="007B6A34">
          <w:rPr>
            <w:rFonts w:cs="CMU Bright"/>
          </w:rPr>
          <w:t>In this regard, t</w:t>
        </w:r>
        <w:r w:rsidR="007B6A34" w:rsidRPr="00330EF4">
          <w:rPr>
            <w:rFonts w:cs="CMU Bright"/>
          </w:rPr>
          <w:t xml:space="preserve">he </w:t>
        </w:r>
      </w:ins>
      <w:r w:rsidRPr="00330EF4">
        <w:rPr>
          <w:rFonts w:cs="CMU Bright"/>
        </w:rPr>
        <w:t xml:space="preserve">goal of this thesis </w:t>
      </w:r>
      <w:r w:rsidR="002F28C8" w:rsidRPr="00330EF4">
        <w:rPr>
          <w:rFonts w:cs="CMU Bright"/>
        </w:rPr>
        <w:t xml:space="preserve">is </w:t>
      </w:r>
      <w:r w:rsidRPr="00330EF4">
        <w:rPr>
          <w:rFonts w:cs="CMU Bright"/>
        </w:rPr>
        <w:t xml:space="preserve">to </w:t>
      </w:r>
      <w:r w:rsidR="005317E2" w:rsidRPr="00330EF4">
        <w:rPr>
          <w:rFonts w:cs="CMU Bright"/>
        </w:rPr>
        <w:t>acquaint user</w:t>
      </w:r>
      <w:r w:rsidR="00C810E1" w:rsidRPr="00330EF4">
        <w:rPr>
          <w:rFonts w:cs="CMU Bright"/>
        </w:rPr>
        <w:t>s</w:t>
      </w:r>
      <w:r w:rsidR="005317E2" w:rsidRPr="00330EF4">
        <w:rPr>
          <w:rFonts w:cs="CMU Bright"/>
        </w:rPr>
        <w:t xml:space="preserve"> about the </w:t>
      </w:r>
      <w:commentRangeStart w:id="50"/>
      <w:r w:rsidR="005317E2" w:rsidRPr="00330EF4">
        <w:rPr>
          <w:rFonts w:cs="CMU Bright"/>
        </w:rPr>
        <w:t>consequences</w:t>
      </w:r>
      <w:commentRangeEnd w:id="50"/>
      <w:r w:rsidR="00606959">
        <w:rPr>
          <w:rStyle w:val="CommentReference"/>
        </w:rPr>
        <w:commentReference w:id="50"/>
      </w:r>
      <w:r w:rsidR="005317E2" w:rsidRPr="00330EF4">
        <w:rPr>
          <w:rFonts w:cs="CMU Bright"/>
        </w:rPr>
        <w:t xml:space="preserve"> and the predictability of the future visits. </w:t>
      </w:r>
      <w:commentRangeStart w:id="51"/>
      <w:r w:rsidR="00C810E1" w:rsidRPr="00330EF4">
        <w:rPr>
          <w:rFonts w:cs="CMU Bright"/>
        </w:rPr>
        <w:t>This is</w:t>
      </w:r>
      <w:r w:rsidR="005317E2" w:rsidRPr="00330EF4">
        <w:rPr>
          <w:rFonts w:cs="CMU Bright"/>
        </w:rPr>
        <w:t xml:space="preserve"> achieved by making </w:t>
      </w:r>
      <w:r w:rsidR="00F730F2" w:rsidRPr="00330EF4">
        <w:rPr>
          <w:rFonts w:cs="CMU Bright"/>
        </w:rPr>
        <w:t>location</w:t>
      </w:r>
      <w:r w:rsidR="005317E2" w:rsidRPr="00330EF4">
        <w:rPr>
          <w:rFonts w:cs="CMU Bright"/>
        </w:rPr>
        <w:t xml:space="preserve"> predictions based on</w:t>
      </w:r>
      <w:r w:rsidRPr="00330EF4">
        <w:rPr>
          <w:rFonts w:cs="CMU Bright"/>
        </w:rPr>
        <w:t xml:space="preserve"> </w:t>
      </w:r>
      <w:del w:id="52" w:author="Zohaib Riaz" w:date="2018-11-30T22:22:00Z">
        <w:r w:rsidRPr="00330EF4" w:rsidDel="007B6A34">
          <w:rPr>
            <w:rFonts w:cs="CMU Bright"/>
          </w:rPr>
          <w:delText>location</w:delText>
        </w:r>
        <w:r w:rsidR="00580239" w:rsidRPr="00330EF4" w:rsidDel="007B6A34">
          <w:rPr>
            <w:rFonts w:cs="CMU Bright"/>
          </w:rPr>
          <w:delText>-based</w:delText>
        </w:r>
        <w:r w:rsidRPr="00330EF4" w:rsidDel="007B6A34">
          <w:rPr>
            <w:rFonts w:cs="CMU Bright"/>
          </w:rPr>
          <w:delText xml:space="preserve"> </w:delText>
        </w:r>
        <w:r w:rsidR="005317E2" w:rsidRPr="00330EF4" w:rsidDel="007B6A34">
          <w:rPr>
            <w:rFonts w:cs="CMU Bright"/>
          </w:rPr>
          <w:delText>data received</w:delText>
        </w:r>
      </w:del>
      <w:ins w:id="53" w:author="Zohaib Riaz" w:date="2018-11-30T22:22:00Z">
        <w:r w:rsidR="007B6A34">
          <w:rPr>
            <w:rFonts w:cs="CMU Bright"/>
          </w:rPr>
          <w:t>the data collected</w:t>
        </w:r>
      </w:ins>
      <w:r w:rsidR="005317E2" w:rsidRPr="00330EF4">
        <w:rPr>
          <w:rFonts w:cs="CMU Bright"/>
        </w:rPr>
        <w:t xml:space="preserve"> </w:t>
      </w:r>
      <w:del w:id="54" w:author="Zohaib Riaz" w:date="2018-11-30T22:23:00Z">
        <w:r w:rsidRPr="00330EF4" w:rsidDel="007B6A34">
          <w:rPr>
            <w:rFonts w:cs="CMU Bright"/>
          </w:rPr>
          <w:delText xml:space="preserve">for </w:delText>
        </w:r>
      </w:del>
      <w:ins w:id="55" w:author="Zohaib Riaz" w:date="2018-11-30T22:23:00Z">
        <w:r w:rsidR="007B6A34">
          <w:rPr>
            <w:rFonts w:cs="CMU Bright"/>
          </w:rPr>
          <w:t xml:space="preserve">over </w:t>
        </w:r>
      </w:ins>
      <w:r w:rsidR="0097775B" w:rsidRPr="00330EF4">
        <w:rPr>
          <w:rFonts w:cs="CMU Bright"/>
        </w:rPr>
        <w:t xml:space="preserve">a </w:t>
      </w:r>
      <w:ins w:id="56" w:author="Zohaib Riaz" w:date="2018-11-30T22:23:00Z">
        <w:r w:rsidR="007B6A34">
          <w:rPr>
            <w:rFonts w:cs="CMU Bright"/>
          </w:rPr>
          <w:t xml:space="preserve">considerable period of time, e.g., over a </w:t>
        </w:r>
      </w:ins>
      <w:r w:rsidRPr="00330EF4">
        <w:rPr>
          <w:rFonts w:cs="CMU Bright"/>
        </w:rPr>
        <w:t>few weeks.</w:t>
      </w:r>
      <w:r w:rsidR="00F730F2" w:rsidRPr="00330EF4">
        <w:rPr>
          <w:rFonts w:cs="CMU Bright"/>
        </w:rPr>
        <w:t xml:space="preserve"> The future location predictions are shown to the users with confidence percentages.</w:t>
      </w:r>
      <w:r w:rsidRPr="00330EF4">
        <w:rPr>
          <w:rFonts w:cs="CMU Bright"/>
        </w:rPr>
        <w:t xml:space="preserve"> </w:t>
      </w:r>
      <w:commentRangeEnd w:id="51"/>
      <w:r w:rsidR="007B6A34">
        <w:rPr>
          <w:rStyle w:val="CommentReference"/>
        </w:rPr>
        <w:commentReference w:id="51"/>
      </w:r>
    </w:p>
    <w:p w14:paraId="1CFACDC2" w14:textId="1E869A58" w:rsidR="0084162E" w:rsidRPr="00330EF4" w:rsidRDefault="00A12890" w:rsidP="00A12890">
      <w:pPr>
        <w:pStyle w:val="Heading2"/>
        <w:spacing w:after="160"/>
        <w:ind w:left="720"/>
        <w:rPr>
          <w:rFonts w:ascii="CMU Bright" w:hAnsi="CMU Bright" w:cs="CMU Bright"/>
          <w:color w:val="auto"/>
        </w:rPr>
      </w:pPr>
      <w:bookmarkStart w:id="57" w:name="_Toc530914307"/>
      <w:commentRangeStart w:id="58"/>
      <w:r w:rsidRPr="00330EF4">
        <w:rPr>
          <w:rFonts w:ascii="CMU Bright" w:hAnsi="CMU Bright" w:cs="CMU Bright"/>
          <w:color w:val="auto"/>
        </w:rPr>
        <w:lastRenderedPageBreak/>
        <w:t xml:space="preserve">1.1 </w:t>
      </w:r>
      <w:r w:rsidR="00510ACE" w:rsidRPr="00330EF4">
        <w:rPr>
          <w:rFonts w:ascii="CMU Bright" w:hAnsi="CMU Bright" w:cs="CMU Bright"/>
          <w:color w:val="auto"/>
        </w:rPr>
        <w:t>Motivation</w:t>
      </w:r>
      <w:bookmarkEnd w:id="57"/>
      <w:commentRangeEnd w:id="58"/>
      <w:r w:rsidR="007B6A34">
        <w:rPr>
          <w:rStyle w:val="CommentReference"/>
          <w:rFonts w:ascii="CMU Bright" w:eastAsiaTheme="minorHAnsi" w:hAnsi="CMU Bright" w:cstheme="majorHAnsi"/>
          <w:color w:val="auto"/>
        </w:rPr>
        <w:commentReference w:id="58"/>
      </w:r>
    </w:p>
    <w:p w14:paraId="1997DD7D" w14:textId="19CF9FA3" w:rsidR="007A6046" w:rsidRPr="00330EF4" w:rsidRDefault="007A6046" w:rsidP="00EC688E">
      <w:pPr>
        <w:ind w:left="720"/>
        <w:rPr>
          <w:rFonts w:cs="CMU Bright"/>
        </w:rPr>
      </w:pPr>
      <w:commentRangeStart w:id="59"/>
      <w:r w:rsidRPr="00330EF4">
        <w:rPr>
          <w:rFonts w:cs="CMU Bright"/>
        </w:rPr>
        <w:t xml:space="preserve">The location-based data can tell a lot about </w:t>
      </w:r>
      <w:r w:rsidR="00761E79" w:rsidRPr="00330EF4">
        <w:rPr>
          <w:rFonts w:cs="CMU Bright"/>
        </w:rPr>
        <w:t xml:space="preserve">the </w:t>
      </w:r>
      <w:r w:rsidRPr="00330EF4">
        <w:rPr>
          <w:rFonts w:cs="CMU Bright"/>
        </w:rPr>
        <w:t xml:space="preserve">user. </w:t>
      </w:r>
      <w:r w:rsidR="00FB3E6D" w:rsidRPr="00330EF4">
        <w:rPr>
          <w:rFonts w:cs="CMU Bright"/>
        </w:rPr>
        <w:t xml:space="preserve">If the location-based data is </w:t>
      </w:r>
      <w:del w:id="60" w:author="Zohaib Riaz" w:date="2018-11-30T22:25:00Z">
        <w:r w:rsidR="00FB3E6D" w:rsidRPr="00330EF4" w:rsidDel="007B6A34">
          <w:rPr>
            <w:rFonts w:cs="CMU Bright"/>
          </w:rPr>
          <w:delText xml:space="preserve">received </w:delText>
        </w:r>
      </w:del>
      <w:ins w:id="61" w:author="Zohaib Riaz" w:date="2018-11-30T22:25:00Z">
        <w:r w:rsidR="007B6A34">
          <w:rPr>
            <w:rFonts w:cs="CMU Bright"/>
          </w:rPr>
          <w:t>collected</w:t>
        </w:r>
        <w:r w:rsidR="007B6A34" w:rsidRPr="00330EF4">
          <w:rPr>
            <w:rFonts w:cs="CMU Bright"/>
          </w:rPr>
          <w:t xml:space="preserve"> </w:t>
        </w:r>
      </w:ins>
      <w:del w:id="62" w:author="Zohaib Riaz" w:date="2018-11-30T22:25:00Z">
        <w:r w:rsidR="00FB3E6D" w:rsidRPr="00330EF4" w:rsidDel="007B6A34">
          <w:rPr>
            <w:rFonts w:cs="CMU Bright"/>
          </w:rPr>
          <w:delText xml:space="preserve">for </w:delText>
        </w:r>
      </w:del>
      <w:ins w:id="63" w:author="Zohaib Riaz" w:date="2018-11-30T22:25:00Z">
        <w:r w:rsidR="007B6A34">
          <w:rPr>
            <w:rFonts w:cs="CMU Bright"/>
          </w:rPr>
          <w:t>over</w:t>
        </w:r>
        <w:r w:rsidR="007B6A34" w:rsidRPr="00330EF4">
          <w:rPr>
            <w:rFonts w:cs="CMU Bright"/>
          </w:rPr>
          <w:t xml:space="preserve"> </w:t>
        </w:r>
      </w:ins>
      <w:r w:rsidR="00653DD6" w:rsidRPr="00330EF4">
        <w:rPr>
          <w:rFonts w:cs="CMU Bright"/>
        </w:rPr>
        <w:t xml:space="preserve">a </w:t>
      </w:r>
      <w:r w:rsidR="00FB3E6D" w:rsidRPr="00330EF4">
        <w:rPr>
          <w:rFonts w:cs="CMU Bright"/>
        </w:rPr>
        <w:t>few weeks, i</w:t>
      </w:r>
      <w:r w:rsidRPr="00330EF4">
        <w:rPr>
          <w:rFonts w:cs="CMU Bright"/>
        </w:rPr>
        <w:t xml:space="preserve">t </w:t>
      </w:r>
      <w:r w:rsidR="00E30A32" w:rsidRPr="00330EF4">
        <w:rPr>
          <w:rFonts w:cs="CMU Bright"/>
        </w:rPr>
        <w:t xml:space="preserve">is </w:t>
      </w:r>
      <w:r w:rsidR="00FE1560" w:rsidRPr="00330EF4">
        <w:rPr>
          <w:rFonts w:cs="CMU Bright"/>
        </w:rPr>
        <w:t>easy to</w:t>
      </w:r>
      <w:r w:rsidR="00E30A32" w:rsidRPr="00330EF4">
        <w:rPr>
          <w:rFonts w:cs="CMU Bright"/>
        </w:rPr>
        <w:t xml:space="preserve"> a</w:t>
      </w:r>
      <w:r w:rsidRPr="00330EF4">
        <w:rPr>
          <w:rFonts w:cs="CMU Bright"/>
        </w:rPr>
        <w:t xml:space="preserve">nswer questions like, where does </w:t>
      </w:r>
      <w:ins w:id="64" w:author="Zohaib Riaz" w:date="2018-11-30T22:25:00Z">
        <w:r w:rsidR="007B6A34">
          <w:rPr>
            <w:rFonts w:cs="CMU Bright"/>
          </w:rPr>
          <w:t xml:space="preserve">the </w:t>
        </w:r>
      </w:ins>
      <w:r w:rsidRPr="00330EF4">
        <w:rPr>
          <w:rFonts w:cs="CMU Bright"/>
        </w:rPr>
        <w:t xml:space="preserve">user live/work? Where is </w:t>
      </w:r>
      <w:r w:rsidR="00572745" w:rsidRPr="00330EF4">
        <w:rPr>
          <w:rFonts w:cs="CMU Bright"/>
        </w:rPr>
        <w:t xml:space="preserve">the </w:t>
      </w:r>
      <w:r w:rsidRPr="00330EF4">
        <w:rPr>
          <w:rFonts w:cs="CMU Bright"/>
        </w:rPr>
        <w:t xml:space="preserve">user’s club/gym? What restaurant </w:t>
      </w:r>
      <w:r w:rsidR="00BF58AF" w:rsidRPr="00330EF4">
        <w:rPr>
          <w:rFonts w:cs="CMU Bright"/>
        </w:rPr>
        <w:t xml:space="preserve">does </w:t>
      </w:r>
      <w:r w:rsidRPr="00330EF4">
        <w:rPr>
          <w:rFonts w:cs="CMU Bright"/>
        </w:rPr>
        <w:t>he</w:t>
      </w:r>
      <w:r w:rsidR="00BF58AF" w:rsidRPr="00330EF4">
        <w:rPr>
          <w:rFonts w:cs="CMU Bright"/>
        </w:rPr>
        <w:t>/she</w:t>
      </w:r>
      <w:r w:rsidRPr="00330EF4">
        <w:rPr>
          <w:rFonts w:cs="CMU Bright"/>
        </w:rPr>
        <w:t xml:space="preserve"> likes? Where is he</w:t>
      </w:r>
      <w:r w:rsidR="007D3C0D" w:rsidRPr="00330EF4">
        <w:rPr>
          <w:rFonts w:cs="CMU Bright"/>
        </w:rPr>
        <w:t>/she</w:t>
      </w:r>
      <w:r w:rsidRPr="00330EF4">
        <w:rPr>
          <w:rFonts w:cs="CMU Bright"/>
        </w:rPr>
        <w:t xml:space="preserve"> on weekends? </w:t>
      </w:r>
      <w:r w:rsidR="007B5A35" w:rsidRPr="00330EF4">
        <w:rPr>
          <w:rFonts w:cs="CMU Bright"/>
        </w:rPr>
        <w:t xml:space="preserve">Which hospital has he/she </w:t>
      </w:r>
      <w:r w:rsidR="00376305" w:rsidRPr="00330EF4">
        <w:rPr>
          <w:rFonts w:cs="CMU Bright"/>
        </w:rPr>
        <w:t xml:space="preserve">been </w:t>
      </w:r>
      <w:r w:rsidR="007B5A35" w:rsidRPr="00330EF4">
        <w:rPr>
          <w:rFonts w:cs="CMU Bright"/>
        </w:rPr>
        <w:t xml:space="preserve">visiting? </w:t>
      </w:r>
      <w:r w:rsidRPr="00330EF4">
        <w:rPr>
          <w:rFonts w:cs="CMU Bright"/>
        </w:rPr>
        <w:t xml:space="preserve">All the answers to these questions </w:t>
      </w:r>
      <w:r w:rsidR="009955E0" w:rsidRPr="00330EF4">
        <w:rPr>
          <w:rFonts w:cs="CMU Bright"/>
        </w:rPr>
        <w:t>can</w:t>
      </w:r>
      <w:r w:rsidRPr="00330EF4">
        <w:rPr>
          <w:rFonts w:cs="CMU Bright"/>
        </w:rPr>
        <w:t xml:space="preserve"> give </w:t>
      </w:r>
      <w:r w:rsidR="009955E0" w:rsidRPr="00330EF4">
        <w:rPr>
          <w:rFonts w:cs="CMU Bright"/>
        </w:rPr>
        <w:t>an</w:t>
      </w:r>
      <w:r w:rsidRPr="00330EF4">
        <w:rPr>
          <w:rFonts w:cs="CMU Bright"/>
        </w:rPr>
        <w:t xml:space="preserve"> insight about </w:t>
      </w:r>
      <w:r w:rsidR="00572745" w:rsidRPr="00330EF4">
        <w:rPr>
          <w:rFonts w:cs="CMU Bright"/>
        </w:rPr>
        <w:t xml:space="preserve">the </w:t>
      </w:r>
      <w:r w:rsidRPr="00330EF4">
        <w:rPr>
          <w:rFonts w:cs="CMU Bright"/>
        </w:rPr>
        <w:t>user’s private life and whereabouts.</w:t>
      </w:r>
      <w:r w:rsidR="009955E0" w:rsidRPr="00330EF4">
        <w:rPr>
          <w:rFonts w:cs="CMU Bright"/>
        </w:rPr>
        <w:t xml:space="preserve"> </w:t>
      </w:r>
      <w:r w:rsidR="004F275D" w:rsidRPr="00330EF4">
        <w:rPr>
          <w:rFonts w:cs="CMU Bright"/>
        </w:rPr>
        <w:t xml:space="preserve">After </w:t>
      </w:r>
      <w:ins w:id="65" w:author="Zohaib Riaz" w:date="2018-11-30T22:28:00Z">
        <w:r w:rsidR="007B6A34">
          <w:rPr>
            <w:rFonts w:cs="CMU Bright"/>
          </w:rPr>
          <w:t xml:space="preserve">collecting </w:t>
        </w:r>
      </w:ins>
      <w:r w:rsidR="007D3C0D" w:rsidRPr="00330EF4">
        <w:rPr>
          <w:rFonts w:cs="CMU Bright"/>
        </w:rPr>
        <w:t xml:space="preserve">a </w:t>
      </w:r>
      <w:r w:rsidR="004F275D" w:rsidRPr="00330EF4">
        <w:rPr>
          <w:rFonts w:cs="CMU Bright"/>
        </w:rPr>
        <w:t>few weeks of data, the algorithm can</w:t>
      </w:r>
      <w:r w:rsidR="009955E0" w:rsidRPr="00330EF4">
        <w:rPr>
          <w:rFonts w:cs="CMU Bright"/>
        </w:rPr>
        <w:t xml:space="preserve"> </w:t>
      </w:r>
      <w:r w:rsidR="004F275D" w:rsidRPr="00330EF4">
        <w:rPr>
          <w:rFonts w:cs="CMU Bright"/>
        </w:rPr>
        <w:t>precisely define</w:t>
      </w:r>
      <w:r w:rsidR="009955E0" w:rsidRPr="00330EF4">
        <w:rPr>
          <w:rFonts w:cs="CMU Bright"/>
        </w:rPr>
        <w:t xml:space="preserve"> </w:t>
      </w:r>
      <w:r w:rsidR="00572745" w:rsidRPr="00330EF4">
        <w:rPr>
          <w:rFonts w:cs="CMU Bright"/>
        </w:rPr>
        <w:t xml:space="preserve">the </w:t>
      </w:r>
      <w:r w:rsidR="009955E0" w:rsidRPr="00330EF4">
        <w:rPr>
          <w:rFonts w:cs="CMU Bright"/>
        </w:rPr>
        <w:t>user</w:t>
      </w:r>
      <w:r w:rsidR="00572745" w:rsidRPr="00330EF4">
        <w:rPr>
          <w:rFonts w:cs="CMU Bright"/>
        </w:rPr>
        <w:t>’s</w:t>
      </w:r>
      <w:r w:rsidR="009955E0" w:rsidRPr="00330EF4">
        <w:rPr>
          <w:rFonts w:cs="CMU Bright"/>
        </w:rPr>
        <w:t xml:space="preserve"> movement trends, his/her favorite places, </w:t>
      </w:r>
      <w:proofErr w:type="gramStart"/>
      <w:r w:rsidR="009955E0" w:rsidRPr="00330EF4">
        <w:rPr>
          <w:rFonts w:cs="CMU Bright"/>
        </w:rPr>
        <w:t>his/her</w:t>
      </w:r>
      <w:proofErr w:type="gramEnd"/>
      <w:r w:rsidR="009955E0" w:rsidRPr="00330EF4">
        <w:rPr>
          <w:rFonts w:cs="CMU Bright"/>
        </w:rPr>
        <w:t xml:space="preserve"> lifestyle and so on.</w:t>
      </w:r>
      <w:r w:rsidR="004A3849" w:rsidRPr="00330EF4">
        <w:rPr>
          <w:rFonts w:cs="CMU Bright"/>
        </w:rPr>
        <w:t xml:space="preserve"> With continuous learning, this data can be updated and have the user</w:t>
      </w:r>
      <w:r w:rsidR="00A07251" w:rsidRPr="00330EF4">
        <w:rPr>
          <w:rFonts w:cs="CMU Bright"/>
        </w:rPr>
        <w:t>’s</w:t>
      </w:r>
      <w:r w:rsidR="004A3849" w:rsidRPr="00330EF4">
        <w:rPr>
          <w:rFonts w:cs="CMU Bright"/>
        </w:rPr>
        <w:t xml:space="preserve"> </w:t>
      </w:r>
      <w:r w:rsidR="00A07251" w:rsidRPr="00330EF4">
        <w:rPr>
          <w:rFonts w:cs="CMU Bright"/>
        </w:rPr>
        <w:t>“</w:t>
      </w:r>
      <w:r w:rsidR="004A3849" w:rsidRPr="00330EF4">
        <w:rPr>
          <w:rFonts w:cs="CMU Bright"/>
        </w:rPr>
        <w:t>home</w:t>
      </w:r>
      <w:r w:rsidR="008A03B7" w:rsidRPr="00330EF4">
        <w:rPr>
          <w:rFonts w:cs="CMU Bright"/>
        </w:rPr>
        <w:t>”</w:t>
      </w:r>
      <w:r w:rsidR="00A07251" w:rsidRPr="00330EF4">
        <w:rPr>
          <w:rFonts w:cs="CMU Bright"/>
        </w:rPr>
        <w:t xml:space="preserve"> </w:t>
      </w:r>
      <w:r w:rsidR="004A3849" w:rsidRPr="00330EF4">
        <w:rPr>
          <w:rFonts w:cs="CMU Bright"/>
        </w:rPr>
        <w:t xml:space="preserve">location and </w:t>
      </w:r>
      <w:r w:rsidR="00A07251" w:rsidRPr="00330EF4">
        <w:rPr>
          <w:rFonts w:cs="CMU Bright"/>
        </w:rPr>
        <w:t>“</w:t>
      </w:r>
      <w:r w:rsidR="004A3849" w:rsidRPr="00330EF4">
        <w:rPr>
          <w:rFonts w:cs="CMU Bright"/>
        </w:rPr>
        <w:t>work</w:t>
      </w:r>
      <w:r w:rsidR="00A07251" w:rsidRPr="00330EF4">
        <w:rPr>
          <w:rFonts w:cs="CMU Bright"/>
        </w:rPr>
        <w:t>”</w:t>
      </w:r>
      <w:r w:rsidR="004A3849" w:rsidRPr="00330EF4">
        <w:rPr>
          <w:rFonts w:cs="CMU Bright"/>
        </w:rPr>
        <w:t xml:space="preserve"> location updated with time. </w:t>
      </w:r>
      <w:r w:rsidR="000F499C" w:rsidRPr="00330EF4">
        <w:rPr>
          <w:rFonts w:cs="CMU Bright"/>
        </w:rPr>
        <w:t xml:space="preserve">This is a privacy attack which makes use of </w:t>
      </w:r>
      <w:r w:rsidR="00572745" w:rsidRPr="00330EF4">
        <w:rPr>
          <w:rFonts w:cs="CMU Bright"/>
        </w:rPr>
        <w:t xml:space="preserve">the </w:t>
      </w:r>
      <w:r w:rsidR="000F499C" w:rsidRPr="00330EF4">
        <w:rPr>
          <w:rFonts w:cs="CMU Bright"/>
        </w:rPr>
        <w:t xml:space="preserve">user’s past location data. Several cases have been emerged in the past where the location data is used unlawfully. </w:t>
      </w:r>
      <w:r w:rsidR="00572745" w:rsidRPr="00330EF4">
        <w:rPr>
          <w:rFonts w:cs="CMU Bright"/>
        </w:rPr>
        <w:t xml:space="preserve">For example, </w:t>
      </w:r>
      <w:r w:rsidR="000F499C" w:rsidRPr="00330EF4">
        <w:rPr>
          <w:rFonts w:cs="CMU Bright"/>
        </w:rPr>
        <w:t xml:space="preserve">Michael Cunningham and his family </w:t>
      </w:r>
      <w:sdt>
        <w:sdtPr>
          <w:rPr>
            <w:rFonts w:cs="CMU Bright"/>
          </w:rPr>
          <w:id w:val="-359283613"/>
          <w:citation/>
        </w:sdtPr>
        <w:sdtContent>
          <w:r w:rsidR="000F499C" w:rsidRPr="00330EF4">
            <w:rPr>
              <w:rFonts w:cs="CMU Bright"/>
            </w:rPr>
            <w:fldChar w:fldCharType="begin"/>
          </w:r>
          <w:r w:rsidR="000F499C" w:rsidRPr="00330EF4">
            <w:rPr>
              <w:rFonts w:cs="CMU Bright"/>
            </w:rPr>
            <w:instrText xml:space="preserve"> CITATION Cun13 \l 1031 </w:instrText>
          </w:r>
          <w:r w:rsidR="000F499C" w:rsidRPr="00330EF4">
            <w:rPr>
              <w:rFonts w:cs="CMU Bright"/>
            </w:rPr>
            <w:fldChar w:fldCharType="separate"/>
          </w:r>
          <w:r w:rsidR="007241BF" w:rsidRPr="007241BF">
            <w:rPr>
              <w:rFonts w:cs="CMU Bright"/>
              <w:noProof/>
            </w:rPr>
            <w:t>[4]</w:t>
          </w:r>
          <w:r w:rsidR="000F499C" w:rsidRPr="00330EF4">
            <w:rPr>
              <w:rFonts w:cs="CMU Bright"/>
            </w:rPr>
            <w:fldChar w:fldCharType="end"/>
          </w:r>
        </w:sdtContent>
      </w:sdt>
      <w:r w:rsidR="000F499C" w:rsidRPr="00330EF4">
        <w:rPr>
          <w:rFonts w:cs="CMU Bright"/>
        </w:rPr>
        <w:t xml:space="preserve"> was tracked for 24 hours for </w:t>
      </w:r>
      <w:r w:rsidR="008A03B7" w:rsidRPr="00330EF4">
        <w:rPr>
          <w:rFonts w:cs="CMU Bright"/>
        </w:rPr>
        <w:t xml:space="preserve">a period of </w:t>
      </w:r>
      <w:r w:rsidR="000F499C" w:rsidRPr="00330EF4">
        <w:rPr>
          <w:rFonts w:cs="CMU Bright"/>
        </w:rPr>
        <w:t>two months using a GPS device</w:t>
      </w:r>
      <w:r w:rsidR="008A03B7" w:rsidRPr="00330EF4">
        <w:rPr>
          <w:rFonts w:cs="CMU Bright"/>
        </w:rPr>
        <w:t xml:space="preserve">. </w:t>
      </w:r>
      <w:r w:rsidR="006951C6" w:rsidRPr="00330EF4">
        <w:rPr>
          <w:rFonts w:cs="CMU Bright"/>
        </w:rPr>
        <w:t>This</w:t>
      </w:r>
      <w:r w:rsidR="008A03B7" w:rsidRPr="00330EF4">
        <w:rPr>
          <w:rFonts w:cs="CMU Bright"/>
        </w:rPr>
        <w:t xml:space="preserve"> was initiated</w:t>
      </w:r>
      <w:r w:rsidR="000F499C" w:rsidRPr="00330EF4">
        <w:rPr>
          <w:rFonts w:cs="CMU Bright"/>
        </w:rPr>
        <w:t xml:space="preserve"> </w:t>
      </w:r>
      <w:r w:rsidR="006951C6" w:rsidRPr="00330EF4">
        <w:rPr>
          <w:rFonts w:cs="CMU Bright"/>
        </w:rPr>
        <w:t xml:space="preserve">as </w:t>
      </w:r>
      <w:r w:rsidR="000F499C" w:rsidRPr="00330EF4">
        <w:rPr>
          <w:rFonts w:cs="CMU Bright"/>
        </w:rPr>
        <w:t>investigat</w:t>
      </w:r>
      <w:r w:rsidR="006951C6" w:rsidRPr="00330EF4">
        <w:rPr>
          <w:rFonts w:cs="CMU Bright"/>
        </w:rPr>
        <w:t>ion on whether</w:t>
      </w:r>
      <w:r w:rsidR="000F499C" w:rsidRPr="00330EF4">
        <w:rPr>
          <w:rFonts w:cs="CMU Bright"/>
        </w:rPr>
        <w:t xml:space="preserve"> he filled out his time sheets at work accurately. Cunningham was terminated </w:t>
      </w:r>
      <w:r w:rsidR="006951C6" w:rsidRPr="00330EF4">
        <w:rPr>
          <w:rFonts w:cs="CMU Bright"/>
        </w:rPr>
        <w:t xml:space="preserve">at work </w:t>
      </w:r>
      <w:r w:rsidR="000F499C" w:rsidRPr="00330EF4">
        <w:rPr>
          <w:rFonts w:cs="CMU Bright"/>
        </w:rPr>
        <w:t>based on the GPS data reports which tracked his whereabouts outside the working hours as well</w:t>
      </w:r>
      <w:r w:rsidR="006951C6" w:rsidRPr="00330EF4">
        <w:rPr>
          <w:rFonts w:cs="CMU Bright"/>
        </w:rPr>
        <w:t>, in which he lied about being at work.</w:t>
      </w:r>
      <w:r w:rsidR="003845CD" w:rsidRPr="00330EF4">
        <w:rPr>
          <w:rFonts w:cs="CMU Bright"/>
        </w:rPr>
        <w:t xml:space="preserve"> </w:t>
      </w:r>
    </w:p>
    <w:p w14:paraId="43AE6128" w14:textId="4E8316CF" w:rsidR="00A12890" w:rsidRPr="00330EF4" w:rsidRDefault="00D556B4" w:rsidP="00A12890">
      <w:pPr>
        <w:ind w:left="720"/>
        <w:rPr>
          <w:rFonts w:cs="CMU Bright"/>
        </w:rPr>
      </w:pPr>
      <w:r w:rsidRPr="00330EF4">
        <w:rPr>
          <w:rFonts w:cs="CMU Bright"/>
        </w:rPr>
        <w:t>This private data is often distributed to third parties</w:t>
      </w:r>
      <w:r w:rsidR="009955E0" w:rsidRPr="00330EF4">
        <w:rPr>
          <w:rFonts w:cs="CMU Bright"/>
        </w:rPr>
        <w:t>. This could be an attack on user’s private life</w:t>
      </w:r>
      <w:r w:rsidR="00EC4A4A" w:rsidRPr="00330EF4">
        <w:rPr>
          <w:rFonts w:cs="CMU Bright"/>
        </w:rPr>
        <w:t>, compromising user privacy and sharing his data with other applications, friends and family.</w:t>
      </w:r>
      <w:r w:rsidR="008C1007" w:rsidRPr="00330EF4">
        <w:rPr>
          <w:rFonts w:cs="CMU Bright"/>
        </w:rPr>
        <w:t xml:space="preserve"> With the advancement of Artificial Intelligence and Machine Learning, it has become eve</w:t>
      </w:r>
      <w:r w:rsidR="002B4A33" w:rsidRPr="00330EF4">
        <w:rPr>
          <w:rFonts w:cs="CMU Bright"/>
        </w:rPr>
        <w:t>n</w:t>
      </w:r>
      <w:r w:rsidR="008C1007" w:rsidRPr="00330EF4">
        <w:rPr>
          <w:rFonts w:cs="CMU Bright"/>
        </w:rPr>
        <w:t xml:space="preserve"> easier to exploit this data, understand bulk geographic data and infer meaning</w:t>
      </w:r>
      <w:r w:rsidR="00DE1CC6" w:rsidRPr="00330EF4">
        <w:rPr>
          <w:rFonts w:cs="CMU Bright"/>
        </w:rPr>
        <w:t>s</w:t>
      </w:r>
      <w:r w:rsidR="008C1007" w:rsidRPr="00330EF4">
        <w:rPr>
          <w:rFonts w:cs="CMU Bright"/>
        </w:rPr>
        <w:t xml:space="preserve"> f</w:t>
      </w:r>
      <w:r w:rsidR="006540D1" w:rsidRPr="00330EF4">
        <w:rPr>
          <w:rFonts w:cs="CMU Bright"/>
        </w:rPr>
        <w:t>rom</w:t>
      </w:r>
      <w:r w:rsidR="008C1007" w:rsidRPr="00330EF4">
        <w:rPr>
          <w:rFonts w:cs="CMU Bright"/>
        </w:rPr>
        <w:t xml:space="preserve"> several locations.</w:t>
      </w:r>
      <w:commentRangeEnd w:id="59"/>
      <w:r w:rsidR="007B6A34">
        <w:rPr>
          <w:rStyle w:val="CommentReference"/>
        </w:rPr>
        <w:commentReference w:id="59"/>
      </w:r>
    </w:p>
    <w:p w14:paraId="2EA63C25" w14:textId="2EE7277C" w:rsidR="004A5944" w:rsidRPr="00330EF4" w:rsidRDefault="00E00D95" w:rsidP="00EC688E">
      <w:pPr>
        <w:pStyle w:val="Heading2"/>
        <w:spacing w:after="160"/>
        <w:ind w:firstLine="720"/>
        <w:rPr>
          <w:rFonts w:ascii="CMU Bright" w:hAnsi="CMU Bright" w:cs="CMU Bright"/>
          <w:color w:val="auto"/>
        </w:rPr>
      </w:pPr>
      <w:bookmarkStart w:id="66" w:name="_Toc530914308"/>
      <w:r w:rsidRPr="00330EF4">
        <w:rPr>
          <w:rFonts w:ascii="CMU Bright" w:hAnsi="CMU Bright" w:cs="CMU Bright"/>
          <w:color w:val="auto"/>
        </w:rPr>
        <w:t>1.</w:t>
      </w:r>
      <w:r w:rsidR="00A12890" w:rsidRPr="00330EF4">
        <w:rPr>
          <w:rFonts w:ascii="CMU Bright" w:hAnsi="CMU Bright" w:cs="CMU Bright"/>
          <w:color w:val="auto"/>
        </w:rPr>
        <w:t xml:space="preserve">2 </w:t>
      </w:r>
      <w:r w:rsidR="00D74456" w:rsidRPr="00330EF4">
        <w:rPr>
          <w:rFonts w:ascii="CMU Bright" w:hAnsi="CMU Bright" w:cs="CMU Bright"/>
          <w:color w:val="auto"/>
        </w:rPr>
        <w:t xml:space="preserve">Contribution and Thesis </w:t>
      </w:r>
      <w:r w:rsidRPr="00330EF4">
        <w:rPr>
          <w:rFonts w:ascii="CMU Bright" w:hAnsi="CMU Bright" w:cs="CMU Bright"/>
          <w:color w:val="auto"/>
        </w:rPr>
        <w:t>Outline</w:t>
      </w:r>
      <w:bookmarkEnd w:id="66"/>
    </w:p>
    <w:p w14:paraId="3F1B2383" w14:textId="39B082D0" w:rsidR="00D74456" w:rsidRPr="00330EF4" w:rsidRDefault="00D74456" w:rsidP="00EC688E">
      <w:pPr>
        <w:autoSpaceDE w:val="0"/>
        <w:autoSpaceDN w:val="0"/>
        <w:adjustRightInd w:val="0"/>
        <w:ind w:left="720"/>
        <w:rPr>
          <w:rFonts w:cs="CMU Bright"/>
        </w:rPr>
      </w:pPr>
      <w:r w:rsidRPr="00330EF4">
        <w:rPr>
          <w:rFonts w:cs="CMU Bright"/>
        </w:rPr>
        <w:t>The thesis contributions are:</w:t>
      </w:r>
    </w:p>
    <w:p w14:paraId="439748D8" w14:textId="55C21C6B"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Design and development of location prediction algorithm.</w:t>
      </w:r>
    </w:p>
    <w:p w14:paraId="6362A1B1" w14:textId="152B78BC"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Process the raw location coordinates for stay-point detection and state formation.</w:t>
      </w:r>
    </w:p>
    <w:p w14:paraId="702AFA5E" w14:textId="126CBC99"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Evaluate the algorithm on real-life location data from Microsoft Geolife dataset.</w:t>
      </w:r>
    </w:p>
    <w:p w14:paraId="3FC391EC" w14:textId="12C923B1"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Implement the markov chain model algorithm on android application.</w:t>
      </w:r>
    </w:p>
    <w:p w14:paraId="7FACA9FA" w14:textId="1D6ECF80" w:rsidR="00B84C1D" w:rsidRPr="00330EF4" w:rsidRDefault="00B84C1D" w:rsidP="00EC688E">
      <w:pPr>
        <w:autoSpaceDE w:val="0"/>
        <w:autoSpaceDN w:val="0"/>
        <w:adjustRightInd w:val="0"/>
        <w:ind w:left="720"/>
        <w:rPr>
          <w:rFonts w:cs="CMU Bright"/>
        </w:rPr>
      </w:pPr>
      <w:r w:rsidRPr="00330EF4">
        <w:rPr>
          <w:rFonts w:cs="CMU Bright"/>
        </w:rPr>
        <w:t>This thesis is organized as follows:</w:t>
      </w:r>
    </w:p>
    <w:p w14:paraId="09CF948B" w14:textId="77777777" w:rsidR="009C5211" w:rsidRPr="00330EF4" w:rsidRDefault="00660186" w:rsidP="00EC688E">
      <w:pPr>
        <w:autoSpaceDE w:val="0"/>
        <w:autoSpaceDN w:val="0"/>
        <w:adjustRightInd w:val="0"/>
        <w:ind w:left="720"/>
        <w:rPr>
          <w:rFonts w:cs="CMU Bright"/>
        </w:rPr>
      </w:pPr>
      <w:r w:rsidRPr="00330EF4">
        <w:rPr>
          <w:rFonts w:cs="CMU Bright"/>
          <w:b/>
        </w:rPr>
        <w:t xml:space="preserve">Chapter 2 </w:t>
      </w:r>
      <w:r w:rsidR="00FC7DAF" w:rsidRPr="00330EF4">
        <w:rPr>
          <w:rFonts w:cs="CMU Bright"/>
          <w:b/>
        </w:rPr>
        <w:t>(Related Work)</w:t>
      </w:r>
      <w:r w:rsidR="00FC7DAF" w:rsidRPr="00330EF4">
        <w:rPr>
          <w:rFonts w:cs="CMU Bright"/>
        </w:rPr>
        <w:t xml:space="preserve"> </w:t>
      </w:r>
      <w:r w:rsidRPr="00330EF4">
        <w:rPr>
          <w:rFonts w:cs="CMU Bright"/>
        </w:rPr>
        <w:t>briefs the related work researched in location prediction</w:t>
      </w:r>
      <w:r w:rsidR="009C5211" w:rsidRPr="00330EF4">
        <w:rPr>
          <w:rFonts w:cs="CMU Bright"/>
        </w:rPr>
        <w:t xml:space="preserve"> and presents the basic understanding of the topics</w:t>
      </w:r>
      <w:r w:rsidRPr="00330EF4">
        <w:rPr>
          <w:rFonts w:cs="CMU Bright"/>
        </w:rPr>
        <w:t xml:space="preserve">. </w:t>
      </w:r>
    </w:p>
    <w:p w14:paraId="4BB7F909" w14:textId="44771D2F" w:rsidR="009C5211" w:rsidRPr="00330EF4" w:rsidRDefault="00660186" w:rsidP="00EC688E">
      <w:pPr>
        <w:autoSpaceDE w:val="0"/>
        <w:autoSpaceDN w:val="0"/>
        <w:adjustRightInd w:val="0"/>
        <w:ind w:left="720"/>
        <w:rPr>
          <w:rFonts w:cs="CMU Bright"/>
        </w:rPr>
      </w:pPr>
      <w:r w:rsidRPr="00330EF4">
        <w:rPr>
          <w:rFonts w:cs="CMU Bright"/>
          <w:b/>
        </w:rPr>
        <w:t xml:space="preserve">Chapter 3 </w:t>
      </w:r>
      <w:r w:rsidR="009C5211" w:rsidRPr="00330EF4">
        <w:rPr>
          <w:rFonts w:cs="CMU Bright"/>
          <w:b/>
        </w:rPr>
        <w:t>(System Model</w:t>
      </w:r>
      <w:r w:rsidR="00346F0B" w:rsidRPr="00330EF4">
        <w:rPr>
          <w:rFonts w:cs="CMU Bright"/>
          <w:b/>
        </w:rPr>
        <w:t xml:space="preserve"> and Problem Statement</w:t>
      </w:r>
      <w:r w:rsidR="009C5211" w:rsidRPr="00330EF4">
        <w:rPr>
          <w:rFonts w:cs="CMU Bright"/>
          <w:b/>
        </w:rPr>
        <w:t>)</w:t>
      </w:r>
      <w:r w:rsidR="009C5211" w:rsidRPr="00330EF4">
        <w:rPr>
          <w:rFonts w:cs="CMU Bright"/>
        </w:rPr>
        <w:t xml:space="preserve"> </w:t>
      </w:r>
      <w:r w:rsidRPr="00330EF4">
        <w:rPr>
          <w:rFonts w:cs="CMU Bright"/>
        </w:rPr>
        <w:t xml:space="preserve">describes the </w:t>
      </w:r>
      <w:r w:rsidR="009C5211" w:rsidRPr="00330EF4">
        <w:rPr>
          <w:rFonts w:cs="CMU Bright"/>
        </w:rPr>
        <w:t>building blocks of the</w:t>
      </w:r>
      <w:r w:rsidRPr="00330EF4">
        <w:rPr>
          <w:rFonts w:cs="CMU Bright"/>
        </w:rPr>
        <w:t xml:space="preserve"> model which includes components used in the algorithm and the hypothesis in general. The components explain the </w:t>
      </w:r>
      <w:hyperlink r:id="rId12" w:history="1">
        <w:r w:rsidRPr="00330EF4">
          <w:rPr>
            <w:rFonts w:cs="CMU Bright"/>
          </w:rPr>
          <w:t>intermediary</w:t>
        </w:r>
      </w:hyperlink>
      <w:r w:rsidRPr="00330EF4">
        <w:rPr>
          <w:rFonts w:cs="CMU Bright"/>
        </w:rPr>
        <w:t xml:space="preserve"> steps followed to build </w:t>
      </w:r>
      <w:r w:rsidR="009C5211" w:rsidRPr="00330EF4">
        <w:rPr>
          <w:rFonts w:cs="CMU Bright"/>
        </w:rPr>
        <w:t>location prediction</w:t>
      </w:r>
      <w:r w:rsidRPr="00330EF4">
        <w:rPr>
          <w:rFonts w:cs="CMU Bright"/>
        </w:rPr>
        <w:t xml:space="preserve"> model from raw GPS </w:t>
      </w:r>
      <w:r w:rsidR="009C5211" w:rsidRPr="00330EF4">
        <w:rPr>
          <w:rFonts w:cs="CMU Bright"/>
        </w:rPr>
        <w:t xml:space="preserve">coordinate </w:t>
      </w:r>
      <w:r w:rsidRPr="00330EF4">
        <w:rPr>
          <w:rFonts w:cs="CMU Bright"/>
        </w:rPr>
        <w:t xml:space="preserve">points. </w:t>
      </w:r>
      <w:r w:rsidR="002C0D0A" w:rsidRPr="00330EF4">
        <w:rPr>
          <w:rFonts w:cs="CMU Bright"/>
        </w:rPr>
        <w:t>This chapter also includes the problem statement in general.</w:t>
      </w:r>
    </w:p>
    <w:p w14:paraId="5CD7FEA6" w14:textId="31CE2D9C" w:rsidR="009C5211" w:rsidRPr="00330EF4" w:rsidRDefault="00660186" w:rsidP="00EC688E">
      <w:pPr>
        <w:autoSpaceDE w:val="0"/>
        <w:autoSpaceDN w:val="0"/>
        <w:adjustRightInd w:val="0"/>
        <w:ind w:left="720"/>
        <w:rPr>
          <w:rFonts w:cs="CMU Bright"/>
        </w:rPr>
      </w:pPr>
      <w:bookmarkStart w:id="67" w:name="_Hlk529963897"/>
      <w:r w:rsidRPr="00330EF4">
        <w:rPr>
          <w:rFonts w:cs="CMU Bright"/>
          <w:b/>
        </w:rPr>
        <w:t xml:space="preserve">Chapter 4 </w:t>
      </w:r>
      <w:r w:rsidR="009C5211" w:rsidRPr="00330EF4">
        <w:rPr>
          <w:rFonts w:cs="CMU Bright"/>
          <w:b/>
        </w:rPr>
        <w:t>(</w:t>
      </w:r>
      <w:r w:rsidR="008E1948" w:rsidRPr="00330EF4">
        <w:rPr>
          <w:rFonts w:cs="CMU Bright"/>
          <w:b/>
        </w:rPr>
        <w:t>Concept and Implementation</w:t>
      </w:r>
      <w:r w:rsidR="009C5211" w:rsidRPr="00330EF4">
        <w:rPr>
          <w:rFonts w:cs="CMU Bright"/>
          <w:b/>
        </w:rPr>
        <w:t>)</w:t>
      </w:r>
      <w:r w:rsidR="009C5211" w:rsidRPr="00330EF4">
        <w:rPr>
          <w:rFonts w:cs="CMU Bright"/>
        </w:rPr>
        <w:t xml:space="preserve"> </w:t>
      </w:r>
      <w:r w:rsidRPr="00330EF4">
        <w:rPr>
          <w:rFonts w:cs="CMU Bright"/>
        </w:rPr>
        <w:t xml:space="preserve">explains the </w:t>
      </w:r>
      <w:r w:rsidR="008E1948" w:rsidRPr="00330EF4">
        <w:rPr>
          <w:rFonts w:cs="CMU Bright"/>
        </w:rPr>
        <w:t>concepts</w:t>
      </w:r>
      <w:r w:rsidRPr="00330EF4">
        <w:rPr>
          <w:rFonts w:cs="CMU Bright"/>
        </w:rPr>
        <w:t xml:space="preserve"> build for location prediction</w:t>
      </w:r>
      <w:r w:rsidR="00D97867" w:rsidRPr="00330EF4">
        <w:rPr>
          <w:rFonts w:cs="CMU Bright"/>
        </w:rPr>
        <w:t xml:space="preserve"> model</w:t>
      </w:r>
      <w:r w:rsidRPr="00330EF4">
        <w:rPr>
          <w:rFonts w:cs="CMU Bright"/>
        </w:rPr>
        <w:t>.</w:t>
      </w:r>
      <w:r w:rsidR="008E1948" w:rsidRPr="00330EF4">
        <w:rPr>
          <w:rFonts w:cs="CMU Bright"/>
        </w:rPr>
        <w:t xml:space="preserve"> In this chapter, </w:t>
      </w:r>
      <w:r w:rsidR="00D97867" w:rsidRPr="00330EF4">
        <w:rPr>
          <w:rFonts w:cs="CMU Bright"/>
        </w:rPr>
        <w:t xml:space="preserve">we </w:t>
      </w:r>
      <w:r w:rsidR="008E1948" w:rsidRPr="00330EF4">
        <w:rPr>
          <w:rFonts w:cs="CMU Bright"/>
        </w:rPr>
        <w:t>first provide an overview of the concept. After that, each element implementation is detailed along with the</w:t>
      </w:r>
      <w:r w:rsidRPr="00330EF4">
        <w:rPr>
          <w:rFonts w:cs="CMU Bright"/>
        </w:rPr>
        <w:t xml:space="preserve"> algorithm</w:t>
      </w:r>
      <w:r w:rsidR="008E1948" w:rsidRPr="00330EF4">
        <w:rPr>
          <w:rFonts w:cs="CMU Bright"/>
        </w:rPr>
        <w:t>s.</w:t>
      </w:r>
      <w:r w:rsidR="009C5211" w:rsidRPr="00330EF4">
        <w:rPr>
          <w:rFonts w:cs="CMU Bright"/>
        </w:rPr>
        <w:t xml:space="preserve"> This chapter explains the aspects for building a </w:t>
      </w:r>
      <w:r w:rsidR="00361BFF" w:rsidRPr="00330EF4">
        <w:rPr>
          <w:rFonts w:cs="CMU Bright"/>
        </w:rPr>
        <w:t xml:space="preserve">location prediction </w:t>
      </w:r>
      <w:r w:rsidR="009C5211" w:rsidRPr="00330EF4">
        <w:rPr>
          <w:rFonts w:cs="CMU Bright"/>
        </w:rPr>
        <w:t xml:space="preserve">model </w:t>
      </w:r>
      <w:r w:rsidR="008E1948" w:rsidRPr="00330EF4">
        <w:rPr>
          <w:rFonts w:cs="CMU Bright"/>
        </w:rPr>
        <w:t xml:space="preserve">and path prediction </w:t>
      </w:r>
      <w:r w:rsidR="009C5211" w:rsidRPr="00330EF4">
        <w:rPr>
          <w:rFonts w:cs="CMU Bright"/>
        </w:rPr>
        <w:t>based on the location data received.</w:t>
      </w:r>
    </w:p>
    <w:p w14:paraId="23BC82AE" w14:textId="12D5B062" w:rsidR="009C5211" w:rsidRPr="00330EF4" w:rsidRDefault="00660186" w:rsidP="00EC688E">
      <w:pPr>
        <w:autoSpaceDE w:val="0"/>
        <w:autoSpaceDN w:val="0"/>
        <w:adjustRightInd w:val="0"/>
        <w:ind w:left="720"/>
        <w:rPr>
          <w:rFonts w:cs="CMU Bright"/>
        </w:rPr>
      </w:pPr>
      <w:r w:rsidRPr="00330EF4">
        <w:rPr>
          <w:rFonts w:cs="CMU Bright"/>
          <w:b/>
        </w:rPr>
        <w:t xml:space="preserve">Chapter 5 </w:t>
      </w:r>
      <w:r w:rsidR="009C5211" w:rsidRPr="00330EF4">
        <w:rPr>
          <w:rFonts w:cs="CMU Bright"/>
          <w:b/>
        </w:rPr>
        <w:t>(</w:t>
      </w:r>
      <w:r w:rsidR="008E1948" w:rsidRPr="00330EF4">
        <w:rPr>
          <w:rFonts w:cs="CMU Bright"/>
          <w:b/>
        </w:rPr>
        <w:t xml:space="preserve">Android </w:t>
      </w:r>
      <w:r w:rsidR="009C5211" w:rsidRPr="00330EF4">
        <w:rPr>
          <w:rFonts w:cs="CMU Bright"/>
          <w:b/>
        </w:rPr>
        <w:t>Implementation)</w:t>
      </w:r>
      <w:r w:rsidR="009C5211" w:rsidRPr="00330EF4">
        <w:rPr>
          <w:rFonts w:cs="CMU Bright"/>
        </w:rPr>
        <w:t xml:space="preserve"> </w:t>
      </w:r>
      <w:r w:rsidRPr="00330EF4">
        <w:rPr>
          <w:rFonts w:cs="CMU Bright"/>
        </w:rPr>
        <w:t xml:space="preserve">contains the </w:t>
      </w:r>
      <w:r w:rsidR="00D97867" w:rsidRPr="00330EF4">
        <w:rPr>
          <w:rFonts w:cs="CMU Bright"/>
        </w:rPr>
        <w:t>user interface of android implementation, details about the application and potential improvements of the application in future.</w:t>
      </w:r>
    </w:p>
    <w:p w14:paraId="786E9469" w14:textId="29214FAE" w:rsidR="005B2BD6" w:rsidRPr="00330EF4" w:rsidRDefault="00660186" w:rsidP="00EC688E">
      <w:pPr>
        <w:autoSpaceDE w:val="0"/>
        <w:autoSpaceDN w:val="0"/>
        <w:adjustRightInd w:val="0"/>
        <w:ind w:left="720"/>
        <w:rPr>
          <w:rFonts w:cs="CMU Bright"/>
        </w:rPr>
      </w:pPr>
      <w:r w:rsidRPr="00330EF4">
        <w:rPr>
          <w:rFonts w:cs="CMU Bright"/>
          <w:b/>
        </w:rPr>
        <w:lastRenderedPageBreak/>
        <w:t xml:space="preserve">Chapter 6 </w:t>
      </w:r>
      <w:r w:rsidR="009C5211" w:rsidRPr="00330EF4">
        <w:rPr>
          <w:rFonts w:cs="CMU Bright"/>
          <w:b/>
        </w:rPr>
        <w:t>(Evaluation)</w:t>
      </w:r>
      <w:r w:rsidR="009C5211" w:rsidRPr="00330EF4">
        <w:rPr>
          <w:rFonts w:cs="CMU Bright"/>
        </w:rPr>
        <w:t xml:space="preserve"> </w:t>
      </w:r>
      <w:r w:rsidRPr="00330EF4">
        <w:rPr>
          <w:rFonts w:cs="CMU Bright"/>
        </w:rPr>
        <w:t>contains the evaluation</w:t>
      </w:r>
      <w:r w:rsidR="009C5211" w:rsidRPr="00330EF4">
        <w:rPr>
          <w:rFonts w:cs="CMU Bright"/>
        </w:rPr>
        <w:t xml:space="preserve"> of </w:t>
      </w:r>
      <w:r w:rsidR="0029114A" w:rsidRPr="00330EF4">
        <w:rPr>
          <w:rFonts w:cs="CMU Bright"/>
        </w:rPr>
        <w:t>each individual</w:t>
      </w:r>
      <w:r w:rsidR="009C5211" w:rsidRPr="00330EF4">
        <w:rPr>
          <w:rFonts w:cs="CMU Bright"/>
        </w:rPr>
        <w:t xml:space="preserve"> approach</w:t>
      </w:r>
      <w:r w:rsidRPr="00330EF4">
        <w:rPr>
          <w:rFonts w:cs="CMU Bright"/>
        </w:rPr>
        <w:t xml:space="preserve"> and results of the location prediction model. </w:t>
      </w:r>
      <w:r w:rsidR="009C5211" w:rsidRPr="00330EF4">
        <w:rPr>
          <w:rFonts w:cs="CMU Bright"/>
        </w:rPr>
        <w:t xml:space="preserve">This </w:t>
      </w:r>
      <w:r w:rsidR="005B2BD6" w:rsidRPr="00330EF4">
        <w:rPr>
          <w:rFonts w:cs="CMU Bright"/>
        </w:rPr>
        <w:t xml:space="preserve">outcome of the algorithm on the dataset is </w:t>
      </w:r>
      <w:r w:rsidR="002301FA" w:rsidRPr="00330EF4">
        <w:rPr>
          <w:rFonts w:cs="CMU Bright"/>
        </w:rPr>
        <w:t xml:space="preserve">also </w:t>
      </w:r>
      <w:r w:rsidR="005B2BD6" w:rsidRPr="00330EF4">
        <w:rPr>
          <w:rFonts w:cs="CMU Bright"/>
        </w:rPr>
        <w:t>discussed here.</w:t>
      </w:r>
    </w:p>
    <w:p w14:paraId="0BFEC2A6" w14:textId="0623F4F7" w:rsidR="00100553" w:rsidRPr="00330EF4" w:rsidRDefault="00660186" w:rsidP="00EC688E">
      <w:pPr>
        <w:autoSpaceDE w:val="0"/>
        <w:autoSpaceDN w:val="0"/>
        <w:adjustRightInd w:val="0"/>
        <w:ind w:left="720"/>
        <w:rPr>
          <w:rFonts w:cs="CMU Bright"/>
        </w:rPr>
      </w:pPr>
      <w:r w:rsidRPr="00330EF4">
        <w:rPr>
          <w:rFonts w:cs="CMU Bright"/>
          <w:b/>
        </w:rPr>
        <w:t xml:space="preserve">Chapter 7 </w:t>
      </w:r>
      <w:r w:rsidR="005B2BD6" w:rsidRPr="00330EF4">
        <w:rPr>
          <w:rFonts w:cs="CMU Bright"/>
          <w:b/>
        </w:rPr>
        <w:t>(Conclusion and Future Work)</w:t>
      </w:r>
      <w:r w:rsidR="005B2BD6" w:rsidRPr="00330EF4">
        <w:rPr>
          <w:rFonts w:cs="CMU Bright"/>
        </w:rPr>
        <w:t xml:space="preserve"> </w:t>
      </w:r>
      <w:r w:rsidRPr="00330EF4">
        <w:rPr>
          <w:rFonts w:cs="CMU Bright"/>
        </w:rPr>
        <w:t>concl</w:t>
      </w:r>
      <w:r w:rsidR="005B2BD6" w:rsidRPr="00330EF4">
        <w:rPr>
          <w:rFonts w:cs="CMU Bright"/>
        </w:rPr>
        <w:t>udes this thesis by summarizing the work done, results obtained, open topics</w:t>
      </w:r>
      <w:r w:rsidRPr="00330EF4">
        <w:rPr>
          <w:rFonts w:cs="CMU Bright"/>
        </w:rPr>
        <w:t xml:space="preserve"> and future work. </w:t>
      </w:r>
      <w:bookmarkEnd w:id="67"/>
      <w:r w:rsidR="00100553" w:rsidRPr="00330EF4">
        <w:rPr>
          <w:rFonts w:cs="CMU Bright"/>
          <w:b/>
        </w:rPr>
        <w:br w:type="page"/>
      </w:r>
    </w:p>
    <w:p w14:paraId="117D4114" w14:textId="642A3145" w:rsidR="003E00A6" w:rsidRPr="00330EF4" w:rsidRDefault="003E00A6" w:rsidP="008E4E06">
      <w:pPr>
        <w:pStyle w:val="Heading1"/>
        <w:numPr>
          <w:ilvl w:val="0"/>
          <w:numId w:val="34"/>
        </w:numPr>
        <w:spacing w:after="160"/>
        <w:rPr>
          <w:rFonts w:ascii="CMU Bright" w:hAnsi="CMU Bright" w:cs="CMU Bright"/>
          <w:b/>
          <w:color w:val="auto"/>
        </w:rPr>
      </w:pPr>
      <w:bookmarkStart w:id="68" w:name="_Toc530914309"/>
      <w:bookmarkStart w:id="69" w:name="_Hlk529967152"/>
      <w:r w:rsidRPr="00330EF4">
        <w:rPr>
          <w:rFonts w:ascii="CMU Bright" w:hAnsi="CMU Bright" w:cs="CMU Bright"/>
          <w:b/>
          <w:color w:val="auto"/>
        </w:rPr>
        <w:lastRenderedPageBreak/>
        <w:t>Related Work</w:t>
      </w:r>
      <w:bookmarkEnd w:id="68"/>
    </w:p>
    <w:p w14:paraId="27132859" w14:textId="63F1B093" w:rsidR="005037AF" w:rsidRPr="00330EF4" w:rsidRDefault="0077590F" w:rsidP="00EC688E">
      <w:pPr>
        <w:pStyle w:val="ListParagraph"/>
        <w:contextualSpacing w:val="0"/>
        <w:rPr>
          <w:rFonts w:cs="CMU Bright"/>
        </w:rPr>
      </w:pPr>
      <w:r w:rsidRPr="00330EF4">
        <w:rPr>
          <w:rFonts w:cs="CMU Bright"/>
        </w:rPr>
        <w:t>In this section, we</w:t>
      </w:r>
      <w:r w:rsidR="00E6069F" w:rsidRPr="00330EF4">
        <w:rPr>
          <w:rFonts w:cs="CMU Bright"/>
        </w:rPr>
        <w:t xml:space="preserve"> introduce the related work in </w:t>
      </w:r>
      <w:r w:rsidRPr="00330EF4">
        <w:rPr>
          <w:rFonts w:cs="CMU Bright"/>
        </w:rPr>
        <w:t xml:space="preserve">the </w:t>
      </w:r>
      <w:r w:rsidR="00E6069F" w:rsidRPr="00330EF4">
        <w:rPr>
          <w:rFonts w:cs="CMU Bright"/>
        </w:rPr>
        <w:t>field, the references and motivational work and few parts in details</w:t>
      </w:r>
      <w:r w:rsidR="00E23B69" w:rsidRPr="00330EF4">
        <w:rPr>
          <w:rFonts w:cs="CMU Bright"/>
        </w:rPr>
        <w:t>.</w:t>
      </w:r>
    </w:p>
    <w:p w14:paraId="00B44AF3" w14:textId="6C818732" w:rsidR="00E23B69" w:rsidRPr="00330EF4" w:rsidRDefault="00E61080" w:rsidP="00E61080">
      <w:pPr>
        <w:pStyle w:val="Heading2"/>
        <w:spacing w:after="240"/>
        <w:ind w:firstLine="720"/>
        <w:rPr>
          <w:rFonts w:ascii="CMU Bright" w:hAnsi="CMU Bright" w:cs="CMU Bright"/>
          <w:color w:val="000000" w:themeColor="text1"/>
        </w:rPr>
      </w:pPr>
      <w:bookmarkStart w:id="70" w:name="_Toc530914310"/>
      <w:r w:rsidRPr="00330EF4">
        <w:rPr>
          <w:rFonts w:ascii="CMU Bright" w:hAnsi="CMU Bright" w:cs="CMU Bright"/>
          <w:color w:val="000000" w:themeColor="text1"/>
        </w:rPr>
        <w:t>2.1 Location Privacy</w:t>
      </w:r>
      <w:bookmarkEnd w:id="70"/>
    </w:p>
    <w:p w14:paraId="18DBC248" w14:textId="1A349BE6" w:rsidR="00E708EE" w:rsidRPr="00330EF4" w:rsidRDefault="00CE03F2" w:rsidP="001E5757">
      <w:pPr>
        <w:ind w:left="720"/>
        <w:rPr>
          <w:rFonts w:cs="CMU Bright"/>
        </w:rPr>
      </w:pPr>
      <w:r w:rsidRPr="00330EF4">
        <w:rPr>
          <w:rFonts w:cs="CMU Bright"/>
        </w:rPr>
        <w:t xml:space="preserve">The modern computing devices are location-aware. </w:t>
      </w:r>
      <w:r w:rsidR="001E5757" w:rsidRPr="00330EF4">
        <w:rPr>
          <w:rFonts w:cs="CMU Bright"/>
        </w:rPr>
        <w:t xml:space="preserve">This could pose several privacy threats. </w:t>
      </w:r>
      <w:r w:rsidRPr="00330EF4">
        <w:rPr>
          <w:rFonts w:cs="CMU Bright"/>
        </w:rPr>
        <w:t xml:space="preserve">The authors </w:t>
      </w:r>
      <w:sdt>
        <w:sdtPr>
          <w:rPr>
            <w:rFonts w:cs="CMU Bright"/>
          </w:rPr>
          <w:id w:val="1832335550"/>
          <w:citation/>
        </w:sdtPr>
        <w:sdtContent>
          <w:r w:rsidRPr="00330EF4">
            <w:rPr>
              <w:rFonts w:cs="CMU Bright"/>
            </w:rPr>
            <w:fldChar w:fldCharType="begin"/>
          </w:r>
          <w:r w:rsidR="007241BF">
            <w:rPr>
              <w:rFonts w:cs="CMU Bright"/>
            </w:rPr>
            <w:instrText xml:space="preserve">CITATION And \l 1031 </w:instrText>
          </w:r>
          <w:r w:rsidRPr="00330EF4">
            <w:rPr>
              <w:rFonts w:cs="CMU Bright"/>
            </w:rPr>
            <w:fldChar w:fldCharType="separate"/>
          </w:r>
          <w:r w:rsidR="007241BF" w:rsidRPr="007241BF">
            <w:rPr>
              <w:rFonts w:cs="CMU Bright"/>
              <w:noProof/>
            </w:rPr>
            <w:t>[5]</w:t>
          </w:r>
          <w:r w:rsidRPr="00330EF4">
            <w:rPr>
              <w:rFonts w:cs="CMU Bright"/>
            </w:rPr>
            <w:fldChar w:fldCharType="end"/>
          </w:r>
        </w:sdtContent>
      </w:sdt>
      <w:r w:rsidR="001E5757" w:rsidRPr="00330EF4">
        <w:rPr>
          <w:rFonts w:cs="CMU Bright"/>
        </w:rPr>
        <w:t xml:space="preserve"> surveys how the location-aware computers can be a threat to our private information.</w:t>
      </w:r>
      <w:r w:rsidR="00582284" w:rsidRPr="00330EF4">
        <w:rPr>
          <w:rFonts w:cs="CMU Bright"/>
        </w:rPr>
        <w:t xml:space="preserve"> The attacker can gain access to this data and reveal many private elements of user behavior.</w:t>
      </w:r>
      <w:r w:rsidR="00F77619" w:rsidRPr="00330EF4">
        <w:rPr>
          <w:rFonts w:cs="CMU Bright"/>
        </w:rPr>
        <w:t xml:space="preserve"> </w:t>
      </w:r>
    </w:p>
    <w:p w14:paraId="7CC3E3F9" w14:textId="1F03E208" w:rsidR="00E61080" w:rsidRPr="00330EF4" w:rsidRDefault="00F77619" w:rsidP="001E5757">
      <w:pPr>
        <w:ind w:left="720"/>
        <w:rPr>
          <w:rFonts w:cs="CMU Bright"/>
        </w:rPr>
      </w:pPr>
      <w:r w:rsidRPr="00330EF4">
        <w:rPr>
          <w:rFonts w:cs="CMU Bright"/>
        </w:rPr>
        <w:t xml:space="preserve">The authors </w:t>
      </w:r>
      <w:sdt>
        <w:sdtPr>
          <w:rPr>
            <w:rFonts w:cs="CMU Bright"/>
          </w:rPr>
          <w:id w:val="1669596730"/>
          <w:citation/>
        </w:sdtPr>
        <w:sdtContent>
          <w:r w:rsidRPr="00330EF4">
            <w:rPr>
              <w:rFonts w:cs="CMU Bright"/>
            </w:rPr>
            <w:fldChar w:fldCharType="begin"/>
          </w:r>
          <w:r w:rsidR="007241BF">
            <w:rPr>
              <w:rFonts w:cs="CMU Bright"/>
            </w:rPr>
            <w:instrText xml:space="preserve">CITATION And \l 1031 </w:instrText>
          </w:r>
          <w:r w:rsidRPr="00330EF4">
            <w:rPr>
              <w:rFonts w:cs="CMU Bright"/>
            </w:rPr>
            <w:fldChar w:fldCharType="separate"/>
          </w:r>
          <w:r w:rsidR="007241BF" w:rsidRPr="007241BF">
            <w:rPr>
              <w:rFonts w:cs="CMU Bright"/>
              <w:noProof/>
            </w:rPr>
            <w:t>[5]</w:t>
          </w:r>
          <w:r w:rsidRPr="00330EF4">
            <w:rPr>
              <w:rFonts w:cs="CMU Bright"/>
            </w:rPr>
            <w:fldChar w:fldCharType="end"/>
          </w:r>
        </w:sdtContent>
      </w:sdt>
      <w:r w:rsidRPr="00330EF4">
        <w:rPr>
          <w:rFonts w:cs="CMU Bright"/>
        </w:rPr>
        <w:t xml:space="preserve"> describes that the information can be gained by first-hand communication</w:t>
      </w:r>
      <w:r w:rsidR="00471531" w:rsidRPr="00330EF4">
        <w:rPr>
          <w:rFonts w:cs="CMU Bright"/>
        </w:rPr>
        <w:t xml:space="preserve"> and</w:t>
      </w:r>
      <w:r w:rsidRPr="00330EF4">
        <w:rPr>
          <w:rFonts w:cs="CMU Bright"/>
        </w:rPr>
        <w:t xml:space="preserve"> second-hand communication, observation, or inference.</w:t>
      </w:r>
      <w:r w:rsidR="00E708EE" w:rsidRPr="00330EF4">
        <w:rPr>
          <w:rFonts w:cs="CMU Bright"/>
        </w:rPr>
        <w:t xml:space="preserve"> The first-hand communication takes place when the user provides the information to the attackers first-hand. An example of first-hand </w:t>
      </w:r>
      <w:r w:rsidR="006A0FD3" w:rsidRPr="00330EF4">
        <w:rPr>
          <w:rFonts w:cs="CMU Bright"/>
        </w:rPr>
        <w:t>commination</w:t>
      </w:r>
      <w:r w:rsidR="00E708EE" w:rsidRPr="00330EF4">
        <w:rPr>
          <w:rFonts w:cs="CMU Bright"/>
        </w:rPr>
        <w:t xml:space="preserve"> is </w:t>
      </w:r>
      <w:r w:rsidR="006A0FD3" w:rsidRPr="00330EF4">
        <w:rPr>
          <w:rFonts w:cs="CMU Bright"/>
        </w:rPr>
        <w:t>W</w:t>
      </w:r>
      <w:r w:rsidR="00912B63" w:rsidRPr="00330EF4">
        <w:rPr>
          <w:rFonts w:cs="CMU Bright"/>
        </w:rPr>
        <w:t>LAN</w:t>
      </w:r>
      <w:r w:rsidR="006A0FD3" w:rsidRPr="00330EF4">
        <w:rPr>
          <w:rFonts w:cs="CMU Bright"/>
        </w:rPr>
        <w:t xml:space="preserve"> proving the MAC address.</w:t>
      </w:r>
      <w:r w:rsidR="002644EB" w:rsidRPr="00330EF4">
        <w:rPr>
          <w:rFonts w:cs="CMU Bright"/>
        </w:rPr>
        <w:t xml:space="preserve"> Another example </w:t>
      </w:r>
      <w:r w:rsidR="00040B63" w:rsidRPr="00330EF4">
        <w:rPr>
          <w:rFonts w:cs="CMU Bright"/>
        </w:rPr>
        <w:t>is</w:t>
      </w:r>
      <w:r w:rsidR="002644EB" w:rsidRPr="00330EF4">
        <w:rPr>
          <w:rFonts w:cs="CMU Bright"/>
        </w:rPr>
        <w:t xml:space="preserve"> the </w:t>
      </w:r>
      <w:r w:rsidR="00040B63" w:rsidRPr="00330EF4">
        <w:rPr>
          <w:rFonts w:cs="CMU Bright"/>
        </w:rPr>
        <w:t>location-based</w:t>
      </w:r>
      <w:r w:rsidR="002644EB" w:rsidRPr="00330EF4">
        <w:rPr>
          <w:rFonts w:cs="CMU Bright"/>
        </w:rPr>
        <w:t xml:space="preserve"> services like Google Maps.</w:t>
      </w:r>
      <w:r w:rsidR="00040B63" w:rsidRPr="00330EF4">
        <w:rPr>
          <w:rFonts w:cs="CMU Bright"/>
        </w:rPr>
        <w:t xml:space="preserve"> The second-hand co</w:t>
      </w:r>
      <w:r w:rsidR="00585281" w:rsidRPr="00330EF4">
        <w:rPr>
          <w:rFonts w:cs="CMU Bright"/>
        </w:rPr>
        <w:t xml:space="preserve">mmunication takes place when the attacker gains the information from third party. In </w:t>
      </w:r>
      <w:r w:rsidR="007239ED" w:rsidRPr="00330EF4">
        <w:rPr>
          <w:rFonts w:cs="CMU Bright"/>
        </w:rPr>
        <w:t xml:space="preserve">ubiquitous computing, this is often the case where the information shared with one website is often spread </w:t>
      </w:r>
      <w:r w:rsidR="008D2D8C" w:rsidRPr="00330EF4">
        <w:rPr>
          <w:rFonts w:cs="CMU Bright"/>
        </w:rPr>
        <w:t>with the</w:t>
      </w:r>
      <w:r w:rsidR="007239ED" w:rsidRPr="00330EF4">
        <w:rPr>
          <w:rFonts w:cs="CMU Bright"/>
        </w:rPr>
        <w:t xml:space="preserve"> others to gain knowledge on user preferences.</w:t>
      </w:r>
      <w:r w:rsidR="002957F0" w:rsidRPr="00330EF4">
        <w:rPr>
          <w:rFonts w:cs="CMU Bright"/>
        </w:rPr>
        <w:t xml:space="preserve"> The attacker may also gain information by observing the user environment.</w:t>
      </w:r>
      <w:r w:rsidR="001A5413" w:rsidRPr="00330EF4">
        <w:rPr>
          <w:rFonts w:cs="CMU Bright"/>
        </w:rPr>
        <w:t xml:space="preserve"> An example of </w:t>
      </w:r>
      <w:r w:rsidR="00A522B6" w:rsidRPr="00330EF4">
        <w:rPr>
          <w:rFonts w:cs="CMU Bright"/>
        </w:rPr>
        <w:t>observation</w:t>
      </w:r>
      <w:r w:rsidR="001A5413" w:rsidRPr="00330EF4">
        <w:rPr>
          <w:rFonts w:cs="CMU Bright"/>
        </w:rPr>
        <w:t xml:space="preserve"> attack is the cameras installed in public.</w:t>
      </w:r>
      <w:r w:rsidR="007247A5" w:rsidRPr="00330EF4">
        <w:rPr>
          <w:rFonts w:cs="CMU Bright"/>
        </w:rPr>
        <w:t xml:space="preserve"> The last approach is the inference where with the enough data about the user, inferences can be drawn. </w:t>
      </w:r>
      <w:r w:rsidR="00E12B7C" w:rsidRPr="00330EF4">
        <w:rPr>
          <w:rFonts w:cs="CMU Bright"/>
        </w:rPr>
        <w:t>For instance, if a user is often visiting a Cardiac Care, he/she has some heart related issues. With enough data, the modern technologies like Machine Learning algorithms can easily draw inferences based on the data collected.</w:t>
      </w:r>
      <w:r w:rsidR="00042A0F" w:rsidRPr="00330EF4">
        <w:rPr>
          <w:rFonts w:cs="CMU Bright"/>
        </w:rPr>
        <w:t xml:space="preserve"> The authors </w:t>
      </w:r>
      <w:sdt>
        <w:sdtPr>
          <w:rPr>
            <w:rFonts w:cs="CMU Bright"/>
          </w:rPr>
          <w:id w:val="1858769277"/>
          <w:citation/>
        </w:sdtPr>
        <w:sdtContent>
          <w:r w:rsidR="00042A0F" w:rsidRPr="00330EF4">
            <w:rPr>
              <w:rFonts w:cs="CMU Bright"/>
            </w:rPr>
            <w:fldChar w:fldCharType="begin"/>
          </w:r>
          <w:r w:rsidR="007241BF">
            <w:rPr>
              <w:rFonts w:cs="CMU Bright"/>
            </w:rPr>
            <w:instrText xml:space="preserve">CITATION And \l 1031 </w:instrText>
          </w:r>
          <w:r w:rsidR="00042A0F" w:rsidRPr="00330EF4">
            <w:rPr>
              <w:rFonts w:cs="CMU Bright"/>
            </w:rPr>
            <w:fldChar w:fldCharType="separate"/>
          </w:r>
          <w:r w:rsidR="007241BF" w:rsidRPr="007241BF">
            <w:rPr>
              <w:rFonts w:cs="CMU Bright"/>
              <w:noProof/>
            </w:rPr>
            <w:t>[5]</w:t>
          </w:r>
          <w:r w:rsidR="00042A0F" w:rsidRPr="00330EF4">
            <w:rPr>
              <w:rFonts w:cs="CMU Bright"/>
            </w:rPr>
            <w:fldChar w:fldCharType="end"/>
          </w:r>
        </w:sdtContent>
      </w:sdt>
      <w:r w:rsidR="00042A0F" w:rsidRPr="00330EF4">
        <w:rPr>
          <w:rFonts w:cs="CMU Bright"/>
        </w:rPr>
        <w:t xml:space="preserve"> also proposes solutions like policies</w:t>
      </w:r>
      <w:r w:rsidR="00930EAA" w:rsidRPr="00330EF4">
        <w:rPr>
          <w:rFonts w:cs="CMU Bright"/>
        </w:rPr>
        <w:t>, limiting first-hand communication or reducing amount of information disclosed to third parties. Since the solutions are not the area of interest of this thesis, we do not discuss them in detail here.</w:t>
      </w:r>
      <w:r w:rsidR="00E4246F" w:rsidRPr="00330EF4">
        <w:rPr>
          <w:rFonts w:cs="CMU Bright"/>
        </w:rPr>
        <w:t xml:space="preserve"> </w:t>
      </w:r>
    </w:p>
    <w:p w14:paraId="12410971" w14:textId="58C90020" w:rsidR="00055CD6" w:rsidRPr="00330EF4" w:rsidRDefault="00055CD6" w:rsidP="003B7906">
      <w:pPr>
        <w:pStyle w:val="Heading2"/>
        <w:spacing w:after="240"/>
        <w:ind w:firstLine="720"/>
        <w:rPr>
          <w:rFonts w:ascii="CMU Bright" w:hAnsi="CMU Bright" w:cs="CMU Bright"/>
          <w:color w:val="000000" w:themeColor="text1"/>
        </w:rPr>
      </w:pPr>
      <w:bookmarkStart w:id="71" w:name="_Toc530914311"/>
      <w:r w:rsidRPr="00330EF4">
        <w:rPr>
          <w:rFonts w:ascii="CMU Bright" w:hAnsi="CMU Bright" w:cs="CMU Bright"/>
          <w:color w:val="000000" w:themeColor="text1"/>
        </w:rPr>
        <w:t xml:space="preserve">2.2 </w:t>
      </w:r>
      <w:r w:rsidR="00B033FE" w:rsidRPr="00330EF4">
        <w:rPr>
          <w:rFonts w:ascii="CMU Bright" w:hAnsi="CMU Bright" w:cs="CMU Bright"/>
          <w:color w:val="000000" w:themeColor="text1"/>
        </w:rPr>
        <w:t>Extracting Interesting Locations</w:t>
      </w:r>
      <w:bookmarkEnd w:id="71"/>
    </w:p>
    <w:p w14:paraId="1EB94CE1" w14:textId="5CB700EE" w:rsidR="00773A38" w:rsidRPr="00330EF4" w:rsidRDefault="00320C18" w:rsidP="003B7906">
      <w:pPr>
        <w:pStyle w:val="ListParagraph"/>
        <w:spacing w:after="240"/>
        <w:contextualSpacing w:val="0"/>
        <w:rPr>
          <w:rFonts w:cs="CMU Bright"/>
        </w:rPr>
      </w:pPr>
      <w:r w:rsidRPr="00330EF4">
        <w:rPr>
          <w:rFonts w:cs="CMU Bright"/>
        </w:rPr>
        <w:t xml:space="preserve">The first step for location prediction is to extract meaningful information from location data. This can take place with first-hand communication. An example of this is Google Maps asking </w:t>
      </w:r>
      <w:r w:rsidR="00471531" w:rsidRPr="00330EF4">
        <w:rPr>
          <w:rFonts w:cs="CMU Bright"/>
        </w:rPr>
        <w:t xml:space="preserve">the </w:t>
      </w:r>
      <w:r w:rsidR="00F4329F" w:rsidRPr="00330EF4">
        <w:rPr>
          <w:rFonts w:cs="CMU Bright"/>
        </w:rPr>
        <w:t>user</w:t>
      </w:r>
      <w:r w:rsidRPr="00330EF4">
        <w:rPr>
          <w:rFonts w:cs="CMU Bright"/>
        </w:rPr>
        <w:t xml:space="preserve"> to tag locations like “home” or “work”.</w:t>
      </w:r>
      <w:r w:rsidR="00773A38" w:rsidRPr="00330EF4">
        <w:rPr>
          <w:rFonts w:cs="CMU Bright"/>
        </w:rPr>
        <w:t xml:space="preserve"> </w:t>
      </w:r>
      <w:r w:rsidR="007F7FBB" w:rsidRPr="00330EF4">
        <w:rPr>
          <w:rFonts w:cs="CMU Bright"/>
        </w:rPr>
        <w:t xml:space="preserve">This reveals directly the most important locations for the user. </w:t>
      </w:r>
      <w:r w:rsidR="00773A38" w:rsidRPr="00330EF4">
        <w:rPr>
          <w:rFonts w:cs="CMU Bright"/>
        </w:rPr>
        <w:t xml:space="preserve">Another approach of finding the significant places from raw GPS trajectories is </w:t>
      </w:r>
      <w:r w:rsidR="00AE6118" w:rsidRPr="00330EF4">
        <w:rPr>
          <w:rFonts w:cs="CMU Bright"/>
        </w:rPr>
        <w:t>inferences</w:t>
      </w:r>
      <w:r w:rsidR="00773A38" w:rsidRPr="00330EF4">
        <w:rPr>
          <w:rFonts w:cs="CMU Bright"/>
        </w:rPr>
        <w:t xml:space="preserve">. </w:t>
      </w:r>
      <w:r w:rsidR="00AE6118" w:rsidRPr="00330EF4">
        <w:rPr>
          <w:rFonts w:cs="CMU Bright"/>
        </w:rPr>
        <w:t>The inferences can be drawn based on the location data for few weeks</w:t>
      </w:r>
      <w:r w:rsidR="0049506B" w:rsidRPr="00330EF4">
        <w:rPr>
          <w:rFonts w:cs="CMU Bright"/>
        </w:rPr>
        <w:t xml:space="preserve">, which in turn, reveals the locations like “home”, “work”, “favorite restaurant”. </w:t>
      </w:r>
      <w:r w:rsidR="00773A38" w:rsidRPr="00330EF4">
        <w:rPr>
          <w:rFonts w:cs="CMU Bright"/>
        </w:rPr>
        <w:t xml:space="preserve">This can be done using several clustering algorithms. It is important to understand that the fundamental clustering algorithms like k-mean clustering is insufficient to extract meaningful locations. </w:t>
      </w:r>
      <w:r w:rsidR="0075777B" w:rsidRPr="00330EF4">
        <w:rPr>
          <w:rFonts w:cs="CMU Bright"/>
        </w:rPr>
        <w:t xml:space="preserve">The typical clustering algorithm do not consider factors like travelling GPS coordinates or short duration stays. </w:t>
      </w:r>
      <w:r w:rsidR="00773A38" w:rsidRPr="00330EF4">
        <w:rPr>
          <w:rFonts w:cs="CMU Bright"/>
        </w:rPr>
        <w:t>We discuss some related work in this subsection for extracting the interesting locations.</w:t>
      </w:r>
    </w:p>
    <w:p w14:paraId="1AD85B37" w14:textId="7B92A2F2" w:rsidR="00B73BC8" w:rsidRPr="00330EF4" w:rsidRDefault="008B3698" w:rsidP="001C6162">
      <w:pPr>
        <w:pStyle w:val="ListParagraph"/>
        <w:spacing w:after="240"/>
        <w:contextualSpacing w:val="0"/>
        <w:rPr>
          <w:rFonts w:cs="CMU Bright"/>
        </w:rPr>
      </w:pPr>
      <w:r w:rsidRPr="00330EF4">
        <w:rPr>
          <w:rFonts w:cs="CMU Bright"/>
        </w:rPr>
        <w:t>Researchers</w:t>
      </w:r>
      <w:r w:rsidR="003B7906" w:rsidRPr="00330EF4">
        <w:rPr>
          <w:rFonts w:cs="CMU Bright"/>
        </w:rPr>
        <w:t xml:space="preserve"> </w:t>
      </w:r>
      <w:sdt>
        <w:sdtPr>
          <w:rPr>
            <w:rFonts w:cs="CMU Bright"/>
          </w:rPr>
          <w:id w:val="-1418779853"/>
          <w:citation/>
        </w:sdtPr>
        <w:sdtContent>
          <w:r w:rsidR="003B7906" w:rsidRPr="00330EF4">
            <w:rPr>
              <w:rFonts w:cs="CMU Bright"/>
            </w:rPr>
            <w:fldChar w:fldCharType="begin"/>
          </w:r>
          <w:r w:rsidR="007241BF">
            <w:rPr>
              <w:rFonts w:cs="CMU Bright"/>
            </w:rPr>
            <w:instrText xml:space="preserve">CITATION Jon04 \l 1031 </w:instrText>
          </w:r>
          <w:r w:rsidR="003B7906" w:rsidRPr="00330EF4">
            <w:rPr>
              <w:rFonts w:cs="CMU Bright"/>
            </w:rPr>
            <w:fldChar w:fldCharType="separate"/>
          </w:r>
          <w:r w:rsidR="007241BF" w:rsidRPr="007241BF">
            <w:rPr>
              <w:rFonts w:cs="CMU Bright"/>
              <w:noProof/>
            </w:rPr>
            <w:t>[6]</w:t>
          </w:r>
          <w:r w:rsidR="003B7906" w:rsidRPr="00330EF4">
            <w:rPr>
              <w:rFonts w:cs="CMU Bright"/>
            </w:rPr>
            <w:fldChar w:fldCharType="end"/>
          </w:r>
        </w:sdtContent>
      </w:sdt>
      <w:r w:rsidR="003B7906" w:rsidRPr="00330EF4">
        <w:rPr>
          <w:rFonts w:cs="CMU Bright"/>
        </w:rPr>
        <w:t xml:space="preserve"> investigate how to extract significant places for the users from raw coordinates data. The author suggests that users are more interested in “places” rather than location. By “places” they mean where the user work/live/play </w:t>
      </w:r>
      <w:r w:rsidR="00B6320F" w:rsidRPr="00330EF4">
        <w:rPr>
          <w:rFonts w:cs="CMU Bright"/>
        </w:rPr>
        <w:t>and</w:t>
      </w:r>
      <w:r w:rsidR="003B7906" w:rsidRPr="00330EF4">
        <w:rPr>
          <w:rFonts w:cs="CMU Bright"/>
        </w:rPr>
        <w:t xml:space="preserve"> so on. </w:t>
      </w:r>
    </w:p>
    <w:p w14:paraId="428A725D" w14:textId="4F5692A5" w:rsidR="0051269C" w:rsidRPr="00330EF4" w:rsidRDefault="00CB4CB3" w:rsidP="001C6162">
      <w:pPr>
        <w:pStyle w:val="ListParagraph"/>
        <w:spacing w:after="240"/>
        <w:contextualSpacing w:val="0"/>
        <w:rPr>
          <w:rFonts w:cs="CMU Bright"/>
        </w:rPr>
      </w:pPr>
      <w:r w:rsidRPr="00330EF4">
        <w:rPr>
          <w:rFonts w:cs="CMU Bright"/>
        </w:rPr>
        <w:t xml:space="preserve">Since the Wi-Fi shares the MAC address periodically, hence, the location information is received continuously </w:t>
      </w:r>
      <w:r w:rsidR="00B6320F" w:rsidRPr="00330EF4">
        <w:rPr>
          <w:rFonts w:cs="CMU Bright"/>
        </w:rPr>
        <w:t>if</w:t>
      </w:r>
      <w:r w:rsidRPr="00330EF4">
        <w:rPr>
          <w:rFonts w:cs="CMU Bright"/>
        </w:rPr>
        <w:t xml:space="preserve"> the Wi-Fi is connected. </w:t>
      </w:r>
      <w:r w:rsidR="003B7906" w:rsidRPr="00330EF4">
        <w:rPr>
          <w:rFonts w:cs="CMU Bright"/>
        </w:rPr>
        <w:t xml:space="preserve">The researchers used Place Lab to collect user location data from Wi-Fi enabled devices which works best also for indoors locations. </w:t>
      </w:r>
      <w:r w:rsidR="008A1C9A" w:rsidRPr="00330EF4">
        <w:rPr>
          <w:rFonts w:cs="CMU Bright"/>
        </w:rPr>
        <w:t xml:space="preserve">This MAC addresses are then converted into latitude and longitude information with an estimate of 50-100m. </w:t>
      </w:r>
      <w:r w:rsidR="00240785" w:rsidRPr="00330EF4">
        <w:rPr>
          <w:rFonts w:cs="CMU Bright"/>
        </w:rPr>
        <w:t>The estimation works best in urban areas where the density</w:t>
      </w:r>
      <w:r w:rsidR="00BE306E" w:rsidRPr="00330EF4">
        <w:rPr>
          <w:rFonts w:cs="CMU Bright"/>
        </w:rPr>
        <w:t xml:space="preserve"> of access points</w:t>
      </w:r>
      <w:r w:rsidR="00240785" w:rsidRPr="00330EF4">
        <w:rPr>
          <w:rFonts w:cs="CMU Bright"/>
        </w:rPr>
        <w:t xml:space="preserve"> is high. </w:t>
      </w:r>
    </w:p>
    <w:p w14:paraId="731735D3" w14:textId="7D60FE6A" w:rsidR="0051269C" w:rsidRPr="00330EF4" w:rsidRDefault="0051269C" w:rsidP="001C6162">
      <w:pPr>
        <w:pStyle w:val="ListParagraph"/>
        <w:spacing w:after="240"/>
        <w:contextualSpacing w:val="0"/>
        <w:rPr>
          <w:rFonts w:cs="CMU Bright"/>
        </w:rPr>
      </w:pPr>
      <w:r w:rsidRPr="00330EF4">
        <w:rPr>
          <w:rFonts w:cs="CMU Bright"/>
        </w:rPr>
        <w:lastRenderedPageBreak/>
        <w:t xml:space="preserve">The </w:t>
      </w:r>
      <w:r w:rsidR="008861BA" w:rsidRPr="00330EF4">
        <w:rPr>
          <w:rFonts w:cs="CMU Bright"/>
        </w:rPr>
        <w:t xml:space="preserve">authors </w:t>
      </w:r>
      <w:sdt>
        <w:sdtPr>
          <w:rPr>
            <w:rFonts w:cs="CMU Bright"/>
          </w:rPr>
          <w:id w:val="-1699074958"/>
          <w:citation/>
        </w:sdtPr>
        <w:sdtContent>
          <w:r w:rsidR="008861BA" w:rsidRPr="00330EF4">
            <w:rPr>
              <w:rFonts w:cs="CMU Bright"/>
            </w:rPr>
            <w:fldChar w:fldCharType="begin"/>
          </w:r>
          <w:r w:rsidR="007241BF">
            <w:rPr>
              <w:rFonts w:cs="CMU Bright"/>
            </w:rPr>
            <w:instrText xml:space="preserve">CITATION Jon04 \l 1031 </w:instrText>
          </w:r>
          <w:r w:rsidR="008861BA" w:rsidRPr="00330EF4">
            <w:rPr>
              <w:rFonts w:cs="CMU Bright"/>
            </w:rPr>
            <w:fldChar w:fldCharType="separate"/>
          </w:r>
          <w:r w:rsidR="007241BF" w:rsidRPr="007241BF">
            <w:rPr>
              <w:rFonts w:cs="CMU Bright"/>
              <w:noProof/>
            </w:rPr>
            <w:t>[6]</w:t>
          </w:r>
          <w:r w:rsidR="008861BA" w:rsidRPr="00330EF4">
            <w:rPr>
              <w:rFonts w:cs="CMU Bright"/>
            </w:rPr>
            <w:fldChar w:fldCharType="end"/>
          </w:r>
        </w:sdtContent>
      </w:sdt>
      <w:r w:rsidR="008861BA" w:rsidRPr="00330EF4">
        <w:rPr>
          <w:rFonts w:cs="CMU Bright"/>
        </w:rPr>
        <w:t xml:space="preserve"> compare</w:t>
      </w:r>
      <w:r w:rsidR="00AC6601" w:rsidRPr="00330EF4">
        <w:rPr>
          <w:rFonts w:cs="CMU Bright"/>
        </w:rPr>
        <w:t>d</w:t>
      </w:r>
      <w:r w:rsidR="008861BA" w:rsidRPr="00330EF4">
        <w:rPr>
          <w:rFonts w:cs="CMU Bright"/>
        </w:rPr>
        <w:t xml:space="preserve"> the typical clustering algorithms</w:t>
      </w:r>
      <w:r w:rsidR="00FB2717" w:rsidRPr="00330EF4">
        <w:rPr>
          <w:rFonts w:cs="CMU Bright"/>
        </w:rPr>
        <w:t>,</w:t>
      </w:r>
      <w:r w:rsidR="00AC6601" w:rsidRPr="00330EF4">
        <w:rPr>
          <w:rFonts w:cs="CMU Bright"/>
        </w:rPr>
        <w:t xml:space="preserve"> k-mean and Gaussian mixture model</w:t>
      </w:r>
      <w:r w:rsidR="00FB2717" w:rsidRPr="00330EF4">
        <w:rPr>
          <w:rFonts w:cs="CMU Bright"/>
        </w:rPr>
        <w:t>,</w:t>
      </w:r>
      <w:r w:rsidR="008861BA" w:rsidRPr="00330EF4">
        <w:rPr>
          <w:rFonts w:cs="CMU Bright"/>
        </w:rPr>
        <w:t xml:space="preserve"> on the location data received from Place Lab. </w:t>
      </w:r>
      <w:r w:rsidR="00375D81" w:rsidRPr="00330EF4">
        <w:rPr>
          <w:rFonts w:cs="CMU Bright"/>
        </w:rPr>
        <w:t xml:space="preserve">Two major drawbacks reported are, </w:t>
      </w:r>
      <w:r w:rsidR="00F359C3" w:rsidRPr="00330EF4">
        <w:rPr>
          <w:rFonts w:cs="CMU Bright"/>
        </w:rPr>
        <w:t xml:space="preserve">the </w:t>
      </w:r>
      <w:r w:rsidR="00375D81" w:rsidRPr="00330EF4">
        <w:rPr>
          <w:rFonts w:cs="CMU Bright"/>
        </w:rPr>
        <w:t>input</w:t>
      </w:r>
      <w:r w:rsidR="00F359C3" w:rsidRPr="00330EF4">
        <w:rPr>
          <w:rFonts w:cs="CMU Bright"/>
        </w:rPr>
        <w:t xml:space="preserve"> on</w:t>
      </w:r>
      <w:r w:rsidR="00375D81" w:rsidRPr="00330EF4">
        <w:rPr>
          <w:rFonts w:cs="CMU Bright"/>
        </w:rPr>
        <w:t xml:space="preserve"> the number of clusters in advance, and clusters becoming large comprising of unimportant locations. </w:t>
      </w:r>
      <w:r w:rsidR="00421DED" w:rsidRPr="00330EF4">
        <w:rPr>
          <w:rFonts w:cs="CMU Bright"/>
        </w:rPr>
        <w:t xml:space="preserve">Knowing the count of </w:t>
      </w:r>
      <w:r w:rsidR="003728AE" w:rsidRPr="00330EF4">
        <w:rPr>
          <w:rFonts w:cs="CMU Bright"/>
        </w:rPr>
        <w:t xml:space="preserve">clusters or </w:t>
      </w:r>
      <w:r w:rsidR="00421DED" w:rsidRPr="00330EF4">
        <w:rPr>
          <w:rFonts w:cs="CMU Bright"/>
        </w:rPr>
        <w:t>significant locations in advance is difficult as it can vary with users. The</w:t>
      </w:r>
      <w:r w:rsidR="000B5FE3" w:rsidRPr="00330EF4">
        <w:rPr>
          <w:rFonts w:cs="CMU Bright"/>
        </w:rPr>
        <w:t>re are</w:t>
      </w:r>
      <w:r w:rsidR="00421DED" w:rsidRPr="00330EF4">
        <w:rPr>
          <w:rFonts w:cs="CMU Bright"/>
        </w:rPr>
        <w:t xml:space="preserve"> </w:t>
      </w:r>
      <w:r w:rsidR="00AA2541" w:rsidRPr="00330EF4">
        <w:rPr>
          <w:rFonts w:cs="CMU Bright"/>
        </w:rPr>
        <w:t xml:space="preserve">several </w:t>
      </w:r>
      <w:r w:rsidR="000B5FE3" w:rsidRPr="00330EF4">
        <w:rPr>
          <w:rFonts w:cs="CMU Bright"/>
        </w:rPr>
        <w:t xml:space="preserve">known </w:t>
      </w:r>
      <w:r w:rsidR="00421DED" w:rsidRPr="00330EF4">
        <w:rPr>
          <w:rFonts w:cs="CMU Bright"/>
        </w:rPr>
        <w:t>algorithms to compute the number of ideal clusters</w:t>
      </w:r>
      <w:r w:rsidR="00436F54" w:rsidRPr="00330EF4">
        <w:rPr>
          <w:rFonts w:cs="CMU Bright"/>
        </w:rPr>
        <w:t xml:space="preserve"> on its own, but it parallelly increases the complexity of the algorithm.</w:t>
      </w:r>
      <w:r w:rsidR="000B5FE3" w:rsidRPr="00330EF4">
        <w:rPr>
          <w:rFonts w:cs="CMU Bright"/>
        </w:rPr>
        <w:t xml:space="preserve"> Another issue with these clustering was</w:t>
      </w:r>
      <w:r w:rsidR="00F359C3" w:rsidRPr="00330EF4">
        <w:rPr>
          <w:rFonts w:cs="CMU Bright"/>
        </w:rPr>
        <w:t xml:space="preserve"> the</w:t>
      </w:r>
      <w:r w:rsidR="000B5FE3" w:rsidRPr="00330EF4">
        <w:rPr>
          <w:rFonts w:cs="CMU Bright"/>
        </w:rPr>
        <w:t xml:space="preserve"> increased size of clusters. These large clusters contain unimportant locations because of several transitions between the locations. </w:t>
      </w:r>
    </w:p>
    <w:p w14:paraId="133BDE95" w14:textId="5DEE8989" w:rsidR="00E219A6" w:rsidRPr="00330EF4" w:rsidRDefault="003B7906" w:rsidP="001C6162">
      <w:pPr>
        <w:pStyle w:val="ListParagraph"/>
        <w:spacing w:after="240"/>
        <w:contextualSpacing w:val="0"/>
        <w:rPr>
          <w:rFonts w:cs="CMU Bright"/>
        </w:rPr>
      </w:pPr>
      <w:r w:rsidRPr="00330EF4">
        <w:rPr>
          <w:rFonts w:cs="CMU Bright"/>
        </w:rPr>
        <w:t>The</w:t>
      </w:r>
      <w:r w:rsidR="00AD1CCF" w:rsidRPr="00330EF4">
        <w:rPr>
          <w:rFonts w:cs="CMU Bright"/>
        </w:rPr>
        <w:t xml:space="preserve"> authors </w:t>
      </w:r>
      <w:sdt>
        <w:sdtPr>
          <w:rPr>
            <w:rFonts w:cs="CMU Bright"/>
          </w:rPr>
          <w:id w:val="-222909959"/>
          <w:citation/>
        </w:sdtPr>
        <w:sdtContent>
          <w:r w:rsidR="00AD1CCF" w:rsidRPr="00330EF4">
            <w:rPr>
              <w:rFonts w:cs="CMU Bright"/>
            </w:rPr>
            <w:fldChar w:fldCharType="begin"/>
          </w:r>
          <w:r w:rsidR="007241BF">
            <w:rPr>
              <w:rFonts w:cs="CMU Bright"/>
            </w:rPr>
            <w:instrText xml:space="preserve">CITATION Jon04 \l 1031 </w:instrText>
          </w:r>
          <w:r w:rsidR="00AD1CCF" w:rsidRPr="00330EF4">
            <w:rPr>
              <w:rFonts w:cs="CMU Bright"/>
            </w:rPr>
            <w:fldChar w:fldCharType="separate"/>
          </w:r>
          <w:r w:rsidR="007241BF" w:rsidRPr="007241BF">
            <w:rPr>
              <w:rFonts w:cs="CMU Bright"/>
              <w:noProof/>
            </w:rPr>
            <w:t>[6]</w:t>
          </w:r>
          <w:r w:rsidR="00AD1CCF" w:rsidRPr="00330EF4">
            <w:rPr>
              <w:rFonts w:cs="CMU Bright"/>
            </w:rPr>
            <w:fldChar w:fldCharType="end"/>
          </w:r>
        </w:sdtContent>
      </w:sdt>
      <w:r w:rsidRPr="00330EF4">
        <w:rPr>
          <w:rFonts w:cs="CMU Bright"/>
        </w:rPr>
        <w:t xml:space="preserve"> introduce</w:t>
      </w:r>
      <w:r w:rsidR="00AD1CCF" w:rsidRPr="00330EF4">
        <w:rPr>
          <w:rFonts w:cs="CMU Bright"/>
        </w:rPr>
        <w:t>s</w:t>
      </w:r>
      <w:r w:rsidRPr="00330EF4">
        <w:rPr>
          <w:rFonts w:cs="CMU Bright"/>
        </w:rPr>
        <w:t xml:space="preserve"> a time-based clustering algorithm to determine user</w:t>
      </w:r>
      <w:r w:rsidR="003A5B02" w:rsidRPr="00330EF4">
        <w:rPr>
          <w:rFonts w:cs="CMU Bright"/>
        </w:rPr>
        <w:t xml:space="preserve">’s </w:t>
      </w:r>
      <w:r w:rsidR="00A538DC" w:rsidRPr="00330EF4">
        <w:rPr>
          <w:rFonts w:cs="CMU Bright"/>
        </w:rPr>
        <w:t>interesting</w:t>
      </w:r>
      <w:r w:rsidRPr="00330EF4">
        <w:rPr>
          <w:rFonts w:cs="CMU Bright"/>
        </w:rPr>
        <w:t xml:space="preserve"> locations. </w:t>
      </w:r>
      <w:r w:rsidR="00F95829" w:rsidRPr="00330EF4">
        <w:rPr>
          <w:rFonts w:cs="CMU Bright"/>
        </w:rPr>
        <w:t xml:space="preserve">The </w:t>
      </w:r>
      <w:r w:rsidR="00263A0A" w:rsidRPr="00330EF4">
        <w:rPr>
          <w:rFonts w:cs="CMU Bright"/>
        </w:rPr>
        <w:t xml:space="preserve">algorithm is depicted in the </w:t>
      </w:r>
      <w:r w:rsidR="00263A0A" w:rsidRPr="00330EF4">
        <w:rPr>
          <w:rFonts w:cs="CMU Bright"/>
        </w:rPr>
        <w:fldChar w:fldCharType="begin"/>
      </w:r>
      <w:r w:rsidR="00263A0A" w:rsidRPr="00330EF4">
        <w:rPr>
          <w:rFonts w:cs="CMU Bright"/>
        </w:rPr>
        <w:instrText xml:space="preserve"> REF _Ref529964432 \h </w:instrText>
      </w:r>
      <w:r w:rsidR="00ED4E04" w:rsidRPr="00330EF4">
        <w:rPr>
          <w:rFonts w:cs="CMU Bright"/>
        </w:rPr>
        <w:instrText xml:space="preserve"> \* MERGEFORMAT </w:instrText>
      </w:r>
      <w:r w:rsidR="00263A0A" w:rsidRPr="00330EF4">
        <w:rPr>
          <w:rFonts w:cs="CMU Bright"/>
        </w:rPr>
      </w:r>
      <w:r w:rsidR="00263A0A"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1</w:t>
      </w:r>
      <w:r w:rsidR="00263A0A" w:rsidRPr="00330EF4">
        <w:rPr>
          <w:rFonts w:cs="CMU Bright"/>
        </w:rPr>
        <w:fldChar w:fldCharType="end"/>
      </w:r>
      <w:r w:rsidR="00263A0A" w:rsidRPr="00330EF4">
        <w:rPr>
          <w:rFonts w:cs="CMU Bright"/>
        </w:rPr>
        <w:t xml:space="preserve">. </w:t>
      </w:r>
      <w:r w:rsidRPr="00330EF4">
        <w:rPr>
          <w:rFonts w:cs="CMU Bright"/>
        </w:rPr>
        <w:t xml:space="preserve">This algorithm waits for the next location to determine </w:t>
      </w:r>
      <w:r w:rsidR="00D26A63" w:rsidRPr="00330EF4">
        <w:rPr>
          <w:rFonts w:cs="CMU Bright"/>
        </w:rPr>
        <w:t xml:space="preserve">if it belong to </w:t>
      </w:r>
      <w:r w:rsidRPr="00330EF4">
        <w:rPr>
          <w:rFonts w:cs="CMU Bright"/>
        </w:rPr>
        <w:t>the significant place</w:t>
      </w:r>
      <w:r w:rsidR="00D26A63" w:rsidRPr="00330EF4">
        <w:rPr>
          <w:rFonts w:cs="CMU Bright"/>
        </w:rPr>
        <w:t xml:space="preserve"> cluster or not</w:t>
      </w:r>
      <w:r w:rsidRPr="00330EF4">
        <w:rPr>
          <w:rFonts w:cs="CMU Bright"/>
        </w:rPr>
        <w:t xml:space="preserve">. The cluster within a distance threshold which is stayed for at least a given time threshold is considered as a significant place. </w:t>
      </w:r>
      <w:r w:rsidR="00D26A63" w:rsidRPr="00330EF4">
        <w:rPr>
          <w:rFonts w:cs="CMU Bright"/>
        </w:rPr>
        <w:t xml:space="preserve">If the </w:t>
      </w:r>
      <w:r w:rsidR="00C71B7B" w:rsidRPr="00330EF4">
        <w:rPr>
          <w:rFonts w:cs="CMU Bright"/>
        </w:rPr>
        <w:t>next</w:t>
      </w:r>
      <w:r w:rsidR="00D26A63" w:rsidRPr="00330EF4">
        <w:rPr>
          <w:rFonts w:cs="CMU Bright"/>
        </w:rPr>
        <w:t xml:space="preserve"> point </w:t>
      </w:r>
      <w:r w:rsidR="006D0767" w:rsidRPr="00330EF4">
        <w:rPr>
          <w:rFonts w:cs="CMU Bright"/>
        </w:rPr>
        <w:t>is</w:t>
      </w:r>
      <w:r w:rsidR="00D26A63" w:rsidRPr="00330EF4">
        <w:rPr>
          <w:rFonts w:cs="CMU Bright"/>
        </w:rPr>
        <w:t xml:space="preserve"> moving geographically away from the cluster mean location, then the new point is not added to this cluster. At this point, the previous cluster total duration stay is checked. If the </w:t>
      </w:r>
      <w:r w:rsidR="007E4B8A" w:rsidRPr="00330EF4">
        <w:rPr>
          <w:rFonts w:cs="CMU Bright"/>
        </w:rPr>
        <w:t xml:space="preserve">stay </w:t>
      </w:r>
      <w:r w:rsidR="00D26A63" w:rsidRPr="00330EF4">
        <w:rPr>
          <w:rFonts w:cs="CMU Bright"/>
        </w:rPr>
        <w:t xml:space="preserve">duration is </w:t>
      </w:r>
      <w:r w:rsidR="00EA2FBE" w:rsidRPr="00330EF4">
        <w:rPr>
          <w:rFonts w:cs="CMU Bright"/>
        </w:rPr>
        <w:t xml:space="preserve">greater than certain </w:t>
      </w:r>
      <w:r w:rsidR="00EB1DB1" w:rsidRPr="00330EF4">
        <w:rPr>
          <w:rFonts w:cs="CMU Bright"/>
        </w:rPr>
        <w:t xml:space="preserve">time </w:t>
      </w:r>
      <w:r w:rsidR="00EA2FBE" w:rsidRPr="00330EF4">
        <w:rPr>
          <w:rFonts w:cs="CMU Bright"/>
        </w:rPr>
        <w:t>threshold, the cluster is regarded as a significant location</w:t>
      </w:r>
      <w:r w:rsidR="00F82A75" w:rsidRPr="00330EF4">
        <w:rPr>
          <w:rFonts w:cs="CMU Bright"/>
        </w:rPr>
        <w:t>, otherwise the cluster is deleted</w:t>
      </w:r>
      <w:r w:rsidR="00EA2FBE" w:rsidRPr="00330EF4">
        <w:rPr>
          <w:rFonts w:cs="CMU Bright"/>
        </w:rPr>
        <w:t xml:space="preserve">. </w:t>
      </w:r>
      <w:r w:rsidRPr="00330EF4">
        <w:rPr>
          <w:rFonts w:cs="CMU Bright"/>
        </w:rPr>
        <w:t xml:space="preserve">Hence this clustering excludes all irrelevant or shortly stayed locations. </w:t>
      </w:r>
      <w:r w:rsidR="00263A0A" w:rsidRPr="00330EF4">
        <w:rPr>
          <w:rFonts w:cs="CMU Bright"/>
        </w:rPr>
        <w:t xml:space="preserve">In the </w:t>
      </w:r>
      <w:r w:rsidR="00263A0A" w:rsidRPr="00330EF4">
        <w:rPr>
          <w:rFonts w:cs="CMU Bright"/>
        </w:rPr>
        <w:fldChar w:fldCharType="begin"/>
      </w:r>
      <w:r w:rsidR="00263A0A" w:rsidRPr="00330EF4">
        <w:rPr>
          <w:rFonts w:cs="CMU Bright"/>
        </w:rPr>
        <w:instrText xml:space="preserve"> REF _Ref529964432 \h </w:instrText>
      </w:r>
      <w:r w:rsidR="00ED4E04" w:rsidRPr="00330EF4">
        <w:rPr>
          <w:rFonts w:cs="CMU Bright"/>
        </w:rPr>
        <w:instrText xml:space="preserve"> \* MERGEFORMAT </w:instrText>
      </w:r>
      <w:r w:rsidR="00263A0A" w:rsidRPr="00330EF4">
        <w:rPr>
          <w:rFonts w:cs="CMU Bright"/>
        </w:rPr>
      </w:r>
      <w:r w:rsidR="00263A0A"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1</w:t>
      </w:r>
      <w:r w:rsidR="00263A0A" w:rsidRPr="00330EF4">
        <w:rPr>
          <w:rFonts w:cs="CMU Bright"/>
        </w:rPr>
        <w:fldChar w:fldCharType="end"/>
      </w:r>
      <w:r w:rsidR="00263A0A" w:rsidRPr="00330EF4">
        <w:rPr>
          <w:rFonts w:cs="CMU Bright"/>
        </w:rPr>
        <w:t xml:space="preserve">, the clusters </w:t>
      </w:r>
      <w:proofErr w:type="gramStart"/>
      <w:r w:rsidR="00263A0A" w:rsidRPr="00330EF4">
        <w:rPr>
          <w:rFonts w:cs="CMU Bright"/>
          <w:i/>
        </w:rPr>
        <w:t>a</w:t>
      </w:r>
      <w:r w:rsidR="00263A0A" w:rsidRPr="00330EF4">
        <w:rPr>
          <w:rFonts w:cs="CMU Bright"/>
        </w:rPr>
        <w:t xml:space="preserve"> and</w:t>
      </w:r>
      <w:proofErr w:type="gramEnd"/>
      <w:r w:rsidR="00263A0A" w:rsidRPr="00330EF4">
        <w:rPr>
          <w:rFonts w:cs="CMU Bright"/>
        </w:rPr>
        <w:t xml:space="preserve"> </w:t>
      </w:r>
      <w:r w:rsidR="00263A0A" w:rsidRPr="00330EF4">
        <w:rPr>
          <w:rFonts w:cs="CMU Bright"/>
          <w:i/>
        </w:rPr>
        <w:t>b</w:t>
      </w:r>
      <w:r w:rsidR="00263A0A" w:rsidRPr="00330EF4">
        <w:rPr>
          <w:rFonts w:cs="CMU Bright"/>
        </w:rPr>
        <w:t xml:space="preserve"> are considered as a </w:t>
      </w:r>
      <w:r w:rsidR="00E81E76" w:rsidRPr="00330EF4">
        <w:rPr>
          <w:rFonts w:cs="CMU Bright"/>
        </w:rPr>
        <w:t xml:space="preserve">significant place </w:t>
      </w:r>
      <w:r w:rsidR="00263A0A" w:rsidRPr="00330EF4">
        <w:rPr>
          <w:rFonts w:cs="CMU Bright"/>
        </w:rPr>
        <w:t>and the intermediator clusters like i1, i2, i3 are rejected as the duration of the stay was less than the threshold.</w:t>
      </w:r>
    </w:p>
    <w:p w14:paraId="78D77BEA" w14:textId="721F412C" w:rsidR="00AB27B3" w:rsidRPr="00330EF4" w:rsidRDefault="00AB27B3" w:rsidP="00AB27B3">
      <w:pPr>
        <w:pStyle w:val="ListParagraph"/>
        <w:spacing w:after="240"/>
        <w:contextualSpacing w:val="0"/>
        <w:rPr>
          <w:rFonts w:cs="CMU Bright"/>
        </w:rPr>
      </w:pPr>
      <w:r w:rsidRPr="00330EF4">
        <w:rPr>
          <w:rFonts w:cs="CMU Bright"/>
        </w:rPr>
        <w:t xml:space="preserve">The location data is collected from Place Lab and tracked every second. Their </w:t>
      </w:r>
      <w:sdt>
        <w:sdtPr>
          <w:rPr>
            <w:rFonts w:cs="CMU Bright"/>
          </w:rPr>
          <w:id w:val="425858989"/>
          <w:citation/>
        </w:sdtPr>
        <w:sdtContent>
          <w:r w:rsidRPr="00330EF4">
            <w:rPr>
              <w:rFonts w:cs="CMU Bright"/>
            </w:rPr>
            <w:fldChar w:fldCharType="begin"/>
          </w:r>
          <w:r w:rsidR="007241BF">
            <w:rPr>
              <w:rFonts w:cs="CMU Bright"/>
            </w:rPr>
            <w:instrText xml:space="preserve">CITATION Jon04 \l 1031 </w:instrText>
          </w:r>
          <w:r w:rsidRPr="00330EF4">
            <w:rPr>
              <w:rFonts w:cs="CMU Bright"/>
            </w:rPr>
            <w:fldChar w:fldCharType="separate"/>
          </w:r>
          <w:r w:rsidR="007241BF" w:rsidRPr="007241BF">
            <w:rPr>
              <w:rFonts w:cs="CMU Bright"/>
              <w:noProof/>
            </w:rPr>
            <w:t>[6]</w:t>
          </w:r>
          <w:r w:rsidRPr="00330EF4">
            <w:rPr>
              <w:rFonts w:cs="CMU Bright"/>
            </w:rPr>
            <w:fldChar w:fldCharType="end"/>
          </w:r>
        </w:sdtContent>
      </w:sdt>
      <w:r w:rsidRPr="00330EF4">
        <w:rPr>
          <w:rFonts w:cs="CMU Bright"/>
        </w:rPr>
        <w:t xml:space="preserve"> results show that the algorithm could extract significant places and works better than k-mean or Gaussian mixture model clustering on location data. The researchers also suggest that the locations must be labelled to extract semantic meaning behind the location coordinates like work/restaurants and so on. The time-based clustering, with some </w:t>
      </w:r>
      <w:r w:rsidR="008B499F" w:rsidRPr="00330EF4">
        <w:rPr>
          <w:rFonts w:cs="CMU Bright"/>
        </w:rPr>
        <w:t>extensions</w:t>
      </w:r>
      <w:r w:rsidRPr="00330EF4">
        <w:rPr>
          <w:rFonts w:cs="CMU Bright"/>
        </w:rPr>
        <w:t>, is also used in this thesis for stay-points extraction.</w:t>
      </w:r>
    </w:p>
    <w:p w14:paraId="46869D5F" w14:textId="68683160" w:rsidR="00AB27B3" w:rsidRPr="00330EF4" w:rsidRDefault="00170A5C" w:rsidP="00B97FF2">
      <w:pPr>
        <w:pStyle w:val="ListParagraph"/>
        <w:spacing w:after="240"/>
        <w:contextualSpacing w:val="0"/>
        <w:rPr>
          <w:rFonts w:cs="CMU Bright"/>
        </w:rPr>
      </w:pPr>
      <w:r w:rsidRPr="00330EF4">
        <w:rPr>
          <w:rFonts w:cs="CMU Bright"/>
        </w:rPr>
        <w:t xml:space="preserve">A research done by </w:t>
      </w:r>
      <w:sdt>
        <w:sdtPr>
          <w:rPr>
            <w:rFonts w:cs="CMU Bright"/>
          </w:rPr>
          <w:id w:val="-1756895355"/>
          <w:citation/>
        </w:sdtPr>
        <w:sdtContent>
          <w:r w:rsidRPr="00330EF4">
            <w:rPr>
              <w:rFonts w:cs="CMU Bright"/>
            </w:rPr>
            <w:fldChar w:fldCharType="begin"/>
          </w:r>
          <w:r w:rsidR="007241BF">
            <w:rPr>
              <w:rFonts w:cs="CMU Bright"/>
            </w:rPr>
            <w:instrText xml:space="preserve">CITATION YuZ09 \l 1031 </w:instrText>
          </w:r>
          <w:r w:rsidRPr="00330EF4">
            <w:rPr>
              <w:rFonts w:cs="CMU Bright"/>
            </w:rPr>
            <w:fldChar w:fldCharType="separate"/>
          </w:r>
          <w:r w:rsidR="007241BF" w:rsidRPr="007241BF">
            <w:rPr>
              <w:rFonts w:cs="CMU Bright"/>
              <w:noProof/>
            </w:rPr>
            <w:t>[1]</w:t>
          </w:r>
          <w:r w:rsidRPr="00330EF4">
            <w:rPr>
              <w:rFonts w:cs="CMU Bright"/>
            </w:rPr>
            <w:fldChar w:fldCharType="end"/>
          </w:r>
        </w:sdtContent>
      </w:sdt>
      <w:r w:rsidRPr="00330EF4">
        <w:rPr>
          <w:rFonts w:cs="CMU Bright"/>
        </w:rPr>
        <w:t xml:space="preserve"> also investigate in the direction of mining the interesting locations from location data. The authors aim to extract the interesting locations and classical travel sequences based on GPS trajectory data. Based on multiple GPS trajectories, a Tree-based Hierarchical Graph (TBHG) is created. After this, an approach called Hypertext Induced Topic Search (HIT) is applied.</w:t>
      </w:r>
    </w:p>
    <w:p w14:paraId="6D87F82C" w14:textId="6FE29102" w:rsidR="00EB1DB1" w:rsidRPr="00330EF4" w:rsidRDefault="00EB1DB1" w:rsidP="00EB1DB1">
      <w:pPr>
        <w:pStyle w:val="ListParagraph"/>
        <w:spacing w:after="240"/>
        <w:contextualSpacing w:val="0"/>
        <w:jc w:val="center"/>
        <w:rPr>
          <w:rFonts w:cs="CMU Bright"/>
        </w:rPr>
      </w:pPr>
      <w:r w:rsidRPr="00330EF4">
        <w:rPr>
          <w:rFonts w:cs="CMU Bright"/>
          <w:noProof/>
        </w:rPr>
        <w:lastRenderedPageBreak/>
        <w:drawing>
          <wp:inline distT="0" distB="0" distL="0" distR="0" wp14:anchorId="1FD249A8" wp14:editId="4156BA66">
            <wp:extent cx="2909455" cy="27134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0347" cy="2742293"/>
                    </a:xfrm>
                    <a:prstGeom prst="rect">
                      <a:avLst/>
                    </a:prstGeom>
                  </pic:spPr>
                </pic:pic>
              </a:graphicData>
            </a:graphic>
          </wp:inline>
        </w:drawing>
      </w:r>
    </w:p>
    <w:p w14:paraId="61E1ECBD" w14:textId="102136CC" w:rsidR="00EB1DB1" w:rsidRPr="00330EF4" w:rsidRDefault="00EB1DB1" w:rsidP="00EB1DB1">
      <w:pPr>
        <w:pStyle w:val="Caption"/>
        <w:jc w:val="center"/>
        <w:rPr>
          <w:rFonts w:cs="CMU Bright"/>
          <w:color w:val="000000" w:themeColor="text1"/>
        </w:rPr>
      </w:pPr>
      <w:bookmarkStart w:id="72" w:name="_Ref529964432"/>
      <w:bookmarkStart w:id="73" w:name="_Toc530914360"/>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1</w:t>
      </w:r>
      <w:r w:rsidRPr="00330EF4">
        <w:rPr>
          <w:rFonts w:cs="CMU Bright"/>
          <w:color w:val="000000" w:themeColor="text1"/>
        </w:rPr>
        <w:fldChar w:fldCharType="end"/>
      </w:r>
      <w:bookmarkEnd w:id="72"/>
      <w:r w:rsidRPr="00330EF4">
        <w:rPr>
          <w:rFonts w:cs="CMU Bright"/>
          <w:color w:val="000000" w:themeColor="text1"/>
        </w:rPr>
        <w:t xml:space="preserve"> Time-based clustering [6]</w:t>
      </w:r>
      <w:bookmarkEnd w:id="73"/>
    </w:p>
    <w:p w14:paraId="329B89C8" w14:textId="50324854" w:rsidR="003F5A7A" w:rsidRPr="00330EF4" w:rsidRDefault="00296F28" w:rsidP="001C6162">
      <w:pPr>
        <w:pStyle w:val="ListParagraph"/>
        <w:spacing w:after="240"/>
        <w:contextualSpacing w:val="0"/>
        <w:rPr>
          <w:rFonts w:cs="CMU Bright"/>
        </w:rPr>
      </w:pPr>
      <w:r w:rsidRPr="00330EF4">
        <w:rPr>
          <w:rFonts w:cs="CMU Bright"/>
        </w:rPr>
        <w:t>In this approach</w:t>
      </w:r>
      <w:r w:rsidR="007E7879" w:rsidRPr="00330EF4">
        <w:rPr>
          <w:rFonts w:cs="CMU Bright"/>
        </w:rPr>
        <w:t xml:space="preserve"> </w:t>
      </w:r>
      <w:sdt>
        <w:sdtPr>
          <w:rPr>
            <w:rFonts w:cs="CMU Bright"/>
          </w:rPr>
          <w:id w:val="1126890340"/>
          <w:citation/>
        </w:sdtPr>
        <w:sdtContent>
          <w:r w:rsidR="007E7879" w:rsidRPr="00330EF4">
            <w:rPr>
              <w:rFonts w:cs="CMU Bright"/>
            </w:rPr>
            <w:fldChar w:fldCharType="begin"/>
          </w:r>
          <w:r w:rsidR="007241BF">
            <w:rPr>
              <w:rFonts w:cs="CMU Bright"/>
            </w:rPr>
            <w:instrText xml:space="preserve">CITATION YuZ09 \l 1031 </w:instrText>
          </w:r>
          <w:r w:rsidR="007E7879" w:rsidRPr="00330EF4">
            <w:rPr>
              <w:rFonts w:cs="CMU Bright"/>
            </w:rPr>
            <w:fldChar w:fldCharType="separate"/>
          </w:r>
          <w:r w:rsidR="007241BF" w:rsidRPr="007241BF">
            <w:rPr>
              <w:rFonts w:cs="CMU Bright"/>
              <w:noProof/>
            </w:rPr>
            <w:t>[1]</w:t>
          </w:r>
          <w:r w:rsidR="007E7879" w:rsidRPr="00330EF4">
            <w:rPr>
              <w:rFonts w:cs="CMU Bright"/>
            </w:rPr>
            <w:fldChar w:fldCharType="end"/>
          </w:r>
        </w:sdtContent>
      </w:sdt>
      <w:r w:rsidRPr="00330EF4">
        <w:rPr>
          <w:rFonts w:cs="CMU Bright"/>
        </w:rPr>
        <w:t xml:space="preserve">, a user will be linked to many locations and a location will be linked to many users. The links between users and locations are weighted based on user GPS trajectory data. </w:t>
      </w:r>
      <w:r w:rsidR="00B55EB7" w:rsidRPr="00330EF4">
        <w:rPr>
          <w:rFonts w:cs="CMU Bright"/>
        </w:rPr>
        <w:t>A hub score is given to a geographical region for a user based on the travel experiences of the user.</w:t>
      </w:r>
      <w:r w:rsidR="00770F2D" w:rsidRPr="00330EF4">
        <w:rPr>
          <w:rFonts w:cs="CMU Bright"/>
        </w:rPr>
        <w:t xml:space="preserve"> </w:t>
      </w:r>
      <w:r w:rsidR="009C5F0A" w:rsidRPr="00330EF4">
        <w:rPr>
          <w:rFonts w:cs="CMU Bright"/>
        </w:rPr>
        <w:t>It is suggested that a user with a high hub score in a region will visit many places in that region</w:t>
      </w:r>
      <w:r w:rsidR="00770F2D" w:rsidRPr="00330EF4">
        <w:rPr>
          <w:rFonts w:cs="CMU Bright"/>
        </w:rPr>
        <w:t xml:space="preserve"> and has a rich travel experience in that region</w:t>
      </w:r>
      <w:r w:rsidR="009C5F0A" w:rsidRPr="00330EF4">
        <w:rPr>
          <w:rFonts w:cs="CMU Bright"/>
        </w:rPr>
        <w:t>.</w:t>
      </w:r>
      <w:r w:rsidR="00F67496" w:rsidRPr="00330EF4">
        <w:rPr>
          <w:rFonts w:cs="CMU Bright"/>
        </w:rPr>
        <w:t xml:space="preserve"> </w:t>
      </w:r>
      <w:r w:rsidR="00CB3DB3" w:rsidRPr="00330EF4">
        <w:rPr>
          <w:rFonts w:cs="CMU Bright"/>
        </w:rPr>
        <w:t>Considering</w:t>
      </w:r>
      <w:r w:rsidR="00F67496" w:rsidRPr="00330EF4">
        <w:rPr>
          <w:rFonts w:cs="CMU Bright"/>
        </w:rPr>
        <w:t xml:space="preserve"> the hub scores from several users, many interesting places can be mined in the regions.</w:t>
      </w:r>
      <w:r w:rsidR="00CD2B63" w:rsidRPr="00330EF4">
        <w:rPr>
          <w:rFonts w:cs="CMU Bright"/>
        </w:rPr>
        <w:t xml:space="preserve"> </w:t>
      </w:r>
      <w:r w:rsidR="00B34663" w:rsidRPr="00330EF4">
        <w:rPr>
          <w:rFonts w:cs="CMU Bright"/>
        </w:rPr>
        <w:t xml:space="preserve">This </w:t>
      </w:r>
      <w:r w:rsidR="00CD2B63" w:rsidRPr="00330EF4">
        <w:rPr>
          <w:rFonts w:cs="CMU Bright"/>
        </w:rPr>
        <w:t xml:space="preserve">provides each </w:t>
      </w:r>
      <w:r w:rsidR="007F0232" w:rsidRPr="00330EF4">
        <w:rPr>
          <w:rFonts w:cs="CMU Bright"/>
        </w:rPr>
        <w:t>location</w:t>
      </w:r>
      <w:r w:rsidR="00CD2B63" w:rsidRPr="00330EF4">
        <w:rPr>
          <w:rFonts w:cs="CMU Bright"/>
        </w:rPr>
        <w:t xml:space="preserve"> within the hub regions an authority score.</w:t>
      </w:r>
      <w:r w:rsidR="00D47412" w:rsidRPr="00330EF4">
        <w:rPr>
          <w:rFonts w:cs="CMU Bright"/>
        </w:rPr>
        <w:t xml:space="preserve"> A user with high travel experience in one region will contribute more to estimate an interesting location in that region.  </w:t>
      </w:r>
    </w:p>
    <w:p w14:paraId="1CD9D461" w14:textId="5FA70FDB" w:rsidR="00B84059" w:rsidRPr="00330EF4" w:rsidRDefault="007F0232" w:rsidP="00B84059">
      <w:pPr>
        <w:pStyle w:val="ListParagraph"/>
        <w:spacing w:after="240"/>
        <w:contextualSpacing w:val="0"/>
        <w:rPr>
          <w:rFonts w:cs="CMU Bright"/>
        </w:rPr>
      </w:pPr>
      <w:r w:rsidRPr="00330EF4">
        <w:rPr>
          <w:rFonts w:cs="CMU Bright"/>
        </w:rPr>
        <w:t xml:space="preserve">The researchers </w:t>
      </w:r>
      <w:sdt>
        <w:sdtPr>
          <w:rPr>
            <w:rFonts w:cs="CMU Bright"/>
          </w:rPr>
          <w:id w:val="72562083"/>
          <w:citation/>
        </w:sdtPr>
        <w:sdtContent>
          <w:r w:rsidRPr="00330EF4">
            <w:rPr>
              <w:rFonts w:cs="CMU Bright"/>
            </w:rPr>
            <w:fldChar w:fldCharType="begin"/>
          </w:r>
          <w:r w:rsidR="007241BF">
            <w:rPr>
              <w:rFonts w:cs="CMU Bright"/>
            </w:rPr>
            <w:instrText xml:space="preserve">CITATION YuZ09 \l 1031 </w:instrText>
          </w:r>
          <w:r w:rsidRPr="00330EF4">
            <w:rPr>
              <w:rFonts w:cs="CMU Bright"/>
            </w:rPr>
            <w:fldChar w:fldCharType="separate"/>
          </w:r>
          <w:r w:rsidR="007241BF" w:rsidRPr="007241BF">
            <w:rPr>
              <w:rFonts w:cs="CMU Bright"/>
              <w:noProof/>
            </w:rPr>
            <w:t>[1]</w:t>
          </w:r>
          <w:r w:rsidRPr="00330EF4">
            <w:rPr>
              <w:rFonts w:cs="CMU Bright"/>
            </w:rPr>
            <w:fldChar w:fldCharType="end"/>
          </w:r>
        </w:sdtContent>
      </w:sdt>
      <w:r w:rsidRPr="00330EF4">
        <w:rPr>
          <w:rFonts w:cs="CMU Bright"/>
        </w:rPr>
        <w:t xml:space="preserve"> system is used </w:t>
      </w:r>
      <w:r w:rsidR="00F8505B" w:rsidRPr="00330EF4">
        <w:rPr>
          <w:rFonts w:cs="CMU Bright"/>
        </w:rPr>
        <w:t>by</w:t>
      </w:r>
      <w:r w:rsidRPr="00330EF4">
        <w:rPr>
          <w:rFonts w:cs="CMU Bright"/>
        </w:rPr>
        <w:t xml:space="preserve"> 107 users</w:t>
      </w:r>
      <w:r w:rsidR="00D820B4" w:rsidRPr="00330EF4">
        <w:rPr>
          <w:rFonts w:cs="CMU Bright"/>
        </w:rPr>
        <w:t xml:space="preserve"> and the work is also part of the Geolife location dataset from Microsoft</w:t>
      </w:r>
      <w:sdt>
        <w:sdtPr>
          <w:rPr>
            <w:rFonts w:cs="CMU Bright"/>
          </w:rPr>
          <w:id w:val="-1090395360"/>
          <w:citation/>
        </w:sdtPr>
        <w:sdtContent>
          <w:r w:rsidR="00DF1E48" w:rsidRPr="00330EF4">
            <w:rPr>
              <w:rFonts w:cs="CMU Bright"/>
            </w:rPr>
            <w:fldChar w:fldCharType="begin"/>
          </w:r>
          <w:r w:rsidR="007241BF">
            <w:rPr>
              <w:rFonts w:cs="CMU Bright"/>
            </w:rPr>
            <w:instrText xml:space="preserve">CITATION YuZ09 \l 1031 </w:instrText>
          </w:r>
          <w:r w:rsidR="00DF1E48" w:rsidRPr="00330EF4">
            <w:rPr>
              <w:rFonts w:cs="CMU Bright"/>
            </w:rPr>
            <w:fldChar w:fldCharType="separate"/>
          </w:r>
          <w:r w:rsidR="007241BF">
            <w:rPr>
              <w:rFonts w:cs="CMU Bright"/>
              <w:noProof/>
            </w:rPr>
            <w:t xml:space="preserve"> </w:t>
          </w:r>
          <w:r w:rsidR="007241BF" w:rsidRPr="007241BF">
            <w:rPr>
              <w:rFonts w:cs="CMU Bright"/>
              <w:noProof/>
            </w:rPr>
            <w:t>[1]</w:t>
          </w:r>
          <w:r w:rsidR="00DF1E48" w:rsidRPr="00330EF4">
            <w:rPr>
              <w:rFonts w:cs="CMU Bright"/>
            </w:rPr>
            <w:fldChar w:fldCharType="end"/>
          </w:r>
        </w:sdtContent>
      </w:sdt>
      <w:sdt>
        <w:sdtPr>
          <w:rPr>
            <w:rFonts w:cs="CMU Bright"/>
          </w:rPr>
          <w:id w:val="-1518076791"/>
          <w:citation/>
        </w:sdtPr>
        <w:sdtContent>
          <w:r w:rsidR="00DF1E48" w:rsidRPr="00330EF4">
            <w:rPr>
              <w:rFonts w:cs="CMU Bright"/>
            </w:rPr>
            <w:fldChar w:fldCharType="begin"/>
          </w:r>
          <w:r w:rsidR="007241BF">
            <w:rPr>
              <w:rFonts w:cs="CMU Bright"/>
            </w:rPr>
            <w:instrText xml:space="preserve">CITATION YuZ08 \l 1031 </w:instrText>
          </w:r>
          <w:r w:rsidR="00DF1E48" w:rsidRPr="00330EF4">
            <w:rPr>
              <w:rFonts w:cs="CMU Bright"/>
            </w:rPr>
            <w:fldChar w:fldCharType="separate"/>
          </w:r>
          <w:r w:rsidR="007241BF">
            <w:rPr>
              <w:rFonts w:cs="CMU Bright"/>
              <w:noProof/>
            </w:rPr>
            <w:t xml:space="preserve"> </w:t>
          </w:r>
          <w:r w:rsidR="007241BF" w:rsidRPr="007241BF">
            <w:rPr>
              <w:rFonts w:cs="CMU Bright"/>
              <w:noProof/>
            </w:rPr>
            <w:t>[2]</w:t>
          </w:r>
          <w:r w:rsidR="00DF1E48" w:rsidRPr="00330EF4">
            <w:rPr>
              <w:rFonts w:cs="CMU Bright"/>
            </w:rPr>
            <w:fldChar w:fldCharType="end"/>
          </w:r>
        </w:sdtContent>
      </w:sdt>
      <w:sdt>
        <w:sdtPr>
          <w:rPr>
            <w:rFonts w:cs="CMU Bright"/>
          </w:rPr>
          <w:id w:val="140857575"/>
          <w:citation/>
        </w:sdtPr>
        <w:sdtContent>
          <w:r w:rsidR="00DF1E48" w:rsidRPr="00330EF4">
            <w:rPr>
              <w:rFonts w:cs="CMU Bright"/>
            </w:rPr>
            <w:fldChar w:fldCharType="begin"/>
          </w:r>
          <w:r w:rsidR="007241BF">
            <w:rPr>
              <w:rFonts w:cs="CMU Bright"/>
            </w:rPr>
            <w:instrText xml:space="preserve">CITATION YuZ10 \l 1031 </w:instrText>
          </w:r>
          <w:r w:rsidR="00DF1E48" w:rsidRPr="00330EF4">
            <w:rPr>
              <w:rFonts w:cs="CMU Bright"/>
            </w:rPr>
            <w:fldChar w:fldCharType="separate"/>
          </w:r>
          <w:r w:rsidR="007241BF">
            <w:rPr>
              <w:rFonts w:cs="CMU Bright"/>
              <w:noProof/>
            </w:rPr>
            <w:t xml:space="preserve"> </w:t>
          </w:r>
          <w:r w:rsidR="007241BF" w:rsidRPr="007241BF">
            <w:rPr>
              <w:rFonts w:cs="CMU Bright"/>
              <w:noProof/>
            </w:rPr>
            <w:t>[3]</w:t>
          </w:r>
          <w:r w:rsidR="00DF1E48" w:rsidRPr="00330EF4">
            <w:rPr>
              <w:rFonts w:cs="CMU Bright"/>
            </w:rPr>
            <w:fldChar w:fldCharType="end"/>
          </w:r>
        </w:sdtContent>
      </w:sdt>
      <w:r w:rsidR="00D820B4" w:rsidRPr="00330EF4">
        <w:rPr>
          <w:rFonts w:cs="CMU Bright"/>
        </w:rPr>
        <w:t>.</w:t>
      </w:r>
      <w:r w:rsidR="005D1E67" w:rsidRPr="00330EF4">
        <w:rPr>
          <w:rFonts w:cs="CMU Bright"/>
        </w:rPr>
        <w:t xml:space="preserve"> A comparison with rank-by-count and rank-by-frequency is done. Rank-by-count ranks a location interesting if more users have visited that place and rank-by-frequency ranks a location interesting if the location has been visited by the users more frequently. </w:t>
      </w:r>
      <w:r w:rsidR="00B34663" w:rsidRPr="00330EF4">
        <w:rPr>
          <w:rFonts w:cs="CMU Bright"/>
        </w:rPr>
        <w:t>Their approach out perform</w:t>
      </w:r>
      <w:r w:rsidR="000F6FD9" w:rsidRPr="00330EF4">
        <w:rPr>
          <w:rFonts w:cs="CMU Bright"/>
        </w:rPr>
        <w:t>ed</w:t>
      </w:r>
      <w:r w:rsidR="00B34663" w:rsidRPr="00330EF4">
        <w:rPr>
          <w:rFonts w:cs="CMU Bright"/>
        </w:rPr>
        <w:t xml:space="preserve"> these two algorithms.</w:t>
      </w:r>
      <w:r w:rsidR="000F6FD9" w:rsidRPr="00330EF4">
        <w:rPr>
          <w:rFonts w:cs="CMU Bright"/>
        </w:rPr>
        <w:t xml:space="preserve"> </w:t>
      </w:r>
      <w:r w:rsidR="00B84059" w:rsidRPr="00330EF4">
        <w:rPr>
          <w:rFonts w:cs="CMU Bright"/>
        </w:rPr>
        <w:t>Since this approach</w:t>
      </w:r>
      <w:r w:rsidR="004E6020" w:rsidRPr="00330EF4">
        <w:rPr>
          <w:rFonts w:cs="CMU Bright"/>
        </w:rPr>
        <w:t xml:space="preserve"> requires </w:t>
      </w:r>
      <w:r w:rsidR="00AC18E5" w:rsidRPr="00330EF4">
        <w:rPr>
          <w:rFonts w:cs="CMU Bright"/>
        </w:rPr>
        <w:t>travel experiences from multiple user location trajectories</w:t>
      </w:r>
      <w:r w:rsidR="009C15CA" w:rsidRPr="00330EF4">
        <w:rPr>
          <w:rFonts w:cs="CMU Bright"/>
        </w:rPr>
        <w:t xml:space="preserve"> to extract the significant location for one user</w:t>
      </w:r>
      <w:r w:rsidR="00AC18E5" w:rsidRPr="00330EF4">
        <w:rPr>
          <w:rFonts w:cs="CMU Bright"/>
        </w:rPr>
        <w:t>, we keep this methodology</w:t>
      </w:r>
      <w:r w:rsidR="009C15CA" w:rsidRPr="00330EF4">
        <w:rPr>
          <w:rFonts w:cs="CMU Bright"/>
        </w:rPr>
        <w:t xml:space="preserve"> for potential future </w:t>
      </w:r>
      <w:r w:rsidR="00EB41DF" w:rsidRPr="00330EF4">
        <w:rPr>
          <w:rFonts w:cs="CMU Bright"/>
        </w:rPr>
        <w:t>work</w:t>
      </w:r>
      <w:r w:rsidR="009C15CA" w:rsidRPr="00330EF4">
        <w:rPr>
          <w:rFonts w:cs="CMU Bright"/>
        </w:rPr>
        <w:t>.</w:t>
      </w:r>
      <w:r w:rsidR="00AC18E5" w:rsidRPr="00330EF4">
        <w:rPr>
          <w:rFonts w:cs="CMU Bright"/>
        </w:rPr>
        <w:t xml:space="preserve"> </w:t>
      </w:r>
    </w:p>
    <w:p w14:paraId="27DFEB74" w14:textId="1914AE75" w:rsidR="006D00A6" w:rsidRPr="00330EF4" w:rsidRDefault="00DF3910" w:rsidP="0033337B">
      <w:pPr>
        <w:pStyle w:val="Heading2"/>
        <w:spacing w:after="240"/>
        <w:ind w:firstLine="720"/>
        <w:rPr>
          <w:rFonts w:ascii="CMU Bright" w:hAnsi="CMU Bright" w:cs="CMU Bright"/>
          <w:color w:val="000000" w:themeColor="text1"/>
        </w:rPr>
      </w:pPr>
      <w:bookmarkStart w:id="74" w:name="_Toc530914312"/>
      <w:r w:rsidRPr="00330EF4">
        <w:rPr>
          <w:rFonts w:ascii="CMU Bright" w:hAnsi="CMU Bright" w:cs="CMU Bright"/>
          <w:color w:val="000000" w:themeColor="text1"/>
        </w:rPr>
        <w:t>2.</w:t>
      </w:r>
      <w:r w:rsidR="00B033FE" w:rsidRPr="00330EF4">
        <w:rPr>
          <w:rFonts w:ascii="CMU Bright" w:hAnsi="CMU Bright" w:cs="CMU Bright"/>
          <w:color w:val="000000" w:themeColor="text1"/>
        </w:rPr>
        <w:t>3</w:t>
      </w:r>
      <w:r w:rsidRPr="00330EF4">
        <w:rPr>
          <w:rFonts w:ascii="CMU Bright" w:hAnsi="CMU Bright" w:cs="CMU Bright"/>
          <w:color w:val="000000" w:themeColor="text1"/>
        </w:rPr>
        <w:t xml:space="preserve"> Next Location Prediction</w:t>
      </w:r>
      <w:bookmarkEnd w:id="74"/>
    </w:p>
    <w:p w14:paraId="322F45D5" w14:textId="3DF188AB" w:rsidR="0033337B" w:rsidRPr="00330EF4" w:rsidRDefault="00F22D34" w:rsidP="0033337B">
      <w:pPr>
        <w:pStyle w:val="ListParagraph"/>
        <w:spacing w:after="240"/>
        <w:contextualSpacing w:val="0"/>
        <w:rPr>
          <w:rFonts w:cs="CMU Bright"/>
        </w:rPr>
      </w:pPr>
      <w:r w:rsidRPr="00330EF4">
        <w:rPr>
          <w:rFonts w:cs="CMU Bright"/>
        </w:rPr>
        <w:t>After extracting the interesting locations, the next step is to use them for location prediction</w:t>
      </w:r>
      <w:r w:rsidR="00A8644E" w:rsidRPr="00330EF4">
        <w:rPr>
          <w:rFonts w:cs="CMU Bright"/>
        </w:rPr>
        <w:t>s</w:t>
      </w:r>
      <w:r w:rsidRPr="00330EF4">
        <w:rPr>
          <w:rFonts w:cs="CMU Bright"/>
        </w:rPr>
        <w:t xml:space="preserve">. </w:t>
      </w:r>
      <w:r w:rsidR="003B001A" w:rsidRPr="00330EF4">
        <w:rPr>
          <w:rFonts w:cs="CMU Bright"/>
        </w:rPr>
        <w:t xml:space="preserve">The next location prediction can inspect user’s day-to-day locations. </w:t>
      </w:r>
      <w:r w:rsidR="00B93A84" w:rsidRPr="00330EF4">
        <w:rPr>
          <w:rFonts w:cs="CMU Bright"/>
        </w:rPr>
        <w:t xml:space="preserve">This can also suggest user’s future placements. </w:t>
      </w:r>
      <w:r w:rsidR="00E34F96" w:rsidRPr="00330EF4">
        <w:rPr>
          <w:rFonts w:cs="CMU Bright"/>
        </w:rPr>
        <w:t>R</w:t>
      </w:r>
      <w:r w:rsidR="0033337B" w:rsidRPr="00330EF4">
        <w:rPr>
          <w:rFonts w:cs="CMU Bright"/>
        </w:rPr>
        <w:t xml:space="preserve">esearch was done by </w:t>
      </w:r>
      <w:sdt>
        <w:sdtPr>
          <w:rPr>
            <w:rFonts w:cs="CMU Bright"/>
          </w:rPr>
          <w:id w:val="486675996"/>
          <w:citation/>
        </w:sdtPr>
        <w:sdtContent>
          <w:r w:rsidR="0033337B" w:rsidRPr="00330EF4">
            <w:rPr>
              <w:rFonts w:cs="CMU Bright"/>
            </w:rPr>
            <w:fldChar w:fldCharType="begin"/>
          </w:r>
          <w:r w:rsidR="00090067">
            <w:rPr>
              <w:rFonts w:cs="CMU Bright"/>
            </w:rPr>
            <w:instrText xml:space="preserve">CITATION Ana12 \l 1031 </w:instrText>
          </w:r>
          <w:r w:rsidR="0033337B" w:rsidRPr="00330EF4">
            <w:rPr>
              <w:rFonts w:cs="CMU Bright"/>
            </w:rPr>
            <w:fldChar w:fldCharType="separate"/>
          </w:r>
          <w:r w:rsidR="007241BF" w:rsidRPr="007241BF">
            <w:rPr>
              <w:rFonts w:cs="CMU Bright"/>
              <w:noProof/>
            </w:rPr>
            <w:t>[7]</w:t>
          </w:r>
          <w:r w:rsidR="0033337B" w:rsidRPr="00330EF4">
            <w:rPr>
              <w:rFonts w:cs="CMU Bright"/>
            </w:rPr>
            <w:fldChar w:fldCharType="end"/>
          </w:r>
        </w:sdtContent>
      </w:sdt>
      <w:r w:rsidR="0033337B" w:rsidRPr="00330EF4">
        <w:rPr>
          <w:rFonts w:cs="CMU Bright"/>
        </w:rPr>
        <w:t xml:space="preserve"> in the field of next place location prediction which suggests the next </w:t>
      </w:r>
      <w:r w:rsidR="003442C0" w:rsidRPr="00330EF4">
        <w:rPr>
          <w:rFonts w:cs="CMU Bright"/>
        </w:rPr>
        <w:t xml:space="preserve">predicted </w:t>
      </w:r>
      <w:r w:rsidR="0033337B" w:rsidRPr="00330EF4">
        <w:rPr>
          <w:rFonts w:cs="CMU Bright"/>
        </w:rPr>
        <w:t xml:space="preserve">location based on user behavior. The main idea is to use user check-ins on Foursquare to predict user movements. The data of 35 million check-ins from across the globe over the period of 5 years is used. The idea is explained how user check-ins not only allows us to see the locations user visited in the past but also help us understand the mobility patterns of the users. They have used prediction features like user preferences, the popularity of the places and geographic distance between places. On these features, they have applied supervised the learning linear model and M5 model trees. </w:t>
      </w:r>
    </w:p>
    <w:p w14:paraId="5A96BDB7" w14:textId="5FBCDB95" w:rsidR="0033337B" w:rsidRPr="00330EF4" w:rsidRDefault="0033337B" w:rsidP="0033337B">
      <w:pPr>
        <w:pStyle w:val="ListParagraph"/>
        <w:contextualSpacing w:val="0"/>
        <w:rPr>
          <w:rFonts w:cs="CMU Bright"/>
        </w:rPr>
      </w:pPr>
      <w:r w:rsidRPr="00330EF4">
        <w:rPr>
          <w:rFonts w:cs="CMU Bright"/>
        </w:rPr>
        <w:lastRenderedPageBreak/>
        <w:t xml:space="preserve">One of the first tasks addressed </w:t>
      </w:r>
      <w:sdt>
        <w:sdtPr>
          <w:rPr>
            <w:rFonts w:cs="CMU Bright"/>
          </w:rPr>
          <w:id w:val="-1710102485"/>
          <w:citation/>
        </w:sdtPr>
        <w:sdtContent>
          <w:r w:rsidRPr="00330EF4">
            <w:rPr>
              <w:rFonts w:cs="CMU Bright"/>
            </w:rPr>
            <w:fldChar w:fldCharType="begin"/>
          </w:r>
          <w:r w:rsidR="00090067">
            <w:rPr>
              <w:rFonts w:cs="CMU Bright"/>
            </w:rPr>
            <w:instrText xml:space="preserve">CITATION Ana12 \l 1031 </w:instrText>
          </w:r>
          <w:r w:rsidRPr="00330EF4">
            <w:rPr>
              <w:rFonts w:cs="CMU Bright"/>
            </w:rPr>
            <w:fldChar w:fldCharType="separate"/>
          </w:r>
          <w:r w:rsidR="007241BF" w:rsidRPr="007241BF">
            <w:rPr>
              <w:rFonts w:cs="CMU Bright"/>
              <w:noProof/>
            </w:rPr>
            <w:t>[7]</w:t>
          </w:r>
          <w:r w:rsidRPr="00330EF4">
            <w:rPr>
              <w:rFonts w:cs="CMU Bright"/>
            </w:rPr>
            <w:fldChar w:fldCharType="end"/>
          </w:r>
        </w:sdtContent>
      </w:sdt>
      <w:r w:rsidRPr="00330EF4">
        <w:rPr>
          <w:rFonts w:cs="CMU Bright"/>
        </w:rPr>
        <w:t xml:space="preserve"> is the next check-in prediction. </w:t>
      </w:r>
      <w:r w:rsidR="0043333A" w:rsidRPr="00330EF4">
        <w:rPr>
          <w:rFonts w:cs="CMU Bright"/>
        </w:rPr>
        <w:t xml:space="preserve">The next check-in is predicted based on the current check-in data and several other factors. </w:t>
      </w:r>
      <w:r w:rsidR="00316926" w:rsidRPr="00330EF4">
        <w:rPr>
          <w:rFonts w:cs="CMU Bright"/>
        </w:rPr>
        <w:t>First, all</w:t>
      </w:r>
      <w:r w:rsidRPr="00330EF4">
        <w:rPr>
          <w:rFonts w:cs="CMU Bright"/>
        </w:rPr>
        <w:t xml:space="preserve"> the possible next location check-in based on current check-in </w:t>
      </w:r>
      <w:r w:rsidR="00316926" w:rsidRPr="00330EF4">
        <w:rPr>
          <w:rFonts w:cs="CMU Bright"/>
        </w:rPr>
        <w:t>are ranked</w:t>
      </w:r>
      <w:r w:rsidR="005F2817" w:rsidRPr="00330EF4">
        <w:rPr>
          <w:rFonts w:cs="CMU Bright"/>
        </w:rPr>
        <w:t>, a</w:t>
      </w:r>
      <w:r w:rsidR="00316926" w:rsidRPr="00330EF4">
        <w:rPr>
          <w:rFonts w:cs="CMU Bright"/>
        </w:rPr>
        <w:t xml:space="preserve"> </w:t>
      </w:r>
      <w:r w:rsidRPr="00330EF4">
        <w:rPr>
          <w:rFonts w:cs="CMU Bright"/>
        </w:rPr>
        <w:t>suggest</w:t>
      </w:r>
      <w:r w:rsidR="005F2817" w:rsidRPr="00330EF4">
        <w:rPr>
          <w:rFonts w:cs="CMU Bright"/>
        </w:rPr>
        <w:t>ion</w:t>
      </w:r>
      <w:r w:rsidRPr="00330EF4">
        <w:rPr>
          <w:rFonts w:cs="CMU Bright"/>
        </w:rPr>
        <w:t xml:space="preserve"> that 99% of the next check-ins are within 10 kilometers radius from the current check-in</w:t>
      </w:r>
      <w:r w:rsidR="00991439" w:rsidRPr="00330EF4">
        <w:rPr>
          <w:rFonts w:cs="CMU Bright"/>
        </w:rPr>
        <w:t>. The check-ins are also</w:t>
      </w:r>
      <w:r w:rsidRPr="00330EF4">
        <w:rPr>
          <w:rFonts w:cs="CMU Bright"/>
        </w:rPr>
        <w:t xml:space="preserve"> mostly in urban areas. The ranking is performed based on historical visits by the user to a place, categorical preferences based on what category of places have user checked-in in the past and social filtering based on where user’s friends </w:t>
      </w:r>
      <w:r w:rsidR="005F2817" w:rsidRPr="00330EF4">
        <w:rPr>
          <w:rFonts w:cs="CMU Bright"/>
        </w:rPr>
        <w:t>are</w:t>
      </w:r>
      <w:r w:rsidRPr="00330EF4">
        <w:rPr>
          <w:rFonts w:cs="CMU Bright"/>
        </w:rPr>
        <w:t xml:space="preserve"> checked-in. The next task is a global mobility feature to determine check-in patterns irrespective of user preferences. This uses the popularity of the geographic location, geographic and relative distance of all the other locations from user’s current location</w:t>
      </w:r>
      <w:r w:rsidR="00A638F0" w:rsidRPr="00330EF4">
        <w:rPr>
          <w:rFonts w:cs="CMU Bright"/>
        </w:rPr>
        <w:t xml:space="preserve"> and</w:t>
      </w:r>
      <w:r w:rsidRPr="00330EF4">
        <w:rPr>
          <w:rFonts w:cs="CMU Bright"/>
        </w:rPr>
        <w:t xml:space="preserve"> activity transition where few locations are visited after specific locations, for instance going to a hotel after an airport or railway station visit. Next, they assign the temporal feature</w:t>
      </w:r>
      <w:r w:rsidR="00A638F0" w:rsidRPr="00330EF4">
        <w:rPr>
          <w:rFonts w:cs="CMU Bright"/>
        </w:rPr>
        <w:t>s</w:t>
      </w:r>
      <w:r w:rsidRPr="00330EF4">
        <w:rPr>
          <w:rFonts w:cs="CMU Bright"/>
        </w:rPr>
        <w:t xml:space="preserve"> to each place. Based on the hour category, what type of place has been checked-in in a particular hour of the day or week?</w:t>
      </w:r>
    </w:p>
    <w:p w14:paraId="7F384B6C" w14:textId="7C80CB56" w:rsidR="0033337B" w:rsidRPr="00330EF4" w:rsidRDefault="0033337B" w:rsidP="0033337B">
      <w:pPr>
        <w:pStyle w:val="ListParagraph"/>
        <w:contextualSpacing w:val="0"/>
        <w:rPr>
          <w:rFonts w:cs="CMU Bright"/>
        </w:rPr>
      </w:pPr>
      <w:r w:rsidRPr="00330EF4">
        <w:rPr>
          <w:rFonts w:cs="CMU Bright"/>
        </w:rPr>
        <w:t>After the assigning these features, the ranks(k), percentile rank (PR) and average percentile rank (APR) are defined for each venue.</w:t>
      </w:r>
      <w:r w:rsidR="00CF6E54" w:rsidRPr="00330EF4">
        <w:rPr>
          <w:rFonts w:cs="CMU Bright"/>
        </w:rPr>
        <w:t xml:space="preserve"> </w:t>
      </w:r>
      <w:r w:rsidR="00F35191" w:rsidRPr="00330EF4">
        <w:rPr>
          <w:rFonts w:cs="CMU Bright"/>
        </w:rPr>
        <w:t>The highest rank is given to the location where the next check-in could take place</w:t>
      </w:r>
      <w:r w:rsidR="00583810" w:rsidRPr="00330EF4">
        <w:rPr>
          <w:rFonts w:cs="CMU Bright"/>
        </w:rPr>
        <w:t xml:space="preserve">. </w:t>
      </w:r>
      <w:r w:rsidRPr="00330EF4">
        <w:rPr>
          <w:rFonts w:cs="CMU Bright"/>
        </w:rPr>
        <w:t xml:space="preserve">The analyses from the researchers suggest that APR is scored higher for categorial preferences with 0.84 when compared to historical visits with APR 0.68 and social filtering with APR 0.61. In global mobility section, place popularity has better APR which is 0.86. Activity transition features also achieve only 0.60. The study </w:t>
      </w:r>
      <w:sdt>
        <w:sdtPr>
          <w:rPr>
            <w:rFonts w:cs="CMU Bright"/>
          </w:rPr>
          <w:id w:val="1356697076"/>
          <w:citation/>
        </w:sdtPr>
        <w:sdtContent>
          <w:r w:rsidRPr="00330EF4">
            <w:rPr>
              <w:rFonts w:cs="CMU Bright"/>
            </w:rPr>
            <w:fldChar w:fldCharType="begin"/>
          </w:r>
          <w:r w:rsidR="00090067">
            <w:rPr>
              <w:rFonts w:cs="CMU Bright"/>
            </w:rPr>
            <w:instrText xml:space="preserve">CITATION Ana12 \l 1031 </w:instrText>
          </w:r>
          <w:r w:rsidRPr="00330EF4">
            <w:rPr>
              <w:rFonts w:cs="CMU Bright"/>
            </w:rPr>
            <w:fldChar w:fldCharType="separate"/>
          </w:r>
          <w:r w:rsidR="007241BF" w:rsidRPr="007241BF">
            <w:rPr>
              <w:rFonts w:cs="CMU Bright"/>
              <w:noProof/>
            </w:rPr>
            <w:t>[7]</w:t>
          </w:r>
          <w:r w:rsidRPr="00330EF4">
            <w:rPr>
              <w:rFonts w:cs="CMU Bright"/>
            </w:rPr>
            <w:fldChar w:fldCharType="end"/>
          </w:r>
        </w:sdtContent>
      </w:sdt>
      <w:r w:rsidRPr="00330EF4">
        <w:rPr>
          <w:rFonts w:cs="CMU Bright"/>
        </w:rPr>
        <w:t xml:space="preserve"> also suggested that people tend to stick to their set of location check-ins during the day time but visited new locations during evenings. All these features suggest that there could be many factors which can affect user movement patterns. They finally used all these features and combined them into a supervised learning framework. With M5 tree, they have received an APR of 0.94 and linear regression model only resulted with an APR of 0.81 which is less than many individual feature APR. The authors </w:t>
      </w:r>
      <w:sdt>
        <w:sdtPr>
          <w:rPr>
            <w:rFonts w:cs="CMU Bright"/>
          </w:rPr>
          <w:id w:val="1117335677"/>
          <w:citation/>
        </w:sdtPr>
        <w:sdtContent>
          <w:r w:rsidRPr="00330EF4">
            <w:rPr>
              <w:rFonts w:cs="CMU Bright"/>
            </w:rPr>
            <w:fldChar w:fldCharType="begin"/>
          </w:r>
          <w:r w:rsidR="00090067">
            <w:rPr>
              <w:rFonts w:cs="CMU Bright"/>
            </w:rPr>
            <w:instrText xml:space="preserve">CITATION Ana12 \l 1031 </w:instrText>
          </w:r>
          <w:r w:rsidRPr="00330EF4">
            <w:rPr>
              <w:rFonts w:cs="CMU Bright"/>
            </w:rPr>
            <w:fldChar w:fldCharType="separate"/>
          </w:r>
          <w:r w:rsidR="007241BF" w:rsidRPr="007241BF">
            <w:rPr>
              <w:rFonts w:cs="CMU Bright"/>
              <w:noProof/>
            </w:rPr>
            <w:t>[7]</w:t>
          </w:r>
          <w:r w:rsidRPr="00330EF4">
            <w:rPr>
              <w:rFonts w:cs="CMU Bright"/>
            </w:rPr>
            <w:fldChar w:fldCharType="end"/>
          </w:r>
        </w:sdtContent>
      </w:sdt>
      <w:r w:rsidRPr="00330EF4">
        <w:rPr>
          <w:rFonts w:cs="CMU Bright"/>
        </w:rPr>
        <w:t xml:space="preserve"> explained how the prediction model can have better performances with several features combined.</w:t>
      </w:r>
      <w:r w:rsidR="004E1E96" w:rsidRPr="00330EF4">
        <w:rPr>
          <w:rFonts w:cs="CMU Bright"/>
        </w:rPr>
        <w:t xml:space="preserve"> The </w:t>
      </w:r>
      <w:r w:rsidR="00062A82" w:rsidRPr="00330EF4">
        <w:rPr>
          <w:rFonts w:cs="CMU Bright"/>
        </w:rPr>
        <w:t xml:space="preserve">evaluation is done on </w:t>
      </w:r>
      <w:r w:rsidR="001A6918" w:rsidRPr="00330EF4">
        <w:rPr>
          <w:rFonts w:cs="CMU Bright"/>
        </w:rPr>
        <w:t xml:space="preserve">a </w:t>
      </w:r>
      <w:r w:rsidR="00062A82" w:rsidRPr="00330EF4">
        <w:rPr>
          <w:rFonts w:cs="CMU Bright"/>
        </w:rPr>
        <w:t xml:space="preserve">social networking check-in dataset and hence this could </w:t>
      </w:r>
      <w:r w:rsidR="008024C0" w:rsidRPr="00330EF4">
        <w:rPr>
          <w:rFonts w:cs="CMU Bright"/>
        </w:rPr>
        <w:t xml:space="preserve">have </w:t>
      </w:r>
      <w:r w:rsidR="00062A82" w:rsidRPr="00330EF4">
        <w:rPr>
          <w:rFonts w:cs="CMU Bright"/>
        </w:rPr>
        <w:t>influence</w:t>
      </w:r>
      <w:r w:rsidR="008024C0" w:rsidRPr="00330EF4">
        <w:rPr>
          <w:rFonts w:cs="CMU Bright"/>
        </w:rPr>
        <w:t>d</w:t>
      </w:r>
      <w:r w:rsidR="00062A82" w:rsidRPr="00330EF4">
        <w:rPr>
          <w:rFonts w:cs="CMU Bright"/>
        </w:rPr>
        <w:t xml:space="preserve"> the </w:t>
      </w:r>
      <w:r w:rsidR="001A6918" w:rsidRPr="00330EF4">
        <w:rPr>
          <w:rFonts w:cs="CMU Bright"/>
        </w:rPr>
        <w:t xml:space="preserve">evaluation </w:t>
      </w:r>
      <w:r w:rsidR="00062A82" w:rsidRPr="00330EF4">
        <w:rPr>
          <w:rFonts w:cs="CMU Bright"/>
        </w:rPr>
        <w:t>results.</w:t>
      </w:r>
      <w:r w:rsidR="001A6918" w:rsidRPr="00330EF4">
        <w:rPr>
          <w:rFonts w:cs="CMU Bright"/>
        </w:rPr>
        <w:t xml:space="preserve"> In the scope of this thesis, the GPS trajectory data is to be received </w:t>
      </w:r>
      <w:r w:rsidR="00174008" w:rsidRPr="00330EF4">
        <w:rPr>
          <w:rFonts w:cs="CMU Bright"/>
        </w:rPr>
        <w:t xml:space="preserve">as </w:t>
      </w:r>
      <w:r w:rsidR="004F27D8" w:rsidRPr="00330EF4">
        <w:rPr>
          <w:rFonts w:cs="CMU Bright"/>
        </w:rPr>
        <w:t xml:space="preserve">an </w:t>
      </w:r>
      <w:r w:rsidR="001A6918" w:rsidRPr="00330EF4">
        <w:rPr>
          <w:rFonts w:cs="CMU Bright"/>
        </w:rPr>
        <w:t>input from mobile devices and not intermittent location sharing like only check-ins</w:t>
      </w:r>
      <w:r w:rsidR="00174008" w:rsidRPr="00330EF4">
        <w:rPr>
          <w:rFonts w:cs="CMU Bright"/>
        </w:rPr>
        <w:t>, which could sometime have gaps of days between them</w:t>
      </w:r>
      <w:r w:rsidR="001A6918" w:rsidRPr="00330EF4">
        <w:rPr>
          <w:rFonts w:cs="CMU Bright"/>
        </w:rPr>
        <w:t>. Hence</w:t>
      </w:r>
      <w:r w:rsidR="008828BA" w:rsidRPr="00330EF4">
        <w:rPr>
          <w:rFonts w:cs="CMU Bright"/>
        </w:rPr>
        <w:t>,</w:t>
      </w:r>
      <w:r w:rsidR="001A6918" w:rsidRPr="00330EF4">
        <w:rPr>
          <w:rFonts w:cs="CMU Bright"/>
        </w:rPr>
        <w:t xml:space="preserve"> we do not explore </w:t>
      </w:r>
      <w:r w:rsidR="00366E42" w:rsidRPr="00330EF4">
        <w:rPr>
          <w:rFonts w:cs="CMU Bright"/>
        </w:rPr>
        <w:t xml:space="preserve">in </w:t>
      </w:r>
      <w:r w:rsidR="001A6918" w:rsidRPr="00330EF4">
        <w:rPr>
          <w:rFonts w:cs="CMU Bright"/>
        </w:rPr>
        <w:t>this direction further in this thesis.</w:t>
      </w:r>
    </w:p>
    <w:p w14:paraId="779DB64A" w14:textId="50EC0018" w:rsidR="007347F9" w:rsidRPr="00330EF4" w:rsidRDefault="00851B01" w:rsidP="007347F9">
      <w:pPr>
        <w:pStyle w:val="ListParagraph"/>
        <w:contextualSpacing w:val="0"/>
        <w:rPr>
          <w:rFonts w:cs="CMU Bright"/>
        </w:rPr>
      </w:pPr>
      <w:r w:rsidRPr="00330EF4">
        <w:rPr>
          <w:rFonts w:cs="CMU Bright"/>
        </w:rPr>
        <w:t>Authors</w:t>
      </w:r>
      <w:r w:rsidR="007347F9" w:rsidRPr="00330EF4">
        <w:rPr>
          <w:rFonts w:cs="CMU Bright"/>
        </w:rPr>
        <w:t xml:space="preserve"> </w:t>
      </w:r>
      <w:sdt>
        <w:sdtPr>
          <w:rPr>
            <w:rFonts w:cs="CMU Bright"/>
          </w:rPr>
          <w:id w:val="-1973433648"/>
          <w:citation/>
        </w:sdtPr>
        <w:sdtContent>
          <w:r w:rsidR="007347F9" w:rsidRPr="00330EF4">
            <w:rPr>
              <w:rFonts w:cs="CMU Bright"/>
            </w:rPr>
            <w:fldChar w:fldCharType="begin"/>
          </w:r>
          <w:r w:rsidR="007241BF">
            <w:rPr>
              <w:rFonts w:cs="CMU Bright"/>
            </w:rPr>
            <w:instrText xml:space="preserve">CITATION Joa13 \l 1031 </w:instrText>
          </w:r>
          <w:r w:rsidR="007347F9" w:rsidRPr="00330EF4">
            <w:rPr>
              <w:rFonts w:cs="CMU Bright"/>
            </w:rPr>
            <w:fldChar w:fldCharType="separate"/>
          </w:r>
          <w:r w:rsidR="007241BF" w:rsidRPr="007241BF">
            <w:rPr>
              <w:rFonts w:cs="CMU Bright"/>
              <w:noProof/>
            </w:rPr>
            <w:t>[8]</w:t>
          </w:r>
          <w:r w:rsidR="007347F9" w:rsidRPr="00330EF4">
            <w:rPr>
              <w:rFonts w:cs="CMU Bright"/>
            </w:rPr>
            <w:fldChar w:fldCharType="end"/>
          </w:r>
        </w:sdtContent>
      </w:sdt>
      <w:r w:rsidR="007347F9" w:rsidRPr="00330EF4">
        <w:rPr>
          <w:rFonts w:cs="CMU Bright"/>
        </w:rPr>
        <w:t xml:space="preserve"> also discusses mobile based next location prediction based on current location. They suggest using contextual data along with spatial and temporal data associated with location. The mobile call/SMS logs, accelerometer and Bluetooth can have additional information which has not been investigated before for location predictions. The researchers explain how location prediction is very user specific, the data is evolving with changing city/work location, etc. and it is possible to have missing location data. </w:t>
      </w:r>
    </w:p>
    <w:p w14:paraId="786730E3" w14:textId="5FD82403" w:rsidR="007347F9" w:rsidRPr="00330EF4" w:rsidRDefault="007347F9" w:rsidP="007347F9">
      <w:pPr>
        <w:pStyle w:val="ListParagraph"/>
        <w:contextualSpacing w:val="0"/>
        <w:rPr>
          <w:rFonts w:cs="CMU Bright"/>
        </w:rPr>
      </w:pPr>
      <w:r w:rsidRPr="00330EF4">
        <w:rPr>
          <w:rFonts w:cs="CMU Bright"/>
        </w:rPr>
        <w:t xml:space="preserve">The model </w:t>
      </w:r>
      <w:sdt>
        <w:sdtPr>
          <w:rPr>
            <w:rFonts w:cs="CMU Bright"/>
          </w:rPr>
          <w:id w:val="964315893"/>
          <w:citation/>
        </w:sdtPr>
        <w:sdtContent>
          <w:r w:rsidRPr="00330EF4">
            <w:rPr>
              <w:rFonts w:cs="CMU Bright"/>
            </w:rPr>
            <w:fldChar w:fldCharType="begin"/>
          </w:r>
          <w:r w:rsidR="007241BF">
            <w:rPr>
              <w:rFonts w:cs="CMU Bright"/>
            </w:rPr>
            <w:instrText xml:space="preserve">CITATION Joa13 \l 1031 </w:instrText>
          </w:r>
          <w:r w:rsidRPr="00330EF4">
            <w:rPr>
              <w:rFonts w:cs="CMU Bright"/>
            </w:rPr>
            <w:fldChar w:fldCharType="separate"/>
          </w:r>
          <w:r w:rsidR="007241BF" w:rsidRPr="007241BF">
            <w:rPr>
              <w:rFonts w:cs="CMU Bright"/>
              <w:noProof/>
            </w:rPr>
            <w:t>[8]</w:t>
          </w:r>
          <w:r w:rsidRPr="00330EF4">
            <w:rPr>
              <w:rFonts w:cs="CMU Bright"/>
            </w:rPr>
            <w:fldChar w:fldCharType="end"/>
          </w:r>
        </w:sdtContent>
      </w:sdt>
      <w:r w:rsidRPr="00330EF4">
        <w:rPr>
          <w:rFonts w:cs="CMU Bright"/>
        </w:rPr>
        <w:t xml:space="preserve"> pre-process the raw data which keeps the short-term data with its contextual information, the model should accept and integrate new location data and an updated check of actual next location vs predicted next location to keep an updated accuracy rate. This model is implemented in an online manner on a mobile device. The data used as an input is from Nokia Mobile Data Challenge (MDC) from 200 participants over one year. First, the raw data is processed to extract temporal features, phone status, phone usage and other features. These features include the hour and time duration of a visit, the ring-tone used, last call/SMS log and others. Then a classification technique is used with a software named WEKA. </w:t>
      </w:r>
    </w:p>
    <w:p w14:paraId="29CB65FC" w14:textId="3101DC2C" w:rsidR="007347F9" w:rsidRPr="00330EF4" w:rsidRDefault="007347F9" w:rsidP="007347F9">
      <w:pPr>
        <w:pStyle w:val="ListParagraph"/>
        <w:contextualSpacing w:val="0"/>
        <w:rPr>
          <w:rFonts w:cs="CMU Bright"/>
        </w:rPr>
      </w:pPr>
      <w:r w:rsidRPr="00330EF4">
        <w:rPr>
          <w:rFonts w:cs="CMU Bright"/>
        </w:rPr>
        <w:t xml:space="preserve">The results </w:t>
      </w:r>
      <w:sdt>
        <w:sdtPr>
          <w:rPr>
            <w:rFonts w:cs="CMU Bright"/>
          </w:rPr>
          <w:id w:val="2141221172"/>
          <w:citation/>
        </w:sdtPr>
        <w:sdtContent>
          <w:r w:rsidRPr="00330EF4">
            <w:rPr>
              <w:rFonts w:cs="CMU Bright"/>
            </w:rPr>
            <w:fldChar w:fldCharType="begin"/>
          </w:r>
          <w:r w:rsidR="007241BF">
            <w:rPr>
              <w:rFonts w:cs="CMU Bright"/>
            </w:rPr>
            <w:instrText xml:space="preserve">CITATION Joa13 \l 1031 </w:instrText>
          </w:r>
          <w:r w:rsidRPr="00330EF4">
            <w:rPr>
              <w:rFonts w:cs="CMU Bright"/>
            </w:rPr>
            <w:fldChar w:fldCharType="separate"/>
          </w:r>
          <w:r w:rsidR="007241BF" w:rsidRPr="007241BF">
            <w:rPr>
              <w:rFonts w:cs="CMU Bright"/>
              <w:noProof/>
            </w:rPr>
            <w:t>[8]</w:t>
          </w:r>
          <w:r w:rsidRPr="00330EF4">
            <w:rPr>
              <w:rFonts w:cs="CMU Bright"/>
            </w:rPr>
            <w:fldChar w:fldCharType="end"/>
          </w:r>
        </w:sdtContent>
      </w:sdt>
      <w:r w:rsidRPr="00330EF4">
        <w:rPr>
          <w:rFonts w:cs="CMU Bright"/>
        </w:rPr>
        <w:t xml:space="preserve"> suggested that the regular users were easy to predict with an accuracy percentage of 80% </w:t>
      </w:r>
      <w:r w:rsidR="00835EFC" w:rsidRPr="00330EF4">
        <w:rPr>
          <w:rFonts w:cs="CMU Bright"/>
        </w:rPr>
        <w:t>whereas</w:t>
      </w:r>
      <w:r w:rsidRPr="00330EF4">
        <w:rPr>
          <w:rFonts w:cs="CMU Bright"/>
        </w:rPr>
        <w:t xml:space="preserve"> the users with irregular movement patterns are difficult to predict. In feature </w:t>
      </w:r>
      <w:r w:rsidRPr="00330EF4">
        <w:rPr>
          <w:rFonts w:cs="CMU Bright"/>
        </w:rPr>
        <w:lastRenderedPageBreak/>
        <w:t xml:space="preserve">selection phase, it has been found that keeping all the features gives the best results with accuracy of 92%. </w:t>
      </w:r>
      <w:r w:rsidR="00CA75CE" w:rsidRPr="00330EF4">
        <w:rPr>
          <w:rFonts w:cs="CMU Bright"/>
        </w:rPr>
        <w:t xml:space="preserve">The contextual information addition is added as a potential future work of this thesis. </w:t>
      </w:r>
    </w:p>
    <w:p w14:paraId="1380DF0D" w14:textId="24CD5B1A" w:rsidR="007347F9" w:rsidRPr="00330EF4" w:rsidRDefault="007347F9" w:rsidP="007347F9">
      <w:pPr>
        <w:pStyle w:val="ListParagraph"/>
        <w:contextualSpacing w:val="0"/>
        <w:rPr>
          <w:rFonts w:cs="CMU Bright"/>
        </w:rPr>
      </w:pPr>
      <w:r w:rsidRPr="00330EF4">
        <w:rPr>
          <w:rFonts w:cs="CMU Bright"/>
        </w:rPr>
        <w:t xml:space="preserve">The paper </w:t>
      </w:r>
      <w:sdt>
        <w:sdtPr>
          <w:rPr>
            <w:rFonts w:cs="CMU Bright"/>
          </w:rPr>
          <w:id w:val="1728335303"/>
          <w:citation/>
        </w:sdtPr>
        <w:sdtContent>
          <w:r w:rsidRPr="00330EF4">
            <w:rPr>
              <w:rFonts w:cs="CMU Bright"/>
            </w:rPr>
            <w:fldChar w:fldCharType="begin"/>
          </w:r>
          <w:r w:rsidR="007241BF">
            <w:rPr>
              <w:rFonts w:cs="CMU Bright"/>
            </w:rPr>
            <w:instrText xml:space="preserve">CITATION Joa13 \l 1031 </w:instrText>
          </w:r>
          <w:r w:rsidRPr="00330EF4">
            <w:rPr>
              <w:rFonts w:cs="CMU Bright"/>
            </w:rPr>
            <w:fldChar w:fldCharType="separate"/>
          </w:r>
          <w:r w:rsidR="007241BF" w:rsidRPr="007241BF">
            <w:rPr>
              <w:rFonts w:cs="CMU Bright"/>
              <w:noProof/>
            </w:rPr>
            <w:t>[8]</w:t>
          </w:r>
          <w:r w:rsidRPr="00330EF4">
            <w:rPr>
              <w:rFonts w:cs="CMU Bright"/>
            </w:rPr>
            <w:fldChar w:fldCharType="end"/>
          </w:r>
        </w:sdtContent>
      </w:sdt>
      <w:r w:rsidRPr="00330EF4">
        <w:rPr>
          <w:rFonts w:cs="CMU Bright"/>
        </w:rPr>
        <w:t xml:space="preserve"> also suggests an alternative advertisement approach. For instance, a user will be more interested in dinner promotion/discount before he/she goes outside on dinner time. The user can share the location-based data with the telecom provider, and the telecom service provider can act as </w:t>
      </w:r>
      <w:r w:rsidR="00A663FA" w:rsidRPr="00330EF4">
        <w:rPr>
          <w:rFonts w:cs="CMU Bright"/>
        </w:rPr>
        <w:t>an intermediary</w:t>
      </w:r>
      <w:r w:rsidRPr="00330EF4">
        <w:rPr>
          <w:rFonts w:cs="CMU Bright"/>
        </w:rPr>
        <w:t xml:space="preserve"> between the user and the restaurant advertisement company. The third party like, in this case, the restaurant company, can push the relevant advertainments on the user’s phone based on the predictions result shared by the telecom provider, without disclosing user’s information or location data to the third parties. In this scenario, the user can receive more relevant advertisements and still have not shared his private information with advertisement companies. This can help in preventing personal data to be shared with companies and third parties and hence preserving user privacy.</w:t>
      </w:r>
    </w:p>
    <w:p w14:paraId="617779DC" w14:textId="427BFFA6" w:rsidR="005E35EC" w:rsidRPr="00330EF4" w:rsidRDefault="00F7200F" w:rsidP="007347F9">
      <w:pPr>
        <w:pStyle w:val="ListParagraph"/>
        <w:contextualSpacing w:val="0"/>
        <w:rPr>
          <w:rFonts w:cs="CMU Bright"/>
        </w:rPr>
      </w:pPr>
      <w:r w:rsidRPr="00330EF4">
        <w:rPr>
          <w:rFonts w:cs="CMU Bright"/>
        </w:rPr>
        <w:t>The authors</w:t>
      </w:r>
      <w:r w:rsidR="005E35EC" w:rsidRPr="00330EF4">
        <w:rPr>
          <w:rFonts w:cs="CMU Bright"/>
        </w:rPr>
        <w:t xml:space="preserve"> </w:t>
      </w:r>
      <w:sdt>
        <w:sdtPr>
          <w:rPr>
            <w:rFonts w:cs="CMU Bright"/>
          </w:rPr>
          <w:id w:val="-271169207"/>
          <w:citation/>
        </w:sdtPr>
        <w:sdtContent>
          <w:r w:rsidR="005E35EC" w:rsidRPr="00330EF4">
            <w:rPr>
              <w:rFonts w:cs="CMU Bright"/>
            </w:rPr>
            <w:fldChar w:fldCharType="begin"/>
          </w:r>
          <w:r w:rsidR="007241BF">
            <w:rPr>
              <w:rFonts w:cs="CMU Bright"/>
            </w:rPr>
            <w:instrText xml:space="preserve">CITATION Mit14 \l 1031 </w:instrText>
          </w:r>
          <w:r w:rsidR="005E35EC" w:rsidRPr="00330EF4">
            <w:rPr>
              <w:rFonts w:cs="CMU Bright"/>
            </w:rPr>
            <w:fldChar w:fldCharType="separate"/>
          </w:r>
          <w:r w:rsidR="007241BF" w:rsidRPr="007241BF">
            <w:rPr>
              <w:rFonts w:cs="CMU Bright"/>
              <w:noProof/>
            </w:rPr>
            <w:t>[9]</w:t>
          </w:r>
          <w:r w:rsidR="005E35EC" w:rsidRPr="00330EF4">
            <w:rPr>
              <w:rFonts w:cs="CMU Bright"/>
            </w:rPr>
            <w:fldChar w:fldCharType="end"/>
          </w:r>
        </w:sdtContent>
      </w:sdt>
      <w:r w:rsidR="005E35EC" w:rsidRPr="00330EF4">
        <w:rPr>
          <w:rFonts w:cs="CMU Bright"/>
        </w:rPr>
        <w:t xml:space="preserve"> design hierarchical hidden semi-</w:t>
      </w:r>
      <w:proofErr w:type="spellStart"/>
      <w:r w:rsidR="005E35EC" w:rsidRPr="00330EF4">
        <w:rPr>
          <w:rFonts w:cs="CMU Bright"/>
        </w:rPr>
        <w:t>markov</w:t>
      </w:r>
      <w:proofErr w:type="spellEnd"/>
      <w:r w:rsidR="005E35EC" w:rsidRPr="00330EF4">
        <w:rPr>
          <w:rFonts w:cs="CMU Bright"/>
        </w:rPr>
        <w:t>-model concerning spatio-temporal of location data to predict human mobility patterns. The hidden semi-markov model does not consider the distance between the two observations, whereas the proposed hierarchical model considers the distance between the observations. In this model, each state denotes either a stay-point or a transition from one place to another. The states which are more visited will be super states consisting of other states, and the states geographically closer or spatio-temporally closer are more likeable to be in one state. Hence, there are super states which contain other states. The next step is to map each location coordinate in a grid with cell id. The algorithm becomes expensive with increasing states. The states can be reduced by using states at a higher level in the hierarchy. This, in turn, reduces the total complexity of the algorithm. The researchers have used real-life location data Geolife dataset and Capricorn dataset. The approach has better results in the presence of noise and missing data.</w:t>
      </w:r>
    </w:p>
    <w:p w14:paraId="08079A0F" w14:textId="64BE9BE7" w:rsidR="00793BB6" w:rsidRPr="00330EF4" w:rsidRDefault="00793BB6" w:rsidP="00793BB6">
      <w:pPr>
        <w:pStyle w:val="Heading2"/>
        <w:spacing w:after="240"/>
        <w:ind w:firstLine="720"/>
        <w:rPr>
          <w:rFonts w:ascii="CMU Bright" w:hAnsi="CMU Bright" w:cs="CMU Bright"/>
          <w:color w:val="000000" w:themeColor="text1"/>
        </w:rPr>
      </w:pPr>
      <w:bookmarkStart w:id="75" w:name="_Toc530914313"/>
      <w:r w:rsidRPr="00330EF4">
        <w:rPr>
          <w:rFonts w:ascii="CMU Bright" w:hAnsi="CMU Bright" w:cs="CMU Bright"/>
          <w:color w:val="000000" w:themeColor="text1"/>
        </w:rPr>
        <w:t>2.4 Algorithms Comparison</w:t>
      </w:r>
      <w:bookmarkEnd w:id="75"/>
    </w:p>
    <w:p w14:paraId="7F9DEE98" w14:textId="3ACF4CC8" w:rsidR="00030D05" w:rsidRPr="00330EF4" w:rsidRDefault="005C61F6" w:rsidP="00793BB6">
      <w:pPr>
        <w:pStyle w:val="ListParagraph"/>
        <w:spacing w:after="240"/>
        <w:contextualSpacing w:val="0"/>
        <w:rPr>
          <w:rFonts w:cs="CMU Bright"/>
        </w:rPr>
      </w:pPr>
      <w:r w:rsidRPr="00330EF4">
        <w:rPr>
          <w:rFonts w:cs="CMU Bright"/>
        </w:rPr>
        <w:t>The author</w:t>
      </w:r>
      <w:r w:rsidR="00A035A0" w:rsidRPr="00330EF4">
        <w:rPr>
          <w:rFonts w:cs="CMU Bright"/>
        </w:rPr>
        <w:t xml:space="preserve"> </w:t>
      </w:r>
      <w:sdt>
        <w:sdtPr>
          <w:rPr>
            <w:rFonts w:cs="CMU Bright"/>
            <w:sz w:val="20"/>
            <w:szCs w:val="20"/>
          </w:rPr>
          <w:id w:val="626439524"/>
          <w:citation/>
        </w:sdtPr>
        <w:sdtContent>
          <w:r w:rsidR="007347F0" w:rsidRPr="00330EF4">
            <w:rPr>
              <w:rFonts w:cs="CMU Bright"/>
              <w:sz w:val="20"/>
              <w:szCs w:val="20"/>
            </w:rPr>
            <w:fldChar w:fldCharType="begin"/>
          </w:r>
          <w:r w:rsidR="007347F0" w:rsidRPr="00330EF4">
            <w:rPr>
              <w:rFonts w:cs="CMU Bright"/>
              <w:sz w:val="20"/>
              <w:szCs w:val="20"/>
            </w:rPr>
            <w:instrText xml:space="preserve"> CITATION Pau13 \l 1031 </w:instrText>
          </w:r>
          <w:r w:rsidR="007347F0" w:rsidRPr="00330EF4">
            <w:rPr>
              <w:rFonts w:cs="CMU Bright"/>
              <w:sz w:val="20"/>
              <w:szCs w:val="20"/>
            </w:rPr>
            <w:fldChar w:fldCharType="separate"/>
          </w:r>
          <w:r w:rsidR="007241BF" w:rsidRPr="007241BF">
            <w:rPr>
              <w:rFonts w:cs="CMU Bright"/>
              <w:noProof/>
              <w:sz w:val="20"/>
              <w:szCs w:val="20"/>
            </w:rPr>
            <w:t>[10]</w:t>
          </w:r>
          <w:r w:rsidR="007347F0" w:rsidRPr="00330EF4">
            <w:rPr>
              <w:rFonts w:cs="CMU Bright"/>
              <w:sz w:val="20"/>
              <w:szCs w:val="20"/>
            </w:rPr>
            <w:fldChar w:fldCharType="end"/>
          </w:r>
        </w:sdtContent>
      </w:sdt>
      <w:r w:rsidR="00423855" w:rsidRPr="00330EF4">
        <w:rPr>
          <w:rFonts w:cs="CMU Bright"/>
          <w:sz w:val="20"/>
          <w:szCs w:val="20"/>
        </w:rPr>
        <w:t xml:space="preserve"> </w:t>
      </w:r>
      <w:r w:rsidR="00AA386E" w:rsidRPr="00330EF4">
        <w:rPr>
          <w:rFonts w:cs="CMU Bright"/>
        </w:rPr>
        <w:t>compare</w:t>
      </w:r>
      <w:r w:rsidR="001902A4" w:rsidRPr="00330EF4">
        <w:rPr>
          <w:rFonts w:cs="CMU Bright"/>
        </w:rPr>
        <w:t>d</w:t>
      </w:r>
      <w:r w:rsidR="00AA386E" w:rsidRPr="00330EF4">
        <w:rPr>
          <w:rFonts w:cs="CMU Bright"/>
        </w:rPr>
        <w:t xml:space="preserve"> 18 different location prediction algorithms. The</w:t>
      </w:r>
      <w:r w:rsidR="002A44BA" w:rsidRPr="00330EF4">
        <w:rPr>
          <w:rFonts w:cs="CMU Bright"/>
        </w:rPr>
        <w:t xml:space="preserve"> </w:t>
      </w:r>
      <w:r w:rsidR="00AA386E" w:rsidRPr="00330EF4">
        <w:rPr>
          <w:rFonts w:cs="CMU Bright"/>
        </w:rPr>
        <w:t xml:space="preserve">focus </w:t>
      </w:r>
      <w:r w:rsidR="002A44BA" w:rsidRPr="00330EF4">
        <w:rPr>
          <w:rFonts w:cs="CMU Bright"/>
        </w:rPr>
        <w:t xml:space="preserve">here is </w:t>
      </w:r>
      <w:r w:rsidR="00AA386E" w:rsidRPr="00330EF4">
        <w:rPr>
          <w:rFonts w:cs="CMU Bright"/>
        </w:rPr>
        <w:t xml:space="preserve">on the accuracy of prediction along with other parameters to compare </w:t>
      </w:r>
      <w:r w:rsidR="00A56EB7" w:rsidRPr="00330EF4">
        <w:rPr>
          <w:rFonts w:cs="CMU Bright"/>
        </w:rPr>
        <w:t>these algorithms</w:t>
      </w:r>
      <w:r w:rsidR="00FC0A66" w:rsidRPr="00330EF4">
        <w:rPr>
          <w:rFonts w:cs="CMU Bright"/>
        </w:rPr>
        <w:t xml:space="preserve"> with </w:t>
      </w:r>
      <w:r w:rsidR="00823819" w:rsidRPr="00330EF4">
        <w:rPr>
          <w:rFonts w:cs="CMU Bright"/>
        </w:rPr>
        <w:t>each other</w:t>
      </w:r>
      <w:r w:rsidR="00AA386E" w:rsidRPr="00330EF4">
        <w:rPr>
          <w:rFonts w:cs="CMU Bright"/>
        </w:rPr>
        <w:t>. Based on their analysis</w:t>
      </w:r>
      <w:r w:rsidR="002A44BA" w:rsidRPr="00330EF4">
        <w:rPr>
          <w:rFonts w:cs="CMU Bright"/>
        </w:rPr>
        <w:t xml:space="preserve"> and knowledge gained during the algorithm </w:t>
      </w:r>
      <w:r w:rsidR="00536E50" w:rsidRPr="00330EF4">
        <w:rPr>
          <w:rFonts w:cs="CMU Bright"/>
        </w:rPr>
        <w:t>comparison</w:t>
      </w:r>
      <w:r w:rsidR="00AA386E" w:rsidRPr="00330EF4">
        <w:rPr>
          <w:rFonts w:cs="CMU Bright"/>
        </w:rPr>
        <w:t>, they also present a new next-place prediction algorithm</w:t>
      </w:r>
      <w:r w:rsidR="0036441C" w:rsidRPr="00330EF4">
        <w:rPr>
          <w:rFonts w:cs="CMU Bright"/>
        </w:rPr>
        <w:t xml:space="preserve"> called MAJOR</w:t>
      </w:r>
      <w:r w:rsidR="00AA386E" w:rsidRPr="00330EF4">
        <w:rPr>
          <w:rFonts w:cs="CMU Bright"/>
        </w:rPr>
        <w:t>.</w:t>
      </w:r>
      <w:r w:rsidR="0036441C" w:rsidRPr="00330EF4">
        <w:rPr>
          <w:rFonts w:cs="CMU Bright"/>
        </w:rPr>
        <w:t xml:space="preserve"> </w:t>
      </w:r>
      <w:r w:rsidR="00A23109" w:rsidRPr="00330EF4">
        <w:rPr>
          <w:rFonts w:cs="CMU Bright"/>
        </w:rPr>
        <w:t xml:space="preserve">The dataset used by the researchers is Nokia Mobile Data Challenge (MDC). </w:t>
      </w:r>
      <w:r w:rsidR="0015788A" w:rsidRPr="00330EF4">
        <w:rPr>
          <w:rFonts w:cs="CMU Bright"/>
        </w:rPr>
        <w:t>It</w:t>
      </w:r>
      <w:r w:rsidR="00A23109" w:rsidRPr="00330EF4">
        <w:rPr>
          <w:rFonts w:cs="CMU Bright"/>
        </w:rPr>
        <w:t xml:space="preserve"> contains 37 user</w:t>
      </w:r>
      <w:r w:rsidR="00263AF2" w:rsidRPr="00330EF4">
        <w:rPr>
          <w:rFonts w:cs="CMU Bright"/>
        </w:rPr>
        <w:t xml:space="preserve"> mobile phone data over 1.5 years. </w:t>
      </w:r>
    </w:p>
    <w:p w14:paraId="7C12267C" w14:textId="323E6C29" w:rsidR="00153414" w:rsidRPr="00330EF4" w:rsidRDefault="006D3FE1" w:rsidP="00EC688E">
      <w:pPr>
        <w:pStyle w:val="ListParagraph"/>
        <w:contextualSpacing w:val="0"/>
        <w:rPr>
          <w:rFonts w:cs="CMU Bright"/>
        </w:rPr>
      </w:pPr>
      <w:r w:rsidRPr="00330EF4">
        <w:rPr>
          <w:rFonts w:cs="CMU Bright"/>
        </w:rPr>
        <w:t xml:space="preserve">They </w:t>
      </w:r>
      <w:sdt>
        <w:sdtPr>
          <w:rPr>
            <w:rFonts w:cs="CMU Bright"/>
          </w:rPr>
          <w:id w:val="589351603"/>
          <w:citation/>
        </w:sdtPr>
        <w:sdtContent>
          <w:r w:rsidR="0015788A" w:rsidRPr="00330EF4">
            <w:rPr>
              <w:rFonts w:cs="CMU Bright"/>
            </w:rPr>
            <w:fldChar w:fldCharType="begin"/>
          </w:r>
          <w:r w:rsidR="0015788A" w:rsidRPr="00330EF4">
            <w:rPr>
              <w:rFonts w:cs="CMU Bright"/>
            </w:rPr>
            <w:instrText xml:space="preserve"> CITATION Pau13 \l 1031 </w:instrText>
          </w:r>
          <w:r w:rsidR="0015788A" w:rsidRPr="00330EF4">
            <w:rPr>
              <w:rFonts w:cs="CMU Bright"/>
            </w:rPr>
            <w:fldChar w:fldCharType="separate"/>
          </w:r>
          <w:r w:rsidR="007241BF" w:rsidRPr="007241BF">
            <w:rPr>
              <w:rFonts w:cs="CMU Bright"/>
              <w:noProof/>
            </w:rPr>
            <w:t>[10]</w:t>
          </w:r>
          <w:r w:rsidR="0015788A" w:rsidRPr="00330EF4">
            <w:rPr>
              <w:rFonts w:cs="CMU Bright"/>
            </w:rPr>
            <w:fldChar w:fldCharType="end"/>
          </w:r>
        </w:sdtContent>
      </w:sdt>
      <w:r w:rsidR="0015788A" w:rsidRPr="00330EF4">
        <w:rPr>
          <w:rFonts w:cs="CMU Bright"/>
        </w:rPr>
        <w:t xml:space="preserve"> have </w:t>
      </w:r>
      <w:r w:rsidRPr="00330EF4">
        <w:rPr>
          <w:rFonts w:cs="CMU Bright"/>
        </w:rPr>
        <w:t xml:space="preserve">considered </w:t>
      </w:r>
      <w:r w:rsidR="00026AB3" w:rsidRPr="00330EF4">
        <w:rPr>
          <w:rFonts w:cs="CMU Bright"/>
        </w:rPr>
        <w:t xml:space="preserve">several </w:t>
      </w:r>
      <w:r w:rsidRPr="00330EF4">
        <w:rPr>
          <w:rFonts w:cs="CMU Bright"/>
        </w:rPr>
        <w:t xml:space="preserve">spatial and temporal features </w:t>
      </w:r>
      <w:r w:rsidR="00026AB3" w:rsidRPr="00330EF4">
        <w:rPr>
          <w:rFonts w:cs="CMU Bright"/>
        </w:rPr>
        <w:t>with different combinations and named each algorithm based on the features used. Fo</w:t>
      </w:r>
      <w:r w:rsidR="007900E3" w:rsidRPr="00330EF4">
        <w:rPr>
          <w:rFonts w:cs="CMU Bright"/>
        </w:rPr>
        <w:t>r instance, the features used are,</w:t>
      </w:r>
      <w:r w:rsidR="00026AB3" w:rsidRPr="00330EF4">
        <w:rPr>
          <w:rFonts w:cs="CMU Bright"/>
        </w:rPr>
        <w:t xml:space="preserve"> </w:t>
      </w:r>
      <w:r w:rsidRPr="00330EF4">
        <w:rPr>
          <w:rFonts w:cs="CMU Bright"/>
        </w:rPr>
        <w:t>current location of the user P1, current and previous location of the user P2, time of the day H, Day of the week D, weekday or weekend W. Here P1 and P2 are spatial features and H, D and W are temporal features.</w:t>
      </w:r>
      <w:r w:rsidR="00A60513" w:rsidRPr="00330EF4">
        <w:rPr>
          <w:rFonts w:cs="CMU Bright"/>
        </w:rPr>
        <w:t xml:space="preserve"> Using </w:t>
      </w:r>
      <w:r w:rsidR="004718DD" w:rsidRPr="00330EF4">
        <w:rPr>
          <w:rFonts w:cs="CMU Bright"/>
        </w:rPr>
        <w:t xml:space="preserve">the combination of these spatial and temporal features, they have formed several algorithms e.g., DP1, WHP2 and so on. On these algorithms, </w:t>
      </w:r>
      <w:r w:rsidR="00E81208" w:rsidRPr="00330EF4">
        <w:rPr>
          <w:rFonts w:cs="CMU Bright"/>
        </w:rPr>
        <w:t>several</w:t>
      </w:r>
      <w:r w:rsidR="004718DD" w:rsidRPr="00330EF4">
        <w:rPr>
          <w:rFonts w:cs="CMU Bright"/>
        </w:rPr>
        <w:t xml:space="preserve"> performance metrics </w:t>
      </w:r>
      <w:r w:rsidR="00E81208" w:rsidRPr="00330EF4">
        <w:rPr>
          <w:rFonts w:cs="CMU Bright"/>
        </w:rPr>
        <w:t>are calculated</w:t>
      </w:r>
      <w:r w:rsidR="002F28C8" w:rsidRPr="00330EF4">
        <w:rPr>
          <w:rFonts w:cs="CMU Bright"/>
        </w:rPr>
        <w:t>, w</w:t>
      </w:r>
      <w:r w:rsidR="004718DD" w:rsidRPr="00330EF4">
        <w:rPr>
          <w:rFonts w:cs="CMU Bright"/>
        </w:rPr>
        <w:t>hich contains factors like accuracy percentage A1 which is the ratio of correct predictions to the total predictions</w:t>
      </w:r>
      <w:r w:rsidR="001902A4" w:rsidRPr="00330EF4">
        <w:rPr>
          <w:rFonts w:cs="CMU Bright"/>
        </w:rPr>
        <w:t>. Other performance factors which included</w:t>
      </w:r>
      <w:r w:rsidR="00DE7532" w:rsidRPr="00330EF4">
        <w:rPr>
          <w:rFonts w:cs="CMU Bright"/>
        </w:rPr>
        <w:t xml:space="preserve"> the</w:t>
      </w:r>
      <w:r w:rsidR="001902A4" w:rsidRPr="00330EF4">
        <w:rPr>
          <w:rFonts w:cs="CMU Bright"/>
        </w:rPr>
        <w:t xml:space="preserve"> true positive, false positive, true negative and false negative with respect to transitions. For example, a true positive transition is the transition which is correctly predicted from one place to another</w:t>
      </w:r>
      <w:r w:rsidR="00C14E0A" w:rsidRPr="00330EF4">
        <w:rPr>
          <w:rFonts w:cs="CMU Bright"/>
        </w:rPr>
        <w:t>.</w:t>
      </w:r>
      <w:r w:rsidR="001902A4" w:rsidRPr="00330EF4">
        <w:rPr>
          <w:rFonts w:cs="CMU Bright"/>
        </w:rPr>
        <w:t xml:space="preserve"> </w:t>
      </w:r>
      <w:r w:rsidR="00C14E0A" w:rsidRPr="00330EF4">
        <w:rPr>
          <w:rFonts w:cs="CMU Bright"/>
        </w:rPr>
        <w:t>T</w:t>
      </w:r>
      <w:r w:rsidR="001902A4" w:rsidRPr="00330EF4">
        <w:rPr>
          <w:rFonts w:cs="CMU Bright"/>
        </w:rPr>
        <w:t xml:space="preserve">rue positive transition rate TTPR is the ratio of true positive transitions over the total transitions. </w:t>
      </w:r>
      <w:r w:rsidR="009343AB" w:rsidRPr="00330EF4">
        <w:rPr>
          <w:rFonts w:cs="CMU Bright"/>
        </w:rPr>
        <w:t>Similarly, other</w:t>
      </w:r>
      <w:r w:rsidR="00EF2DBA" w:rsidRPr="00330EF4">
        <w:rPr>
          <w:rFonts w:cs="CMU Bright"/>
        </w:rPr>
        <w:t xml:space="preserve"> rates like </w:t>
      </w:r>
      <w:r w:rsidR="001902A4" w:rsidRPr="00330EF4">
        <w:rPr>
          <w:rFonts w:cs="CMU Bright"/>
        </w:rPr>
        <w:t>false positive transition rate</w:t>
      </w:r>
      <w:r w:rsidR="00EF2DBA" w:rsidRPr="00330EF4">
        <w:rPr>
          <w:rFonts w:cs="CMU Bright"/>
        </w:rPr>
        <w:t>, are calculated</w:t>
      </w:r>
      <w:r w:rsidR="001902A4" w:rsidRPr="00330EF4">
        <w:rPr>
          <w:rFonts w:cs="CMU Bright"/>
        </w:rPr>
        <w:t xml:space="preserve">. </w:t>
      </w:r>
      <w:r w:rsidR="0019726A" w:rsidRPr="00330EF4">
        <w:rPr>
          <w:rFonts w:cs="CMU Bright"/>
        </w:rPr>
        <w:t>Some other interesting performance parameters included transition precision ratio which is calculated as ratio of number of correctly predicted transitions and the total predicted transitions. The</w:t>
      </w:r>
      <w:r w:rsidR="00A939FE" w:rsidRPr="00330EF4">
        <w:rPr>
          <w:rFonts w:cs="CMU Bright"/>
        </w:rPr>
        <w:t xml:space="preserve"> researchers</w:t>
      </w:r>
      <w:r w:rsidR="0019726A" w:rsidRPr="00330EF4">
        <w:rPr>
          <w:rFonts w:cs="CMU Bright"/>
        </w:rPr>
        <w:t xml:space="preserve"> also </w:t>
      </w:r>
      <w:r w:rsidR="0019726A" w:rsidRPr="00330EF4">
        <w:rPr>
          <w:rFonts w:cs="CMU Bright"/>
        </w:rPr>
        <w:lastRenderedPageBreak/>
        <w:t xml:space="preserve">considered the arrival and departure events </w:t>
      </w:r>
      <w:r w:rsidR="001B108A" w:rsidRPr="00330EF4">
        <w:rPr>
          <w:rFonts w:cs="CMU Bright"/>
        </w:rPr>
        <w:t>prediction</w:t>
      </w:r>
      <w:r w:rsidR="0019726A" w:rsidRPr="00330EF4">
        <w:rPr>
          <w:rFonts w:cs="CMU Bright"/>
        </w:rPr>
        <w:t xml:space="preserve"> from a </w:t>
      </w:r>
      <w:r w:rsidR="00C62A45" w:rsidRPr="00330EF4">
        <w:rPr>
          <w:rFonts w:cs="CMU Bright"/>
        </w:rPr>
        <w:t>particular place</w:t>
      </w:r>
      <w:r w:rsidR="0019726A" w:rsidRPr="00330EF4">
        <w:rPr>
          <w:rFonts w:cs="CMU Bright"/>
        </w:rPr>
        <w:t xml:space="preserve"> as a performance metric. </w:t>
      </w:r>
    </w:p>
    <w:p w14:paraId="778D9D9D" w14:textId="64BAC7ED" w:rsidR="0078164B" w:rsidRPr="00330EF4" w:rsidRDefault="00C62A45" w:rsidP="00803D17">
      <w:pPr>
        <w:pStyle w:val="ListParagraph"/>
        <w:contextualSpacing w:val="0"/>
        <w:rPr>
          <w:rFonts w:cs="CMU Bright"/>
        </w:rPr>
      </w:pPr>
      <w:r w:rsidRPr="00330EF4">
        <w:rPr>
          <w:rFonts w:cs="CMU Bright"/>
        </w:rPr>
        <w:t xml:space="preserve">Using the combination of different spatial and temporal features, they </w:t>
      </w:r>
      <w:sdt>
        <w:sdtPr>
          <w:rPr>
            <w:rFonts w:cs="CMU Bright"/>
          </w:rPr>
          <w:id w:val="1799260922"/>
          <w:citation/>
        </w:sdtPr>
        <w:sdtContent>
          <w:r w:rsidR="00C86036" w:rsidRPr="00330EF4">
            <w:rPr>
              <w:rFonts w:cs="CMU Bright"/>
            </w:rPr>
            <w:fldChar w:fldCharType="begin"/>
          </w:r>
          <w:r w:rsidR="00C86036" w:rsidRPr="00330EF4">
            <w:rPr>
              <w:rFonts w:cs="CMU Bright"/>
            </w:rPr>
            <w:instrText xml:space="preserve"> CITATION Pau13 \l 1031 </w:instrText>
          </w:r>
          <w:r w:rsidR="00C86036" w:rsidRPr="00330EF4">
            <w:rPr>
              <w:rFonts w:cs="CMU Bright"/>
            </w:rPr>
            <w:fldChar w:fldCharType="separate"/>
          </w:r>
          <w:r w:rsidR="007241BF" w:rsidRPr="007241BF">
            <w:rPr>
              <w:rFonts w:cs="CMU Bright"/>
              <w:noProof/>
            </w:rPr>
            <w:t>[10]</w:t>
          </w:r>
          <w:r w:rsidR="00C86036" w:rsidRPr="00330EF4">
            <w:rPr>
              <w:rFonts w:cs="CMU Bright"/>
            </w:rPr>
            <w:fldChar w:fldCharType="end"/>
          </w:r>
        </w:sdtContent>
      </w:sdt>
      <w:r w:rsidR="00C86036" w:rsidRPr="00330EF4">
        <w:rPr>
          <w:rFonts w:cs="CMU Bright"/>
        </w:rPr>
        <w:t xml:space="preserve"> have </w:t>
      </w:r>
      <w:r w:rsidRPr="00330EF4">
        <w:rPr>
          <w:rFonts w:cs="CMU Bright"/>
        </w:rPr>
        <w:t>compared 18 different prediction algorithms for their predefined performance metrics</w:t>
      </w:r>
      <w:r w:rsidR="009312B2" w:rsidRPr="00330EF4">
        <w:rPr>
          <w:rFonts w:cs="CMU Bright"/>
        </w:rPr>
        <w:t xml:space="preserve">. </w:t>
      </w:r>
      <w:r w:rsidRPr="00330EF4">
        <w:rPr>
          <w:rFonts w:cs="CMU Bright"/>
        </w:rPr>
        <w:t>The first comparison is highlighted for algorithms considering only spatial features</w:t>
      </w:r>
      <w:r w:rsidR="00073FFA" w:rsidRPr="00330EF4">
        <w:rPr>
          <w:rFonts w:cs="CMU Bright"/>
        </w:rPr>
        <w:t>,</w:t>
      </w:r>
      <w:r w:rsidRPr="00330EF4">
        <w:rPr>
          <w:rFonts w:cs="CMU Bright"/>
        </w:rPr>
        <w:t xml:space="preserve"> only temporal features or both together. </w:t>
      </w:r>
      <w:r w:rsidR="00E4366A" w:rsidRPr="00330EF4">
        <w:rPr>
          <w:rFonts w:cs="CMU Bright"/>
        </w:rPr>
        <w:t>The m</w:t>
      </w:r>
      <w:r w:rsidR="00253317" w:rsidRPr="00330EF4">
        <w:rPr>
          <w:rFonts w:cs="CMU Bright"/>
        </w:rPr>
        <w:t>ost algorithm</w:t>
      </w:r>
      <w:r w:rsidR="00E4366A" w:rsidRPr="00330EF4">
        <w:rPr>
          <w:rFonts w:cs="CMU Bright"/>
        </w:rPr>
        <w:t>s</w:t>
      </w:r>
      <w:r w:rsidR="00253317" w:rsidRPr="00330EF4">
        <w:rPr>
          <w:rFonts w:cs="CMU Bright"/>
        </w:rPr>
        <w:t xml:space="preserve"> wh</w:t>
      </w:r>
      <w:r w:rsidR="00284770" w:rsidRPr="00330EF4">
        <w:rPr>
          <w:rFonts w:cs="CMU Bright"/>
        </w:rPr>
        <w:t>ich</w:t>
      </w:r>
      <w:r w:rsidR="00253317" w:rsidRPr="00330EF4">
        <w:rPr>
          <w:rFonts w:cs="CMU Bright"/>
        </w:rPr>
        <w:t xml:space="preserve"> can achieve </w:t>
      </w:r>
      <w:r w:rsidR="008A1C78" w:rsidRPr="00330EF4">
        <w:rPr>
          <w:rFonts w:cs="CMU Bright"/>
        </w:rPr>
        <w:t xml:space="preserve">a </w:t>
      </w:r>
      <w:r w:rsidR="00253317" w:rsidRPr="00330EF4">
        <w:rPr>
          <w:rFonts w:cs="CMU Bright"/>
        </w:rPr>
        <w:t xml:space="preserve">good prediction accuracy fail to predict a transition and vice versa. This led to </w:t>
      </w:r>
      <w:r w:rsidR="00E4366A" w:rsidRPr="00330EF4">
        <w:rPr>
          <w:rFonts w:cs="CMU Bright"/>
        </w:rPr>
        <w:t>the</w:t>
      </w:r>
      <w:r w:rsidR="00253317" w:rsidRPr="00330EF4">
        <w:rPr>
          <w:rFonts w:cs="CMU Bright"/>
        </w:rPr>
        <w:t xml:space="preserve"> conclusion that there </w:t>
      </w:r>
      <w:r w:rsidR="00E93ADF" w:rsidRPr="00330EF4">
        <w:rPr>
          <w:rFonts w:cs="CMU Bright"/>
        </w:rPr>
        <w:t>exists</w:t>
      </w:r>
      <w:r w:rsidR="00253317" w:rsidRPr="00330EF4">
        <w:rPr>
          <w:rFonts w:cs="CMU Bright"/>
        </w:rPr>
        <w:t xml:space="preserve"> a trade-off between prediction accuracy and </w:t>
      </w:r>
      <w:r w:rsidR="00E93ADF" w:rsidRPr="00330EF4">
        <w:rPr>
          <w:rFonts w:cs="CMU Bright"/>
        </w:rPr>
        <w:t xml:space="preserve">transition prediction. This is overcome by the novel approach introduced in the paper </w:t>
      </w:r>
      <w:sdt>
        <w:sdtPr>
          <w:rPr>
            <w:rFonts w:cs="CMU Bright"/>
          </w:rPr>
          <w:id w:val="1571996700"/>
          <w:citation/>
        </w:sdtPr>
        <w:sdtContent>
          <w:r w:rsidR="00506432" w:rsidRPr="00330EF4">
            <w:rPr>
              <w:rFonts w:cs="CMU Bright"/>
            </w:rPr>
            <w:fldChar w:fldCharType="begin"/>
          </w:r>
          <w:r w:rsidR="00506432" w:rsidRPr="00330EF4">
            <w:rPr>
              <w:rFonts w:cs="CMU Bright"/>
            </w:rPr>
            <w:instrText xml:space="preserve"> CITATION Pau13 \l 1031 </w:instrText>
          </w:r>
          <w:r w:rsidR="00506432" w:rsidRPr="00330EF4">
            <w:rPr>
              <w:rFonts w:cs="CMU Bright"/>
            </w:rPr>
            <w:fldChar w:fldCharType="separate"/>
          </w:r>
          <w:r w:rsidR="007241BF" w:rsidRPr="007241BF">
            <w:rPr>
              <w:rFonts w:cs="CMU Bright"/>
              <w:noProof/>
            </w:rPr>
            <w:t>[10]</w:t>
          </w:r>
          <w:r w:rsidR="00506432" w:rsidRPr="00330EF4">
            <w:rPr>
              <w:rFonts w:cs="CMU Bright"/>
            </w:rPr>
            <w:fldChar w:fldCharType="end"/>
          </w:r>
        </w:sdtContent>
      </w:sdt>
      <w:r w:rsidR="00506432" w:rsidRPr="00330EF4">
        <w:rPr>
          <w:rFonts w:cs="CMU Bright"/>
        </w:rPr>
        <w:t xml:space="preserve"> </w:t>
      </w:r>
      <w:r w:rsidR="00E93ADF" w:rsidRPr="00330EF4">
        <w:rPr>
          <w:rFonts w:cs="CMU Bright"/>
        </w:rPr>
        <w:t>called MAJOR. This new approach run</w:t>
      </w:r>
      <w:r w:rsidR="00D702ED" w:rsidRPr="00330EF4">
        <w:rPr>
          <w:rFonts w:cs="CMU Bright"/>
        </w:rPr>
        <w:t>s</w:t>
      </w:r>
      <w:r w:rsidR="00E93ADF" w:rsidRPr="00330EF4">
        <w:rPr>
          <w:rFonts w:cs="CMU Bright"/>
        </w:rPr>
        <w:t xml:space="preserve"> all 18 algorithms (spatial and temporal combinations) together </w:t>
      </w:r>
      <w:r w:rsidR="0043667A" w:rsidRPr="00330EF4">
        <w:rPr>
          <w:rFonts w:cs="CMU Bright"/>
        </w:rPr>
        <w:t>and select</w:t>
      </w:r>
      <w:r w:rsidR="00A07237" w:rsidRPr="00330EF4">
        <w:rPr>
          <w:rFonts w:cs="CMU Bright"/>
        </w:rPr>
        <w:t>s</w:t>
      </w:r>
      <w:r w:rsidR="0043667A" w:rsidRPr="00330EF4">
        <w:rPr>
          <w:rFonts w:cs="CMU Bright"/>
        </w:rPr>
        <w:t xml:space="preserve"> the one with </w:t>
      </w:r>
      <w:r w:rsidR="00A07237" w:rsidRPr="00330EF4">
        <w:rPr>
          <w:rFonts w:cs="CMU Bright"/>
        </w:rPr>
        <w:t xml:space="preserve">the </w:t>
      </w:r>
      <w:r w:rsidR="0043667A" w:rsidRPr="00330EF4">
        <w:rPr>
          <w:rFonts w:cs="CMU Bright"/>
        </w:rPr>
        <w:t>highest vote</w:t>
      </w:r>
      <w:r w:rsidR="00A07237" w:rsidRPr="00330EF4">
        <w:rPr>
          <w:rFonts w:cs="CMU Bright"/>
        </w:rPr>
        <w:t>s</w:t>
      </w:r>
      <w:r w:rsidR="0043667A" w:rsidRPr="00330EF4">
        <w:rPr>
          <w:rFonts w:cs="CMU Bright"/>
        </w:rPr>
        <w:t xml:space="preserve">. </w:t>
      </w:r>
      <w:r w:rsidR="00E5219D" w:rsidRPr="00330EF4">
        <w:rPr>
          <w:rFonts w:cs="CMU Bright"/>
        </w:rPr>
        <w:t xml:space="preserve">This means that, if the highest vote among the 18 </w:t>
      </w:r>
      <w:r w:rsidR="004648C5" w:rsidRPr="00330EF4">
        <w:rPr>
          <w:rFonts w:cs="CMU Bright"/>
        </w:rPr>
        <w:t>algorithms</w:t>
      </w:r>
      <w:r w:rsidR="00E5219D" w:rsidRPr="00330EF4">
        <w:rPr>
          <w:rFonts w:cs="CMU Bright"/>
        </w:rPr>
        <w:t xml:space="preserve"> suggests a </w:t>
      </w:r>
      <w:r w:rsidR="006223AF" w:rsidRPr="00330EF4">
        <w:rPr>
          <w:rFonts w:cs="CMU Bright"/>
        </w:rPr>
        <w:t>transition</w:t>
      </w:r>
      <w:r w:rsidR="00E5219D" w:rsidRPr="00330EF4">
        <w:rPr>
          <w:rFonts w:cs="CMU Bright"/>
        </w:rPr>
        <w:t xml:space="preserve">, then </w:t>
      </w:r>
      <w:r w:rsidR="00AD5DC2" w:rsidRPr="00330EF4">
        <w:rPr>
          <w:rFonts w:cs="CMU Bright"/>
        </w:rPr>
        <w:t xml:space="preserve">the </w:t>
      </w:r>
      <w:r w:rsidR="00E5219D" w:rsidRPr="00330EF4">
        <w:rPr>
          <w:rFonts w:cs="CMU Bright"/>
        </w:rPr>
        <w:t>transition is predict</w:t>
      </w:r>
      <w:r w:rsidR="00AD5DC2" w:rsidRPr="00330EF4">
        <w:rPr>
          <w:rFonts w:cs="CMU Bright"/>
        </w:rPr>
        <w:t>ed</w:t>
      </w:r>
      <w:r w:rsidR="00E5219D" w:rsidRPr="00330EF4">
        <w:rPr>
          <w:rFonts w:cs="CMU Bright"/>
        </w:rPr>
        <w:t xml:space="preserve">, otherwise not. </w:t>
      </w:r>
      <w:r w:rsidR="00AD61CB" w:rsidRPr="00330EF4">
        <w:rPr>
          <w:rFonts w:cs="CMU Bright"/>
        </w:rPr>
        <w:t xml:space="preserve">The same voting approach is applied for the prediction of next place. </w:t>
      </w:r>
      <w:r w:rsidR="0043667A" w:rsidRPr="00330EF4">
        <w:rPr>
          <w:rFonts w:cs="CMU Bright"/>
        </w:rPr>
        <w:t xml:space="preserve">This gave MAJOR an accuracy of 82% </w:t>
      </w:r>
      <w:r w:rsidR="00646329" w:rsidRPr="00330EF4">
        <w:rPr>
          <w:rFonts w:cs="CMU Bright"/>
        </w:rPr>
        <w:t>but</w:t>
      </w:r>
      <w:r w:rsidR="0043667A" w:rsidRPr="00330EF4">
        <w:rPr>
          <w:rFonts w:cs="CMU Bright"/>
        </w:rPr>
        <w:t xml:space="preserve"> only 21% detection of </w:t>
      </w:r>
      <w:r w:rsidR="00646329" w:rsidRPr="00330EF4">
        <w:rPr>
          <w:rFonts w:cs="CMU Bright"/>
        </w:rPr>
        <w:t>true transition. To improve the transition detection ability, they have introduced a voting threshold. The analyses suggested that a median of 8 approaches predict a true transition and a median of 3 approaches predict a transition when no transition occur</w:t>
      </w:r>
      <w:r w:rsidR="00DC0B38" w:rsidRPr="00330EF4">
        <w:rPr>
          <w:rFonts w:cs="CMU Bright"/>
        </w:rPr>
        <w:t>s</w:t>
      </w:r>
      <w:r w:rsidR="00646329" w:rsidRPr="00330EF4">
        <w:rPr>
          <w:rFonts w:cs="CMU Bright"/>
        </w:rPr>
        <w:t>.</w:t>
      </w:r>
      <w:r w:rsidR="004466A1" w:rsidRPr="00330EF4">
        <w:rPr>
          <w:rFonts w:cs="CMU Bright"/>
        </w:rPr>
        <w:t xml:space="preserve"> This will help </w:t>
      </w:r>
      <w:r w:rsidR="00DC0B38" w:rsidRPr="00330EF4">
        <w:rPr>
          <w:rFonts w:cs="CMU Bright"/>
        </w:rPr>
        <w:t xml:space="preserve">to </w:t>
      </w:r>
      <w:r w:rsidR="004466A1" w:rsidRPr="00330EF4">
        <w:rPr>
          <w:rFonts w:cs="CMU Bright"/>
        </w:rPr>
        <w:t>decid</w:t>
      </w:r>
      <w:r w:rsidR="00DC0B38" w:rsidRPr="00330EF4">
        <w:rPr>
          <w:rFonts w:cs="CMU Bright"/>
        </w:rPr>
        <w:t>e the</w:t>
      </w:r>
      <w:r w:rsidR="004466A1" w:rsidRPr="00330EF4">
        <w:rPr>
          <w:rFonts w:cs="CMU Bright"/>
        </w:rPr>
        <w:t xml:space="preserve"> vot</w:t>
      </w:r>
      <w:r w:rsidR="002B63B7" w:rsidRPr="00330EF4">
        <w:rPr>
          <w:rFonts w:cs="CMU Bright"/>
        </w:rPr>
        <w:t xml:space="preserve">ing threshold offline. If the minimum number of approaches voting for the transition is greater than </w:t>
      </w:r>
      <w:r w:rsidR="000C479D" w:rsidRPr="00330EF4">
        <w:rPr>
          <w:rFonts w:cs="CMU Bright"/>
        </w:rPr>
        <w:t>or</w:t>
      </w:r>
      <w:r w:rsidR="002B63B7" w:rsidRPr="00330EF4">
        <w:rPr>
          <w:rFonts w:cs="CMU Bright"/>
        </w:rPr>
        <w:t xml:space="preserve"> equal to the threshold, then it is considered a transition, otherwise no</w:t>
      </w:r>
      <w:r w:rsidR="00213384" w:rsidRPr="00330EF4">
        <w:rPr>
          <w:rFonts w:cs="CMU Bright"/>
        </w:rPr>
        <w:t>t</w:t>
      </w:r>
      <w:r w:rsidR="002B63B7" w:rsidRPr="00330EF4">
        <w:rPr>
          <w:rFonts w:cs="CMU Bright"/>
        </w:rPr>
        <w:t>.</w:t>
      </w:r>
      <w:r w:rsidR="001955B5" w:rsidRPr="00330EF4">
        <w:rPr>
          <w:rFonts w:cs="CMU Bright"/>
        </w:rPr>
        <w:t xml:space="preserve"> </w:t>
      </w:r>
      <w:r w:rsidR="00A56EB7" w:rsidRPr="00330EF4">
        <w:rPr>
          <w:rFonts w:cs="CMU Bright"/>
        </w:rPr>
        <w:t xml:space="preserve">The researchers </w:t>
      </w:r>
      <w:sdt>
        <w:sdtPr>
          <w:rPr>
            <w:rFonts w:cs="CMU Bright"/>
          </w:rPr>
          <w:id w:val="1229496186"/>
          <w:citation/>
        </w:sdtPr>
        <w:sdtContent>
          <w:r w:rsidR="00A56EB7" w:rsidRPr="00330EF4">
            <w:rPr>
              <w:rFonts w:cs="CMU Bright"/>
            </w:rPr>
            <w:fldChar w:fldCharType="begin"/>
          </w:r>
          <w:r w:rsidR="00A56EB7" w:rsidRPr="00330EF4">
            <w:rPr>
              <w:rFonts w:cs="CMU Bright"/>
            </w:rPr>
            <w:instrText xml:space="preserve"> CITATION Pau13 \l 1031 </w:instrText>
          </w:r>
          <w:r w:rsidR="00A56EB7" w:rsidRPr="00330EF4">
            <w:rPr>
              <w:rFonts w:cs="CMU Bright"/>
            </w:rPr>
            <w:fldChar w:fldCharType="separate"/>
          </w:r>
          <w:r w:rsidR="007241BF" w:rsidRPr="007241BF">
            <w:rPr>
              <w:rFonts w:cs="CMU Bright"/>
              <w:noProof/>
            </w:rPr>
            <w:t>[10]</w:t>
          </w:r>
          <w:r w:rsidR="00A56EB7" w:rsidRPr="00330EF4">
            <w:rPr>
              <w:rFonts w:cs="CMU Bright"/>
            </w:rPr>
            <w:fldChar w:fldCharType="end"/>
          </w:r>
        </w:sdtContent>
      </w:sdt>
      <w:r w:rsidR="00A56EB7" w:rsidRPr="00330EF4">
        <w:rPr>
          <w:rFonts w:cs="CMU Bright"/>
        </w:rPr>
        <w:t xml:space="preserve"> help</w:t>
      </w:r>
      <w:r w:rsidR="00A63C2F" w:rsidRPr="00330EF4">
        <w:rPr>
          <w:rFonts w:cs="CMU Bright"/>
        </w:rPr>
        <w:t xml:space="preserve"> us to understand the different metric which </w:t>
      </w:r>
      <w:r w:rsidR="003037C6" w:rsidRPr="00330EF4">
        <w:rPr>
          <w:rFonts w:cs="CMU Bright"/>
        </w:rPr>
        <w:t>is</w:t>
      </w:r>
      <w:r w:rsidR="00A63C2F" w:rsidRPr="00330EF4">
        <w:rPr>
          <w:rFonts w:cs="CMU Bright"/>
        </w:rPr>
        <w:t xml:space="preserve"> important in location prediction algorithms. The paper also suggests that a high accuracy algorithm will have a trade-off for detecting the true transitions. </w:t>
      </w:r>
    </w:p>
    <w:p w14:paraId="46AF9443" w14:textId="77777777" w:rsidR="00803D17" w:rsidRPr="00330EF4" w:rsidRDefault="00803D17">
      <w:pPr>
        <w:rPr>
          <w:rFonts w:eastAsiaTheme="majorEastAsia" w:cs="CMU Bright"/>
          <w:b/>
          <w:sz w:val="32"/>
          <w:szCs w:val="32"/>
          <w:highlight w:val="lightGray"/>
        </w:rPr>
      </w:pPr>
      <w:r w:rsidRPr="00330EF4">
        <w:rPr>
          <w:rFonts w:cs="CMU Bright"/>
          <w:b/>
          <w:highlight w:val="lightGray"/>
        </w:rPr>
        <w:br w:type="page"/>
      </w:r>
      <w:bookmarkEnd w:id="69"/>
    </w:p>
    <w:p w14:paraId="17631DC9" w14:textId="720130F0" w:rsidR="006828E3" w:rsidRPr="00330EF4" w:rsidRDefault="003E00A6" w:rsidP="008E4E06">
      <w:pPr>
        <w:pStyle w:val="Heading1"/>
        <w:numPr>
          <w:ilvl w:val="0"/>
          <w:numId w:val="34"/>
        </w:numPr>
        <w:spacing w:after="160"/>
        <w:rPr>
          <w:rFonts w:ascii="CMU Bright" w:hAnsi="CMU Bright" w:cs="CMU Bright"/>
          <w:b/>
          <w:color w:val="auto"/>
        </w:rPr>
      </w:pPr>
      <w:bookmarkStart w:id="76" w:name="_Toc530914314"/>
      <w:r w:rsidRPr="00330EF4">
        <w:rPr>
          <w:rFonts w:ascii="CMU Bright" w:hAnsi="CMU Bright" w:cs="CMU Bright"/>
          <w:b/>
          <w:color w:val="auto"/>
        </w:rPr>
        <w:lastRenderedPageBreak/>
        <w:t>System Model</w:t>
      </w:r>
      <w:r w:rsidR="00673338" w:rsidRPr="00330EF4">
        <w:rPr>
          <w:rFonts w:ascii="CMU Bright" w:hAnsi="CMU Bright" w:cs="CMU Bright"/>
          <w:b/>
          <w:color w:val="auto"/>
        </w:rPr>
        <w:t xml:space="preserve"> and Problem Statement</w:t>
      </w:r>
      <w:bookmarkEnd w:id="76"/>
    </w:p>
    <w:p w14:paraId="6399339A" w14:textId="799D9449" w:rsidR="00673338" w:rsidRPr="00330EF4" w:rsidRDefault="00673338" w:rsidP="00E42028">
      <w:pPr>
        <w:pStyle w:val="Heading2"/>
        <w:spacing w:after="240"/>
        <w:ind w:firstLine="720"/>
        <w:rPr>
          <w:rFonts w:ascii="CMU Bright" w:hAnsi="CMU Bright" w:cs="CMU Bright"/>
          <w:color w:val="auto"/>
        </w:rPr>
      </w:pPr>
      <w:bookmarkStart w:id="77" w:name="_Toc530914315"/>
      <w:r w:rsidRPr="00330EF4">
        <w:rPr>
          <w:rFonts w:ascii="CMU Bright" w:hAnsi="CMU Bright" w:cs="CMU Bright"/>
          <w:color w:val="auto"/>
        </w:rPr>
        <w:t>3.1 System Model</w:t>
      </w:r>
      <w:bookmarkEnd w:id="77"/>
    </w:p>
    <w:p w14:paraId="2D4EAC8E" w14:textId="76C88DB7" w:rsidR="00673338" w:rsidRPr="00330EF4" w:rsidRDefault="00E42028" w:rsidP="00E42028">
      <w:pPr>
        <w:spacing w:after="240"/>
        <w:ind w:left="720"/>
        <w:rPr>
          <w:rFonts w:cs="CMU Bright"/>
        </w:rPr>
      </w:pPr>
      <w:r w:rsidRPr="00330EF4">
        <w:rPr>
          <w:rFonts w:cs="CMU Bright"/>
        </w:rPr>
        <w:t xml:space="preserve">In this chapter, we will discuss the system </w:t>
      </w:r>
      <w:r w:rsidR="00534C43" w:rsidRPr="00330EF4">
        <w:rPr>
          <w:rFonts w:cs="CMU Bright"/>
        </w:rPr>
        <w:t>model</w:t>
      </w:r>
      <w:ins w:id="78" w:author="Zohaib Riaz" w:date="2018-12-01T00:21:00Z">
        <w:r w:rsidR="00B1379B">
          <w:rPr>
            <w:rFonts w:cs="CMU Bright"/>
          </w:rPr>
          <w:t xml:space="preserve"> describing the components and also present the problem statement for this thesis.</w:t>
        </w:r>
      </w:ins>
      <w:del w:id="79" w:author="Zohaib Riaz" w:date="2018-12-01T00:21:00Z">
        <w:r w:rsidRPr="00330EF4" w:rsidDel="00B1379B">
          <w:rPr>
            <w:rFonts w:cs="CMU Bright"/>
          </w:rPr>
          <w:delText xml:space="preserve"> that is proposed for location prediction, an overview of the components that are involved and the hypothesis we draw out of our analysis</w:delText>
        </w:r>
      </w:del>
      <w:r w:rsidRPr="00330EF4">
        <w:rPr>
          <w:rFonts w:cs="CMU Bright"/>
        </w:rPr>
        <w:t>.</w:t>
      </w:r>
    </w:p>
    <w:p w14:paraId="465BA3A3" w14:textId="65B9CE04" w:rsidR="001419E1" w:rsidRDefault="00DA3FB0" w:rsidP="00673338">
      <w:pPr>
        <w:pStyle w:val="Heading3"/>
        <w:spacing w:after="240"/>
        <w:rPr>
          <w:ins w:id="80" w:author="Zohaib Riaz" w:date="2018-12-01T00:23:00Z"/>
          <w:rFonts w:ascii="CMU Bright" w:hAnsi="CMU Bright" w:cs="CMU Bright"/>
          <w:color w:val="auto"/>
        </w:rPr>
      </w:pPr>
      <w:r w:rsidRPr="00330EF4">
        <w:rPr>
          <w:rFonts w:ascii="CMU Bright" w:hAnsi="CMU Bright" w:cs="CMU Bright"/>
        </w:rPr>
        <w:tab/>
      </w:r>
      <w:bookmarkStart w:id="81" w:name="_Toc530914316"/>
      <w:commentRangeStart w:id="82"/>
      <w:r w:rsidR="00673338" w:rsidRPr="00330EF4">
        <w:rPr>
          <w:rFonts w:ascii="CMU Bright" w:hAnsi="CMU Bright" w:cs="CMU Bright"/>
          <w:color w:val="auto"/>
        </w:rPr>
        <w:t>3</w:t>
      </w:r>
      <w:r w:rsidRPr="00330EF4">
        <w:rPr>
          <w:rFonts w:ascii="CMU Bright" w:hAnsi="CMU Bright" w:cs="CMU Bright"/>
          <w:color w:val="auto"/>
        </w:rPr>
        <w:t>.</w:t>
      </w:r>
      <w:r w:rsidR="00673338" w:rsidRPr="00330EF4">
        <w:rPr>
          <w:rFonts w:ascii="CMU Bright" w:hAnsi="CMU Bright" w:cs="CMU Bright"/>
          <w:color w:val="auto"/>
        </w:rPr>
        <w:t>1.1</w:t>
      </w:r>
      <w:r w:rsidRPr="00330EF4">
        <w:rPr>
          <w:rFonts w:ascii="CMU Bright" w:hAnsi="CMU Bright" w:cs="CMU Bright"/>
          <w:color w:val="auto"/>
        </w:rPr>
        <w:t xml:space="preserve"> </w:t>
      </w:r>
      <w:ins w:id="83" w:author="Zohaib Riaz" w:date="2018-12-01T00:29:00Z">
        <w:r w:rsidR="006A14D9">
          <w:rPr>
            <w:rFonts w:ascii="CMU Bright" w:hAnsi="CMU Bright" w:cs="CMU Bright"/>
            <w:color w:val="auto"/>
          </w:rPr>
          <w:t xml:space="preserve">Location-prediction </w:t>
        </w:r>
      </w:ins>
      <w:r w:rsidR="00534C43" w:rsidRPr="00330EF4">
        <w:rPr>
          <w:rFonts w:ascii="CMU Bright" w:hAnsi="CMU Bright" w:cs="CMU Bright"/>
          <w:color w:val="auto"/>
        </w:rPr>
        <w:t>Model</w:t>
      </w:r>
      <w:ins w:id="84" w:author="Zohaib Riaz" w:date="2018-12-01T00:29:00Z">
        <w:r w:rsidR="006A14D9">
          <w:rPr>
            <w:rFonts w:ascii="CMU Bright" w:hAnsi="CMU Bright" w:cs="CMU Bright"/>
            <w:color w:val="auto"/>
          </w:rPr>
          <w:t>: an</w:t>
        </w:r>
      </w:ins>
      <w:r w:rsidR="00534C43" w:rsidRPr="00330EF4">
        <w:rPr>
          <w:rFonts w:ascii="CMU Bright" w:hAnsi="CMU Bright" w:cs="CMU Bright"/>
          <w:color w:val="auto"/>
        </w:rPr>
        <w:t xml:space="preserve"> Overview</w:t>
      </w:r>
      <w:bookmarkEnd w:id="81"/>
      <w:commentRangeEnd w:id="82"/>
      <w:r w:rsidR="006A14D9">
        <w:rPr>
          <w:rStyle w:val="CommentReference"/>
          <w:rFonts w:ascii="CMU Bright" w:eastAsiaTheme="minorHAnsi" w:hAnsi="CMU Bright" w:cstheme="majorHAnsi"/>
          <w:color w:val="auto"/>
        </w:rPr>
        <w:commentReference w:id="82"/>
      </w:r>
    </w:p>
    <w:p w14:paraId="0F0E8DC4" w14:textId="3C6163F5" w:rsidR="00B1379B" w:rsidRPr="00B1379B" w:rsidRDefault="00B1379B" w:rsidP="00B1379B">
      <w:pPr>
        <w:pPrChange w:id="85" w:author="Zohaib Riaz" w:date="2018-12-01T00:23:00Z">
          <w:pPr>
            <w:pStyle w:val="Heading3"/>
            <w:spacing w:after="240"/>
          </w:pPr>
        </w:pPrChange>
      </w:pPr>
      <w:commentRangeStart w:id="86"/>
      <w:ins w:id="87" w:author="Zohaib Riaz" w:date="2018-12-01T00:23:00Z">
        <w:r>
          <w:t xml:space="preserve"> </w:t>
        </w:r>
        <w:commentRangeEnd w:id="86"/>
        <w:r>
          <w:rPr>
            <w:rStyle w:val="CommentReference"/>
          </w:rPr>
          <w:commentReference w:id="86"/>
        </w:r>
      </w:ins>
    </w:p>
    <w:p w14:paraId="44E3C516" w14:textId="2AA19671" w:rsidR="001419E1" w:rsidRPr="00330EF4" w:rsidRDefault="006828E3" w:rsidP="00673338">
      <w:pPr>
        <w:pStyle w:val="ListParagraph"/>
        <w:autoSpaceDE w:val="0"/>
        <w:autoSpaceDN w:val="0"/>
        <w:adjustRightInd w:val="0"/>
        <w:spacing w:after="240"/>
        <w:contextualSpacing w:val="0"/>
        <w:rPr>
          <w:rFonts w:cs="CMU Bright"/>
        </w:rPr>
      </w:pPr>
      <w:r w:rsidRPr="00330EF4">
        <w:rPr>
          <w:rFonts w:cs="CMU Bright"/>
        </w:rPr>
        <w:t>The human mobility pattern can be dependent on several features like user’s occupation. For instance, if the user is a</w:t>
      </w:r>
      <w:r w:rsidR="00C36646" w:rsidRPr="00330EF4">
        <w:rPr>
          <w:rFonts w:cs="CMU Bright"/>
        </w:rPr>
        <w:t>,</w:t>
      </w:r>
      <w:r w:rsidRPr="00330EF4">
        <w:rPr>
          <w:rFonts w:cs="CMU Bright"/>
        </w:rPr>
        <w:t xml:space="preserve"> salesperson or has an occupation which requires daily travel, it is very unlikely that the user has a regular </w:t>
      </w:r>
      <w:r w:rsidR="00450A19" w:rsidRPr="00330EF4">
        <w:rPr>
          <w:rFonts w:cs="CMU Bright"/>
        </w:rPr>
        <w:t>“</w:t>
      </w:r>
      <w:r w:rsidRPr="00330EF4">
        <w:rPr>
          <w:rFonts w:cs="CMU Bright"/>
        </w:rPr>
        <w:t>home-work-home</w:t>
      </w:r>
      <w:r w:rsidR="00450A19" w:rsidRPr="00330EF4">
        <w:rPr>
          <w:rFonts w:cs="CMU Bright"/>
        </w:rPr>
        <w:t>”</w:t>
      </w:r>
      <w:r w:rsidRPr="00330EF4">
        <w:rPr>
          <w:rFonts w:cs="CMU Bright"/>
        </w:rPr>
        <w:t xml:space="preserve"> pattern. These users are difficult to be predicted. </w:t>
      </w:r>
      <w:r w:rsidR="00C21B79" w:rsidRPr="00330EF4">
        <w:rPr>
          <w:rFonts w:cs="CMU Bright"/>
        </w:rPr>
        <w:t>Oppositely,</w:t>
      </w:r>
      <w:r w:rsidRPr="00330EF4">
        <w:rPr>
          <w:rFonts w:cs="CMU Bright"/>
        </w:rPr>
        <w:t xml:space="preserve"> users who have very regular movement patterns are easily predicted. The idea is to have a prediction model which can work for everyone.</w:t>
      </w:r>
      <w:del w:id="88" w:author="Zohaib Riaz" w:date="2018-12-01T00:20:00Z">
        <w:r w:rsidRPr="00330EF4" w:rsidDel="00B1379B">
          <w:rPr>
            <w:rFonts w:cs="CMU Bright"/>
          </w:rPr>
          <w:delText xml:space="preserve"> </w:delText>
        </w:r>
      </w:del>
    </w:p>
    <w:p w14:paraId="68504F4F" w14:textId="439B03D1" w:rsidR="006828E3" w:rsidRPr="00330EF4" w:rsidRDefault="008D7352" w:rsidP="00EC688E">
      <w:pPr>
        <w:pStyle w:val="ListParagraph"/>
        <w:autoSpaceDE w:val="0"/>
        <w:autoSpaceDN w:val="0"/>
        <w:adjustRightInd w:val="0"/>
        <w:contextualSpacing w:val="0"/>
        <w:rPr>
          <w:rFonts w:cs="CMU Bright"/>
        </w:rPr>
      </w:pPr>
      <w:r w:rsidRPr="00330EF4">
        <w:rPr>
          <w:rFonts w:cs="CMU Bright"/>
        </w:rPr>
        <w:t>The u</w:t>
      </w:r>
      <w:r w:rsidR="006828E3" w:rsidRPr="00330EF4">
        <w:rPr>
          <w:rFonts w:cs="CMU Bright"/>
        </w:rPr>
        <w:t>ser tend</w:t>
      </w:r>
      <w:r w:rsidRPr="00330EF4">
        <w:rPr>
          <w:rFonts w:cs="CMU Bright"/>
        </w:rPr>
        <w:t>s</w:t>
      </w:r>
      <w:r w:rsidR="006828E3" w:rsidRPr="00330EF4">
        <w:rPr>
          <w:rFonts w:cs="CMU Bright"/>
        </w:rPr>
        <w:t xml:space="preserve"> to have a pattern where the next location is dependent on their current location. Consider an example where </w:t>
      </w:r>
      <w:r w:rsidR="009F08D2" w:rsidRPr="00330EF4">
        <w:rPr>
          <w:rFonts w:cs="CMU Bright"/>
        </w:rPr>
        <w:t>“</w:t>
      </w:r>
      <w:r w:rsidR="006828E3" w:rsidRPr="00330EF4">
        <w:rPr>
          <w:rFonts w:cs="CMU Bright"/>
        </w:rPr>
        <w:t>work</w:t>
      </w:r>
      <w:r w:rsidR="009F08D2" w:rsidRPr="00330EF4">
        <w:rPr>
          <w:rFonts w:cs="CMU Bright"/>
        </w:rPr>
        <w:t>”</w:t>
      </w:r>
      <w:r w:rsidR="006828E3" w:rsidRPr="00330EF4">
        <w:rPr>
          <w:rFonts w:cs="CMU Bright"/>
        </w:rPr>
        <w:t xml:space="preserve"> is often visited directly after </w:t>
      </w:r>
      <w:r w:rsidR="009F08D2" w:rsidRPr="00330EF4">
        <w:rPr>
          <w:rFonts w:cs="CMU Bright"/>
        </w:rPr>
        <w:t>“</w:t>
      </w:r>
      <w:r w:rsidR="006828E3" w:rsidRPr="00330EF4">
        <w:rPr>
          <w:rFonts w:cs="CMU Bright"/>
        </w:rPr>
        <w:t>home</w:t>
      </w:r>
      <w:r w:rsidR="009F08D2" w:rsidRPr="00330EF4">
        <w:rPr>
          <w:rFonts w:cs="CMU Bright"/>
        </w:rPr>
        <w:t>”</w:t>
      </w:r>
      <w:r w:rsidR="006828E3" w:rsidRPr="00330EF4">
        <w:rPr>
          <w:rFonts w:cs="CMU Bright"/>
        </w:rPr>
        <w:t xml:space="preserve">, but </w:t>
      </w:r>
      <w:r w:rsidR="009F08D2" w:rsidRPr="00330EF4">
        <w:rPr>
          <w:rFonts w:cs="CMU Bright"/>
        </w:rPr>
        <w:t>“</w:t>
      </w:r>
      <w:r w:rsidR="006828E3" w:rsidRPr="00330EF4">
        <w:rPr>
          <w:rFonts w:cs="CMU Bright"/>
        </w:rPr>
        <w:t>home</w:t>
      </w:r>
      <w:r w:rsidR="009F08D2" w:rsidRPr="00330EF4">
        <w:rPr>
          <w:rFonts w:cs="CMU Bright"/>
        </w:rPr>
        <w:t xml:space="preserve">” </w:t>
      </w:r>
      <w:r w:rsidR="006828E3" w:rsidRPr="00330EF4">
        <w:rPr>
          <w:rFonts w:cs="CMU Bright"/>
        </w:rPr>
        <w:t xml:space="preserve">is not </w:t>
      </w:r>
      <w:r w:rsidR="00F256C8" w:rsidRPr="00330EF4">
        <w:rPr>
          <w:rFonts w:cs="CMU Bright"/>
        </w:rPr>
        <w:t xml:space="preserve">always </w:t>
      </w:r>
      <w:r w:rsidR="006828E3" w:rsidRPr="00330EF4">
        <w:rPr>
          <w:rFonts w:cs="CMU Bright"/>
        </w:rPr>
        <w:t xml:space="preserve">visited </w:t>
      </w:r>
      <w:r w:rsidR="009F08D2" w:rsidRPr="00330EF4">
        <w:rPr>
          <w:rFonts w:cs="CMU Bright"/>
        </w:rPr>
        <w:t xml:space="preserve">directly </w:t>
      </w:r>
      <w:r w:rsidR="006828E3" w:rsidRPr="00330EF4">
        <w:rPr>
          <w:rFonts w:cs="CMU Bright"/>
        </w:rPr>
        <w:t xml:space="preserve">after </w:t>
      </w:r>
      <w:r w:rsidR="009F08D2" w:rsidRPr="00330EF4">
        <w:rPr>
          <w:rFonts w:cs="CMU Bright"/>
        </w:rPr>
        <w:t>“</w:t>
      </w:r>
      <w:r w:rsidR="006828E3" w:rsidRPr="00330EF4">
        <w:rPr>
          <w:rFonts w:cs="CMU Bright"/>
        </w:rPr>
        <w:t>work</w:t>
      </w:r>
      <w:r w:rsidR="00232039" w:rsidRPr="00330EF4">
        <w:rPr>
          <w:rFonts w:cs="CMU Bright"/>
        </w:rPr>
        <w:t>.</w:t>
      </w:r>
      <w:r w:rsidR="009F08D2" w:rsidRPr="00330EF4">
        <w:rPr>
          <w:rFonts w:cs="CMU Bright"/>
        </w:rPr>
        <w:t>”</w:t>
      </w:r>
      <w:r w:rsidR="006828E3" w:rsidRPr="00330EF4">
        <w:rPr>
          <w:rFonts w:cs="CMU Bright"/>
        </w:rPr>
        <w:t xml:space="preserve"> This is a common trend where the user visits </w:t>
      </w:r>
      <w:r w:rsidR="00256679" w:rsidRPr="00330EF4">
        <w:rPr>
          <w:rFonts w:cs="CMU Bright"/>
        </w:rPr>
        <w:t>“</w:t>
      </w:r>
      <w:r w:rsidR="006828E3" w:rsidRPr="00330EF4">
        <w:rPr>
          <w:rFonts w:cs="CMU Bright"/>
        </w:rPr>
        <w:t>restaurants</w:t>
      </w:r>
      <w:r w:rsidR="00256679" w:rsidRPr="00330EF4">
        <w:rPr>
          <w:rFonts w:cs="CMU Bright"/>
        </w:rPr>
        <w:t>”</w:t>
      </w:r>
      <w:r w:rsidR="006828E3" w:rsidRPr="00330EF4">
        <w:rPr>
          <w:rFonts w:cs="CMU Bright"/>
        </w:rPr>
        <w:t xml:space="preserve">, </w:t>
      </w:r>
      <w:r w:rsidR="00256679" w:rsidRPr="00330EF4">
        <w:rPr>
          <w:rFonts w:cs="CMU Bright"/>
        </w:rPr>
        <w:t>“</w:t>
      </w:r>
      <w:r w:rsidR="006828E3" w:rsidRPr="00330EF4">
        <w:rPr>
          <w:rFonts w:cs="CMU Bright"/>
        </w:rPr>
        <w:t>gym</w:t>
      </w:r>
      <w:r w:rsidR="00256679" w:rsidRPr="00330EF4">
        <w:rPr>
          <w:rFonts w:cs="CMU Bright"/>
        </w:rPr>
        <w:t>”</w:t>
      </w:r>
      <w:r w:rsidR="006828E3" w:rsidRPr="00330EF4">
        <w:rPr>
          <w:rFonts w:cs="CMU Bright"/>
        </w:rPr>
        <w:t xml:space="preserve"> or some other location after </w:t>
      </w:r>
      <w:r w:rsidR="00256679" w:rsidRPr="00330EF4">
        <w:rPr>
          <w:rFonts w:cs="CMU Bright"/>
        </w:rPr>
        <w:t>“</w:t>
      </w:r>
      <w:r w:rsidR="006828E3" w:rsidRPr="00330EF4">
        <w:rPr>
          <w:rFonts w:cs="CMU Bright"/>
        </w:rPr>
        <w:t>work</w:t>
      </w:r>
      <w:r w:rsidR="00256679" w:rsidRPr="00330EF4">
        <w:rPr>
          <w:rFonts w:cs="CMU Bright"/>
        </w:rPr>
        <w:t>”</w:t>
      </w:r>
      <w:r w:rsidR="006828E3" w:rsidRPr="00330EF4">
        <w:rPr>
          <w:rFonts w:cs="CMU Bright"/>
        </w:rPr>
        <w:t xml:space="preserve"> before he/she comes back to </w:t>
      </w:r>
      <w:r w:rsidR="005C604B" w:rsidRPr="00330EF4">
        <w:rPr>
          <w:rFonts w:cs="CMU Bright"/>
        </w:rPr>
        <w:t>“</w:t>
      </w:r>
      <w:r w:rsidR="006828E3" w:rsidRPr="00330EF4">
        <w:rPr>
          <w:rFonts w:cs="CMU Bright"/>
        </w:rPr>
        <w:t>home</w:t>
      </w:r>
      <w:r w:rsidR="00C52B19" w:rsidRPr="00330EF4">
        <w:rPr>
          <w:rFonts w:cs="CMU Bright"/>
        </w:rPr>
        <w:t>.</w:t>
      </w:r>
      <w:r w:rsidR="005C604B" w:rsidRPr="00330EF4">
        <w:rPr>
          <w:rFonts w:cs="CMU Bright"/>
        </w:rPr>
        <w:t>” It is very often that</w:t>
      </w:r>
      <w:r w:rsidR="006828E3" w:rsidRPr="00330EF4">
        <w:rPr>
          <w:rFonts w:cs="CMU Bright"/>
        </w:rPr>
        <w:t xml:space="preserve"> after </w:t>
      </w:r>
      <w:r w:rsidR="005C604B" w:rsidRPr="00330EF4">
        <w:rPr>
          <w:rFonts w:cs="CMU Bright"/>
        </w:rPr>
        <w:t>“</w:t>
      </w:r>
      <w:r w:rsidR="006828E3" w:rsidRPr="00330EF4">
        <w:rPr>
          <w:rFonts w:cs="CMU Bright"/>
        </w:rPr>
        <w:t>supermarket</w:t>
      </w:r>
      <w:r w:rsidR="005C604B" w:rsidRPr="00330EF4">
        <w:rPr>
          <w:rFonts w:cs="CMU Bright"/>
        </w:rPr>
        <w:t>”</w:t>
      </w:r>
      <w:r w:rsidR="006828E3" w:rsidRPr="00330EF4">
        <w:rPr>
          <w:rFonts w:cs="CMU Bright"/>
        </w:rPr>
        <w:t xml:space="preserve"> visit, the user tends to go back</w:t>
      </w:r>
      <w:r w:rsidR="005C604B" w:rsidRPr="00330EF4">
        <w:rPr>
          <w:rFonts w:cs="CMU Bright"/>
        </w:rPr>
        <w:t xml:space="preserve"> to</w:t>
      </w:r>
      <w:r w:rsidR="006828E3" w:rsidRPr="00330EF4">
        <w:rPr>
          <w:rFonts w:cs="CMU Bright"/>
        </w:rPr>
        <w:t xml:space="preserve"> </w:t>
      </w:r>
      <w:r w:rsidR="005C604B" w:rsidRPr="00330EF4">
        <w:rPr>
          <w:rFonts w:cs="CMU Bright"/>
        </w:rPr>
        <w:t>“</w:t>
      </w:r>
      <w:r w:rsidR="006828E3" w:rsidRPr="00330EF4">
        <w:rPr>
          <w:rFonts w:cs="CMU Bright"/>
        </w:rPr>
        <w:t>home</w:t>
      </w:r>
      <w:r w:rsidR="00894E66" w:rsidRPr="00330EF4">
        <w:rPr>
          <w:rFonts w:cs="CMU Bright"/>
        </w:rPr>
        <w:t>.</w:t>
      </w:r>
      <w:r w:rsidR="005C604B" w:rsidRPr="00330EF4">
        <w:rPr>
          <w:rFonts w:cs="CMU Bright"/>
        </w:rPr>
        <w:t>”</w:t>
      </w:r>
      <w:r w:rsidR="006828E3" w:rsidRPr="00330EF4">
        <w:rPr>
          <w:rFonts w:cs="CMU Bright"/>
        </w:rPr>
        <w:t xml:space="preserve"> These trends could be often predictable but also sometimes not </w:t>
      </w:r>
      <w:r w:rsidR="007E0B98" w:rsidRPr="00330EF4">
        <w:rPr>
          <w:rFonts w:cs="CMU Bright"/>
        </w:rPr>
        <w:t>obvious</w:t>
      </w:r>
      <w:r w:rsidR="006828E3" w:rsidRPr="00330EF4">
        <w:rPr>
          <w:rFonts w:cs="CMU Bright"/>
        </w:rPr>
        <w:t xml:space="preserve">. For instance, a </w:t>
      </w:r>
      <w:r w:rsidR="00256679" w:rsidRPr="00330EF4">
        <w:rPr>
          <w:rFonts w:cs="CMU Bright"/>
        </w:rPr>
        <w:t>“</w:t>
      </w:r>
      <w:r w:rsidR="006828E3" w:rsidRPr="00330EF4">
        <w:rPr>
          <w:rFonts w:cs="CMU Bright"/>
        </w:rPr>
        <w:t>restaurant</w:t>
      </w:r>
      <w:r w:rsidR="00256679" w:rsidRPr="00330EF4">
        <w:rPr>
          <w:rFonts w:cs="CMU Bright"/>
        </w:rPr>
        <w:t>”</w:t>
      </w:r>
      <w:r w:rsidR="006828E3" w:rsidRPr="00330EF4">
        <w:rPr>
          <w:rFonts w:cs="CMU Bright"/>
        </w:rPr>
        <w:t xml:space="preserve"> visit could occur after </w:t>
      </w:r>
      <w:r w:rsidR="00256679" w:rsidRPr="00330EF4">
        <w:rPr>
          <w:rFonts w:cs="CMU Bright"/>
        </w:rPr>
        <w:t>“</w:t>
      </w:r>
      <w:r w:rsidR="006828E3" w:rsidRPr="00330EF4">
        <w:rPr>
          <w:rFonts w:cs="CMU Bright"/>
        </w:rPr>
        <w:t>home</w:t>
      </w:r>
      <w:r w:rsidR="00256679" w:rsidRPr="00330EF4">
        <w:rPr>
          <w:rFonts w:cs="CMU Bright"/>
        </w:rPr>
        <w:t>”</w:t>
      </w:r>
      <w:r w:rsidR="006828E3" w:rsidRPr="00330EF4">
        <w:rPr>
          <w:rFonts w:cs="CMU Bright"/>
        </w:rPr>
        <w:t xml:space="preserve"> or </w:t>
      </w:r>
      <w:r w:rsidR="00256679" w:rsidRPr="00330EF4">
        <w:rPr>
          <w:rFonts w:cs="CMU Bright"/>
        </w:rPr>
        <w:t>“</w:t>
      </w:r>
      <w:r w:rsidR="006828E3" w:rsidRPr="00330EF4">
        <w:rPr>
          <w:rFonts w:cs="CMU Bright"/>
        </w:rPr>
        <w:t>work</w:t>
      </w:r>
      <w:r w:rsidR="00256679" w:rsidRPr="00330EF4">
        <w:rPr>
          <w:rFonts w:cs="CMU Bright"/>
        </w:rPr>
        <w:t>”</w:t>
      </w:r>
      <w:r w:rsidR="006828E3" w:rsidRPr="00330EF4">
        <w:rPr>
          <w:rFonts w:cs="CMU Bright"/>
        </w:rPr>
        <w:t xml:space="preserve"> visit or even after a </w:t>
      </w:r>
      <w:r w:rsidR="00256679" w:rsidRPr="00330EF4">
        <w:rPr>
          <w:rFonts w:cs="CMU Bright"/>
        </w:rPr>
        <w:t>“</w:t>
      </w:r>
      <w:r w:rsidR="006828E3" w:rsidRPr="00330EF4">
        <w:rPr>
          <w:rFonts w:cs="CMU Bright"/>
        </w:rPr>
        <w:t>shopping mall</w:t>
      </w:r>
      <w:r w:rsidR="00256679" w:rsidRPr="00330EF4">
        <w:rPr>
          <w:rFonts w:cs="CMU Bright"/>
        </w:rPr>
        <w:t>”</w:t>
      </w:r>
      <w:r w:rsidR="006828E3" w:rsidRPr="00330EF4">
        <w:rPr>
          <w:rFonts w:cs="CMU Bright"/>
        </w:rPr>
        <w:t xml:space="preserve"> visit. Hence, we can say that </w:t>
      </w:r>
      <w:r w:rsidR="000E7B85" w:rsidRPr="00330EF4">
        <w:rPr>
          <w:rFonts w:cs="CMU Bright"/>
        </w:rPr>
        <w:t>many</w:t>
      </w:r>
      <w:r w:rsidR="006828E3" w:rsidRPr="00330EF4">
        <w:rPr>
          <w:rFonts w:cs="CMU Bright"/>
        </w:rPr>
        <w:t xml:space="preserve"> </w:t>
      </w:r>
      <w:r w:rsidR="005E23C6" w:rsidRPr="00330EF4">
        <w:rPr>
          <w:rFonts w:cs="CMU Bright"/>
        </w:rPr>
        <w:t>transitions from one place to another,</w:t>
      </w:r>
      <w:r w:rsidR="006828E3" w:rsidRPr="00330EF4">
        <w:rPr>
          <w:rFonts w:cs="CMU Bright"/>
        </w:rPr>
        <w:t xml:space="preserve"> </w:t>
      </w:r>
      <w:r w:rsidR="000E7B85" w:rsidRPr="00330EF4">
        <w:rPr>
          <w:rFonts w:cs="CMU Bright"/>
        </w:rPr>
        <w:t>are</w:t>
      </w:r>
      <w:r w:rsidR="006828E3" w:rsidRPr="00330EF4">
        <w:rPr>
          <w:rFonts w:cs="CMU Bright"/>
        </w:rPr>
        <w:t xml:space="preserve"> dependent on </w:t>
      </w:r>
      <w:r w:rsidR="00205D4F" w:rsidRPr="00330EF4">
        <w:rPr>
          <w:rFonts w:cs="CMU Bright"/>
        </w:rPr>
        <w:t xml:space="preserve">the </w:t>
      </w:r>
      <w:r w:rsidR="006828E3" w:rsidRPr="00330EF4">
        <w:rPr>
          <w:rFonts w:cs="CMU Bright"/>
        </w:rPr>
        <w:t>current location</w:t>
      </w:r>
      <w:r w:rsidR="000E7B85" w:rsidRPr="00330EF4">
        <w:rPr>
          <w:rFonts w:cs="CMU Bright"/>
        </w:rPr>
        <w:t xml:space="preserve"> and </w:t>
      </w:r>
      <w:r w:rsidR="005E23C6" w:rsidRPr="00330EF4">
        <w:rPr>
          <w:rFonts w:cs="CMU Bright"/>
        </w:rPr>
        <w:t>many can</w:t>
      </w:r>
      <w:r w:rsidR="000E7B85" w:rsidRPr="00330EF4">
        <w:rPr>
          <w:rFonts w:cs="CMU Bright"/>
        </w:rPr>
        <w:t xml:space="preserve"> vary based on</w:t>
      </w:r>
      <w:r w:rsidR="005E23C6" w:rsidRPr="00330EF4">
        <w:rPr>
          <w:rFonts w:cs="CMU Bright"/>
        </w:rPr>
        <w:t xml:space="preserve"> </w:t>
      </w:r>
      <w:r w:rsidR="000E7B85" w:rsidRPr="00330EF4">
        <w:rPr>
          <w:rFonts w:cs="CMU Bright"/>
        </w:rPr>
        <w:t>situation</w:t>
      </w:r>
      <w:r w:rsidR="005E23C6" w:rsidRPr="00330EF4">
        <w:rPr>
          <w:rFonts w:cs="CMU Bright"/>
        </w:rPr>
        <w:t>s</w:t>
      </w:r>
      <w:r w:rsidR="006828E3" w:rsidRPr="00330EF4">
        <w:rPr>
          <w:rFonts w:cs="CMU Bright"/>
        </w:rPr>
        <w:t>. Hence</w:t>
      </w:r>
      <w:r w:rsidR="00596770" w:rsidRPr="00330EF4">
        <w:rPr>
          <w:rFonts w:cs="CMU Bright"/>
        </w:rPr>
        <w:t>,</w:t>
      </w:r>
      <w:r w:rsidR="006828E3" w:rsidRPr="00330EF4">
        <w:rPr>
          <w:rFonts w:cs="CMU Bright"/>
        </w:rPr>
        <w:t xml:space="preserve"> the thesis suggests predicting the next location based on </w:t>
      </w:r>
      <w:r w:rsidR="009A1C5C" w:rsidRPr="00330EF4">
        <w:rPr>
          <w:rFonts w:cs="CMU Bright"/>
        </w:rPr>
        <w:t>m</w:t>
      </w:r>
      <w:r w:rsidR="006828E3" w:rsidRPr="00330EF4">
        <w:rPr>
          <w:rFonts w:cs="CMU Bright"/>
        </w:rPr>
        <w:t>arkov chain</w:t>
      </w:r>
      <w:r w:rsidR="00375CD2" w:rsidRPr="00330EF4">
        <w:rPr>
          <w:rFonts w:cs="CMU Bright"/>
        </w:rPr>
        <w:t>, by noting the</w:t>
      </w:r>
      <w:r w:rsidR="006828E3" w:rsidRPr="00330EF4">
        <w:rPr>
          <w:rFonts w:cs="CMU Bright"/>
        </w:rPr>
        <w:t xml:space="preserve"> states representing user significant places based on his</w:t>
      </w:r>
      <w:r w:rsidR="002D5C4F" w:rsidRPr="00330EF4">
        <w:rPr>
          <w:rFonts w:cs="CMU Bright"/>
        </w:rPr>
        <w:t>/her</w:t>
      </w:r>
      <w:r w:rsidR="006828E3" w:rsidRPr="00330EF4">
        <w:rPr>
          <w:rFonts w:cs="CMU Bright"/>
        </w:rPr>
        <w:t xml:space="preserve"> </w:t>
      </w:r>
      <w:r w:rsidR="005E23C6" w:rsidRPr="00330EF4">
        <w:rPr>
          <w:rFonts w:cs="CMU Bright"/>
        </w:rPr>
        <w:t xml:space="preserve">past </w:t>
      </w:r>
      <w:r w:rsidR="006828E3" w:rsidRPr="00330EF4">
        <w:rPr>
          <w:rFonts w:cs="CMU Bright"/>
        </w:rPr>
        <w:t>visits.</w:t>
      </w:r>
    </w:p>
    <w:p w14:paraId="5395A9BC" w14:textId="0D87BE9B" w:rsidR="00D81DA3" w:rsidRPr="00330EF4" w:rsidRDefault="00644202" w:rsidP="00EC688E">
      <w:pPr>
        <w:ind w:left="720"/>
        <w:rPr>
          <w:rFonts w:cs="CMU Bright"/>
        </w:rPr>
      </w:pPr>
      <w:r w:rsidRPr="00330EF4">
        <w:rPr>
          <w:rFonts w:cs="CMU Bright"/>
        </w:rPr>
        <w:t xml:space="preserve">The </w:t>
      </w:r>
      <w:del w:id="89" w:author="Zohaib Riaz" w:date="2018-12-01T00:26:00Z">
        <w:r w:rsidRPr="00330EF4" w:rsidDel="00B1379B">
          <w:rPr>
            <w:rFonts w:cs="CMU Bright"/>
          </w:rPr>
          <w:delText xml:space="preserve">system </w:delText>
        </w:r>
      </w:del>
      <w:ins w:id="90" w:author="Zohaib Riaz" w:date="2018-12-01T00:26:00Z">
        <w:r w:rsidR="00B1379B">
          <w:rPr>
            <w:rFonts w:cs="CMU Bright"/>
          </w:rPr>
          <w:t xml:space="preserve">prediction </w:t>
        </w:r>
      </w:ins>
      <w:r w:rsidRPr="00330EF4">
        <w:rPr>
          <w:rFonts w:cs="CMU Bright"/>
        </w:rPr>
        <w:t>model contain</w:t>
      </w:r>
      <w:r w:rsidR="009A1C5C" w:rsidRPr="00330EF4">
        <w:rPr>
          <w:rFonts w:cs="CMU Bright"/>
        </w:rPr>
        <w:t>s</w:t>
      </w:r>
      <w:r w:rsidRPr="00330EF4">
        <w:rPr>
          <w:rFonts w:cs="CMU Bright"/>
        </w:rPr>
        <w:t xml:space="preserve"> several steps. The process takes GPS trajectory points as input and process</w:t>
      </w:r>
      <w:r w:rsidR="009A1C5C" w:rsidRPr="00330EF4">
        <w:rPr>
          <w:rFonts w:cs="CMU Bright"/>
        </w:rPr>
        <w:t>es</w:t>
      </w:r>
      <w:r w:rsidRPr="00330EF4">
        <w:rPr>
          <w:rFonts w:cs="CMU Bright"/>
        </w:rPr>
        <w:t xml:space="preserve"> them to</w:t>
      </w:r>
      <w:r w:rsidR="00C6421D" w:rsidRPr="00330EF4">
        <w:rPr>
          <w:rFonts w:cs="CMU Bright"/>
        </w:rPr>
        <w:t xml:space="preserve"> </w:t>
      </w:r>
      <w:r w:rsidR="00C64964" w:rsidRPr="00330EF4">
        <w:rPr>
          <w:rFonts w:cs="CMU Bright"/>
        </w:rPr>
        <w:t xml:space="preserve">create </w:t>
      </w:r>
      <w:r w:rsidR="00C6421D" w:rsidRPr="00330EF4">
        <w:rPr>
          <w:rFonts w:cs="CMU Bright"/>
        </w:rPr>
        <w:t>markov chain</w:t>
      </w:r>
      <w:r w:rsidR="00C64964" w:rsidRPr="00330EF4">
        <w:rPr>
          <w:rFonts w:cs="CMU Bright"/>
        </w:rPr>
        <w:t xml:space="preserve"> model</w:t>
      </w:r>
      <w:r w:rsidR="007B7B13" w:rsidRPr="00330EF4">
        <w:rPr>
          <w:rFonts w:cs="CMU Bright"/>
        </w:rPr>
        <w:t xml:space="preserve"> on states</w:t>
      </w:r>
      <w:r w:rsidR="00C6421D" w:rsidRPr="00330EF4">
        <w:rPr>
          <w:rFonts w:cs="CMU Bright"/>
        </w:rPr>
        <w:t>. The intermediate steps are stay-point detection, state formation, time-slotted states</w:t>
      </w:r>
      <w:r w:rsidR="00405914" w:rsidRPr="00330EF4">
        <w:rPr>
          <w:rFonts w:cs="CMU Bright"/>
        </w:rPr>
        <w:t xml:space="preserve"> creation and</w:t>
      </w:r>
      <w:r w:rsidR="00C6421D" w:rsidRPr="00330EF4">
        <w:rPr>
          <w:rFonts w:cs="CMU Bright"/>
        </w:rPr>
        <w:t xml:space="preserve"> state transitions.</w:t>
      </w:r>
      <w:r w:rsidR="0030412B" w:rsidRPr="00330EF4">
        <w:rPr>
          <w:rFonts w:cs="CMU Bright"/>
        </w:rPr>
        <w:t xml:space="preserve"> Each of these </w:t>
      </w:r>
      <w:r w:rsidR="00A40D2D" w:rsidRPr="00330EF4">
        <w:rPr>
          <w:rFonts w:cs="CMU Bright"/>
        </w:rPr>
        <w:t>intermediator</w:t>
      </w:r>
      <w:r w:rsidR="0030412B" w:rsidRPr="00330EF4">
        <w:rPr>
          <w:rFonts w:cs="CMU Bright"/>
        </w:rPr>
        <w:t xml:space="preserve"> steps are introduced here and are explained in detail in further sections.</w:t>
      </w:r>
    </w:p>
    <w:p w14:paraId="5F78C4B5" w14:textId="3D843E53" w:rsidR="000B00A8" w:rsidRPr="00330EF4" w:rsidRDefault="000B00A8" w:rsidP="00EC688E">
      <w:pPr>
        <w:autoSpaceDE w:val="0"/>
        <w:autoSpaceDN w:val="0"/>
        <w:adjustRightInd w:val="0"/>
        <w:ind w:left="720"/>
        <w:rPr>
          <w:rFonts w:cs="CMU Bright"/>
        </w:rPr>
      </w:pPr>
      <w:r w:rsidRPr="00330EF4">
        <w:rPr>
          <w:rFonts w:cs="CMU Bright"/>
        </w:rPr>
        <w:t xml:space="preserve">The flow chart depicted in </w:t>
      </w:r>
      <w:r w:rsidR="00E5266E" w:rsidRPr="00330EF4">
        <w:rPr>
          <w:rFonts w:cs="CMU Bright"/>
        </w:rPr>
        <w:fldChar w:fldCharType="begin"/>
      </w:r>
      <w:r w:rsidR="00E5266E" w:rsidRPr="00330EF4">
        <w:rPr>
          <w:rFonts w:cs="CMU Bright"/>
        </w:rPr>
        <w:instrText xml:space="preserve"> REF _Ref528321086 \h </w:instrText>
      </w:r>
      <w:r w:rsidR="003871CA" w:rsidRPr="00330EF4">
        <w:rPr>
          <w:rFonts w:cs="CMU Bright"/>
        </w:rPr>
        <w:instrText xml:space="preserve"> \* MERGEFORMAT </w:instrText>
      </w:r>
      <w:r w:rsidR="00E5266E" w:rsidRPr="00330EF4">
        <w:rPr>
          <w:rFonts w:cs="CMU Bright"/>
        </w:rPr>
      </w:r>
      <w:r w:rsidR="00E5266E" w:rsidRPr="00330EF4">
        <w:rPr>
          <w:rFonts w:cs="CMU Bright"/>
        </w:rPr>
        <w:fldChar w:fldCharType="separate"/>
      </w:r>
      <w:r w:rsidR="009C4FE4" w:rsidRPr="00330EF4">
        <w:rPr>
          <w:rFonts w:cs="CMU Bright"/>
        </w:rPr>
        <w:t xml:space="preserve">Figure </w:t>
      </w:r>
      <w:r w:rsidR="009C4FE4">
        <w:rPr>
          <w:rFonts w:cs="CMU Bright"/>
          <w:noProof/>
        </w:rPr>
        <w:t>2</w:t>
      </w:r>
      <w:r w:rsidR="00E5266E" w:rsidRPr="00330EF4">
        <w:rPr>
          <w:rFonts w:cs="CMU Bright"/>
        </w:rPr>
        <w:fldChar w:fldCharType="end"/>
      </w:r>
      <w:r w:rsidR="00E5266E" w:rsidRPr="00330EF4">
        <w:rPr>
          <w:rFonts w:cs="CMU Bright"/>
        </w:rPr>
        <w:t xml:space="preserve"> </w:t>
      </w:r>
      <w:r w:rsidRPr="00330EF4">
        <w:rPr>
          <w:rFonts w:cs="CMU Bright"/>
        </w:rPr>
        <w:t xml:space="preserve">explains how the model works. The input GPS coordinates data with </w:t>
      </w:r>
      <w:r w:rsidR="009D1E34" w:rsidRPr="00330EF4">
        <w:rPr>
          <w:rFonts w:cs="CMU Bright"/>
        </w:rPr>
        <w:t xml:space="preserve">the </w:t>
      </w:r>
      <w:r w:rsidRPr="00330EF4">
        <w:rPr>
          <w:rFonts w:cs="CMU Bright"/>
        </w:rPr>
        <w:t xml:space="preserve">date and time information is fed to the algorithm. The algorithm keeps collecting the GPS points unit the end of a time-slot which is depicted using the “hour change” decision block. After the end of the time-slot, several steps are performed on these points from </w:t>
      </w:r>
      <w:r w:rsidR="002513E1" w:rsidRPr="00330EF4">
        <w:rPr>
          <w:rFonts w:cs="CMU Bright"/>
        </w:rPr>
        <w:t xml:space="preserve">the </w:t>
      </w:r>
      <w:r w:rsidRPr="00330EF4">
        <w:rPr>
          <w:rFonts w:cs="CMU Bright"/>
        </w:rPr>
        <w:t>previous hour. The several steps are:</w:t>
      </w:r>
    </w:p>
    <w:p w14:paraId="371F3E3A" w14:textId="5BB28999" w:rsidR="000B00A8"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 xml:space="preserve">Detect stay-points (also detect </w:t>
      </w:r>
      <w:r w:rsidR="006E268D" w:rsidRPr="00330EF4">
        <w:rPr>
          <w:rFonts w:cs="CMU Bright"/>
        </w:rPr>
        <w:t xml:space="preserve">the </w:t>
      </w:r>
      <w:r w:rsidRPr="00330EF4">
        <w:rPr>
          <w:rFonts w:cs="CMU Bright"/>
        </w:rPr>
        <w:t>start or end of the trajectory</w:t>
      </w:r>
      <w:r w:rsidR="006E268D" w:rsidRPr="00330EF4">
        <w:rPr>
          <w:rFonts w:cs="CMU Bright"/>
        </w:rPr>
        <w:t>.</w:t>
      </w:r>
      <w:r w:rsidRPr="00330EF4">
        <w:rPr>
          <w:rFonts w:cs="CMU Bright"/>
        </w:rPr>
        <w:t>)</w:t>
      </w:r>
    </w:p>
    <w:p w14:paraId="44A3152E" w14:textId="6B558DB1" w:rsidR="000B00A8" w:rsidRPr="00330EF4" w:rsidRDefault="00B26093" w:rsidP="00EC688E">
      <w:pPr>
        <w:pStyle w:val="ListParagraph"/>
        <w:numPr>
          <w:ilvl w:val="0"/>
          <w:numId w:val="1"/>
        </w:numPr>
        <w:autoSpaceDE w:val="0"/>
        <w:autoSpaceDN w:val="0"/>
        <w:adjustRightInd w:val="0"/>
        <w:ind w:left="1440"/>
        <w:contextualSpacing w:val="0"/>
        <w:rPr>
          <w:rFonts w:cs="CMU Bright"/>
        </w:rPr>
      </w:pPr>
      <w:r w:rsidRPr="00330EF4">
        <w:rPr>
          <w:rFonts w:cs="CMU Bright"/>
        </w:rPr>
        <w:t>Adjust</w:t>
      </w:r>
      <w:r w:rsidR="000B00A8" w:rsidRPr="00330EF4">
        <w:rPr>
          <w:rFonts w:cs="CMU Bright"/>
        </w:rPr>
        <w:t xml:space="preserve"> leaving time from one location and arriving time to another location based on speed and distance between them</w:t>
      </w:r>
      <w:r w:rsidR="006E268D" w:rsidRPr="00330EF4">
        <w:rPr>
          <w:rFonts w:cs="CMU Bright"/>
        </w:rPr>
        <w:t>.</w:t>
      </w:r>
    </w:p>
    <w:p w14:paraId="3F7064F2" w14:textId="6AC6163A" w:rsidR="000B00A8"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 xml:space="preserve">Group </w:t>
      </w:r>
      <w:r w:rsidR="006E268D" w:rsidRPr="00330EF4">
        <w:rPr>
          <w:rFonts w:cs="CMU Bright"/>
        </w:rPr>
        <w:t xml:space="preserve">the </w:t>
      </w:r>
      <w:r w:rsidRPr="00330EF4">
        <w:rPr>
          <w:rFonts w:cs="CMU Bright"/>
        </w:rPr>
        <w:t>stay-points to form states</w:t>
      </w:r>
      <w:r w:rsidR="00EE1F61" w:rsidRPr="00330EF4">
        <w:rPr>
          <w:rFonts w:cs="CMU Bright"/>
        </w:rPr>
        <w:t>.</w:t>
      </w:r>
    </w:p>
    <w:p w14:paraId="55DD6C95" w14:textId="795C97EA" w:rsidR="000B00A8"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Create time-slotted data from the states</w:t>
      </w:r>
      <w:r w:rsidR="00EE1F61" w:rsidRPr="00330EF4">
        <w:rPr>
          <w:rFonts w:cs="CMU Bright"/>
        </w:rPr>
        <w:t>.</w:t>
      </w:r>
    </w:p>
    <w:p w14:paraId="33B9B848" w14:textId="4F2CA1C3" w:rsidR="004B24DD"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 xml:space="preserve">Apply Markov chain for the </w:t>
      </w:r>
      <w:r w:rsidR="004343CB" w:rsidRPr="00330EF4">
        <w:rPr>
          <w:rFonts w:cs="CMU Bright"/>
        </w:rPr>
        <w:t>states</w:t>
      </w:r>
      <w:r w:rsidRPr="00330EF4">
        <w:rPr>
          <w:rFonts w:cs="CMU Bright"/>
        </w:rPr>
        <w:t xml:space="preserve"> available</w:t>
      </w:r>
      <w:r w:rsidR="00EE1F61" w:rsidRPr="00330EF4">
        <w:rPr>
          <w:rFonts w:cs="CMU Bright"/>
        </w:rPr>
        <w:t>.</w:t>
      </w:r>
    </w:p>
    <w:p w14:paraId="45D16CE9" w14:textId="3AE38DEF" w:rsidR="00C25A1C" w:rsidRPr="00330EF4" w:rsidRDefault="008979BB" w:rsidP="00B97FF2">
      <w:pPr>
        <w:keepNext/>
        <w:autoSpaceDE w:val="0"/>
        <w:autoSpaceDN w:val="0"/>
        <w:adjustRightInd w:val="0"/>
        <w:jc w:val="center"/>
        <w:rPr>
          <w:rFonts w:cs="CMU Bright"/>
        </w:rPr>
      </w:pPr>
      <w:r w:rsidRPr="00330EF4">
        <w:rPr>
          <w:rFonts w:cs="CMU Bright"/>
          <w:noProof/>
        </w:rPr>
        <w:lastRenderedPageBreak/>
        <w:drawing>
          <wp:inline distT="0" distB="0" distL="0" distR="0" wp14:anchorId="46C8CDC9" wp14:editId="2F302CA0">
            <wp:extent cx="5586735"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4531" cy="3134152"/>
                    </a:xfrm>
                    <a:prstGeom prst="rect">
                      <a:avLst/>
                    </a:prstGeom>
                  </pic:spPr>
                </pic:pic>
              </a:graphicData>
            </a:graphic>
          </wp:inline>
        </w:drawing>
      </w:r>
    </w:p>
    <w:p w14:paraId="2FC147CA" w14:textId="76FB84A2" w:rsidR="00C25A1C" w:rsidRPr="00330EF4" w:rsidRDefault="00C25A1C" w:rsidP="00EC688E">
      <w:pPr>
        <w:pStyle w:val="Caption"/>
        <w:jc w:val="center"/>
        <w:rPr>
          <w:rFonts w:cs="CMU Bright"/>
          <w:color w:val="auto"/>
        </w:rPr>
      </w:pPr>
      <w:bookmarkStart w:id="91" w:name="_Ref528321086"/>
      <w:bookmarkStart w:id="92" w:name="_Toc529179977"/>
      <w:bookmarkStart w:id="93" w:name="_Toc530914361"/>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w:t>
      </w:r>
      <w:r w:rsidRPr="00330EF4">
        <w:rPr>
          <w:rFonts w:cs="CMU Bright"/>
          <w:color w:val="auto"/>
        </w:rPr>
        <w:fldChar w:fldCharType="end"/>
      </w:r>
      <w:bookmarkEnd w:id="91"/>
      <w:r w:rsidRPr="00330EF4">
        <w:rPr>
          <w:rFonts w:cs="CMU Bright"/>
          <w:color w:val="auto"/>
        </w:rPr>
        <w:t xml:space="preserve"> Design Flow-chart</w:t>
      </w:r>
      <w:bookmarkEnd w:id="92"/>
      <w:bookmarkEnd w:id="93"/>
    </w:p>
    <w:p w14:paraId="6CEB9B40" w14:textId="325281BF" w:rsidR="00A81B6B" w:rsidRPr="00330EF4" w:rsidRDefault="00690BCA" w:rsidP="00EC688E">
      <w:pPr>
        <w:autoSpaceDE w:val="0"/>
        <w:autoSpaceDN w:val="0"/>
        <w:adjustRightInd w:val="0"/>
        <w:ind w:left="720"/>
        <w:rPr>
          <w:rFonts w:cs="CMU Bright"/>
        </w:rPr>
      </w:pPr>
      <w:r w:rsidRPr="00330EF4">
        <w:rPr>
          <w:rFonts w:cs="CMU Bright"/>
        </w:rPr>
        <w:t xml:space="preserve">The location coordinates </w:t>
      </w:r>
      <w:r w:rsidR="003E65E3" w:rsidRPr="00330EF4">
        <w:rPr>
          <w:rFonts w:cs="CMU Bright"/>
          <w:i/>
          <w:iCs/>
          <w:lang w:val="en-GB"/>
        </w:rPr>
        <w:t>P[x, y, d]</w:t>
      </w:r>
      <w:r w:rsidRPr="00330EF4">
        <w:rPr>
          <w:rFonts w:cs="CMU Bright"/>
          <w:i/>
          <w:iCs/>
          <w:lang w:val="en-GB"/>
        </w:rPr>
        <w:t xml:space="preserve"> </w:t>
      </w:r>
      <w:r w:rsidRPr="00330EF4">
        <w:rPr>
          <w:rFonts w:cs="CMU Bright"/>
          <w:iCs/>
          <w:lang w:val="en-GB"/>
        </w:rPr>
        <w:t xml:space="preserve">are received and after each </w:t>
      </w:r>
      <w:r w:rsidR="0037662C" w:rsidRPr="00330EF4">
        <w:rPr>
          <w:rFonts w:cs="CMU Bright"/>
          <w:iCs/>
          <w:lang w:val="en-GB"/>
        </w:rPr>
        <w:t>time-slot</w:t>
      </w:r>
      <w:r w:rsidRPr="00330EF4">
        <w:rPr>
          <w:rFonts w:cs="CMU Bright"/>
          <w:iCs/>
          <w:lang w:val="en-GB"/>
        </w:rPr>
        <w:t xml:space="preserve">, significant locations called stay-points are extracted. These stay-points represents “home”, “supermarket”, etc. </w:t>
      </w:r>
      <w:r w:rsidR="00CD0BCE" w:rsidRPr="00330EF4">
        <w:rPr>
          <w:rFonts w:cs="CMU Bright"/>
          <w:iCs/>
          <w:lang w:val="en-GB"/>
        </w:rPr>
        <w:t xml:space="preserve">Once the stay-points are extracted, each stay-point arrival time and leaving time is adjusted based on the distance and time between two consecutive stay-points. After this smoothing, the stay-points are clustered together to form states. These states used to form </w:t>
      </w:r>
      <w:r w:rsidR="00B13755" w:rsidRPr="00330EF4">
        <w:rPr>
          <w:rFonts w:cs="CMU Bright"/>
          <w:iCs/>
          <w:lang w:val="en-GB"/>
        </w:rPr>
        <w:t>time-slotted</w:t>
      </w:r>
      <w:r w:rsidR="00CD0BCE" w:rsidRPr="00330EF4">
        <w:rPr>
          <w:rFonts w:cs="CMU Bright"/>
          <w:iCs/>
          <w:lang w:val="en-GB"/>
        </w:rPr>
        <w:t xml:space="preserve"> data and finally forms the markov chain model. </w:t>
      </w:r>
      <w:r w:rsidR="00A64FC4" w:rsidRPr="00330EF4">
        <w:rPr>
          <w:rFonts w:cs="CMU Bright"/>
          <w:iCs/>
          <w:lang w:val="en-GB"/>
        </w:rPr>
        <w:t xml:space="preserve">This is just a quick introduction of the model. </w:t>
      </w:r>
      <w:r w:rsidR="00A81B6B" w:rsidRPr="00330EF4">
        <w:rPr>
          <w:rFonts w:cs="CMU Bright"/>
        </w:rPr>
        <w:t xml:space="preserve">Each of these elements </w:t>
      </w:r>
      <w:r w:rsidR="007F5108" w:rsidRPr="00330EF4">
        <w:rPr>
          <w:rFonts w:cs="CMU Bright"/>
        </w:rPr>
        <w:t xml:space="preserve">are </w:t>
      </w:r>
      <w:r w:rsidR="00A81B6B" w:rsidRPr="00330EF4">
        <w:rPr>
          <w:rFonts w:cs="CMU Bright"/>
        </w:rPr>
        <w:t xml:space="preserve">explained in detail in </w:t>
      </w:r>
      <w:r w:rsidR="007F5108" w:rsidRPr="00330EF4">
        <w:rPr>
          <w:rFonts w:cs="CMU Bright"/>
        </w:rPr>
        <w:t xml:space="preserve">the </w:t>
      </w:r>
      <w:r w:rsidR="00A81B6B" w:rsidRPr="00330EF4">
        <w:rPr>
          <w:rFonts w:cs="CMU Bright"/>
        </w:rPr>
        <w:t xml:space="preserve">further chapters. </w:t>
      </w:r>
    </w:p>
    <w:p w14:paraId="794B04D2" w14:textId="2032A970" w:rsidR="001419E1" w:rsidRPr="00330EF4" w:rsidRDefault="001419E1" w:rsidP="001419E1">
      <w:pPr>
        <w:ind w:left="720"/>
        <w:rPr>
          <w:rFonts w:cs="CMU Bright"/>
        </w:rPr>
      </w:pPr>
      <w:r w:rsidRPr="00330EF4">
        <w:rPr>
          <w:rFonts w:cs="CMU Bright"/>
        </w:rPr>
        <w:t>In this thesis, we present a location prediction model. The location-based data acts as input for the model and forms a prediction model as an output. This model is then used to make future location predictions with confidence percentages, based on a known location as input. The location data used is from Microsoft Geolife data</w:t>
      </w:r>
      <w:sdt>
        <w:sdtPr>
          <w:rPr>
            <w:rFonts w:cs="CMU Bright"/>
          </w:rPr>
          <w:id w:val="1795785221"/>
          <w:citation/>
        </w:sdtPr>
        <w:sdtContent>
          <w:r w:rsidR="00904F41" w:rsidRPr="00330EF4">
            <w:rPr>
              <w:rFonts w:cs="CMU Bright"/>
            </w:rPr>
            <w:fldChar w:fldCharType="begin"/>
          </w:r>
          <w:r w:rsidR="007241BF">
            <w:rPr>
              <w:rFonts w:cs="CMU Bright"/>
            </w:rPr>
            <w:instrText xml:space="preserve">CITATION YuZ09 \l 1031 </w:instrText>
          </w:r>
          <w:r w:rsidR="00904F41" w:rsidRPr="00330EF4">
            <w:rPr>
              <w:rFonts w:cs="CMU Bright"/>
            </w:rPr>
            <w:fldChar w:fldCharType="separate"/>
          </w:r>
          <w:r w:rsidR="007241BF">
            <w:rPr>
              <w:rFonts w:cs="CMU Bright"/>
              <w:noProof/>
            </w:rPr>
            <w:t xml:space="preserve"> </w:t>
          </w:r>
          <w:r w:rsidR="007241BF" w:rsidRPr="007241BF">
            <w:rPr>
              <w:rFonts w:cs="CMU Bright"/>
              <w:noProof/>
            </w:rPr>
            <w:t>[1]</w:t>
          </w:r>
          <w:r w:rsidR="00904F41" w:rsidRPr="00330EF4">
            <w:rPr>
              <w:rFonts w:cs="CMU Bright"/>
            </w:rPr>
            <w:fldChar w:fldCharType="end"/>
          </w:r>
        </w:sdtContent>
      </w:sdt>
      <w:sdt>
        <w:sdtPr>
          <w:rPr>
            <w:rFonts w:cs="CMU Bright"/>
          </w:rPr>
          <w:id w:val="2134835877"/>
          <w:citation/>
        </w:sdtPr>
        <w:sdtContent>
          <w:r w:rsidR="00904F41" w:rsidRPr="00330EF4">
            <w:rPr>
              <w:rFonts w:cs="CMU Bright"/>
            </w:rPr>
            <w:fldChar w:fldCharType="begin"/>
          </w:r>
          <w:r w:rsidR="007241BF">
            <w:rPr>
              <w:rFonts w:cs="CMU Bright"/>
            </w:rPr>
            <w:instrText xml:space="preserve">CITATION YuZ08 \l 1031 </w:instrText>
          </w:r>
          <w:r w:rsidR="00904F41" w:rsidRPr="00330EF4">
            <w:rPr>
              <w:rFonts w:cs="CMU Bright"/>
            </w:rPr>
            <w:fldChar w:fldCharType="separate"/>
          </w:r>
          <w:r w:rsidR="007241BF">
            <w:rPr>
              <w:rFonts w:cs="CMU Bright"/>
              <w:noProof/>
            </w:rPr>
            <w:t xml:space="preserve"> </w:t>
          </w:r>
          <w:r w:rsidR="007241BF" w:rsidRPr="007241BF">
            <w:rPr>
              <w:rFonts w:cs="CMU Bright"/>
              <w:noProof/>
            </w:rPr>
            <w:t>[2]</w:t>
          </w:r>
          <w:r w:rsidR="00904F41" w:rsidRPr="00330EF4">
            <w:rPr>
              <w:rFonts w:cs="CMU Bright"/>
            </w:rPr>
            <w:fldChar w:fldCharType="end"/>
          </w:r>
        </w:sdtContent>
      </w:sdt>
      <w:sdt>
        <w:sdtPr>
          <w:rPr>
            <w:rFonts w:cs="CMU Bright"/>
          </w:rPr>
          <w:id w:val="1343662562"/>
          <w:citation/>
        </w:sdtPr>
        <w:sdtContent>
          <w:r w:rsidR="00904F41" w:rsidRPr="00330EF4">
            <w:rPr>
              <w:rFonts w:cs="CMU Bright"/>
            </w:rPr>
            <w:fldChar w:fldCharType="begin"/>
          </w:r>
          <w:r w:rsidR="007241BF">
            <w:rPr>
              <w:rFonts w:cs="CMU Bright"/>
            </w:rPr>
            <w:instrText xml:space="preserve">CITATION YuZ10 \l 1031 </w:instrText>
          </w:r>
          <w:r w:rsidR="00904F41" w:rsidRPr="00330EF4">
            <w:rPr>
              <w:rFonts w:cs="CMU Bright"/>
            </w:rPr>
            <w:fldChar w:fldCharType="separate"/>
          </w:r>
          <w:r w:rsidR="007241BF">
            <w:rPr>
              <w:rFonts w:cs="CMU Bright"/>
              <w:noProof/>
            </w:rPr>
            <w:t xml:space="preserve"> </w:t>
          </w:r>
          <w:r w:rsidR="007241BF" w:rsidRPr="007241BF">
            <w:rPr>
              <w:rFonts w:cs="CMU Bright"/>
              <w:noProof/>
            </w:rPr>
            <w:t>[3]</w:t>
          </w:r>
          <w:r w:rsidR="00904F41" w:rsidRPr="00330EF4">
            <w:rPr>
              <w:rFonts w:cs="CMU Bright"/>
            </w:rPr>
            <w:fldChar w:fldCharType="end"/>
          </w:r>
        </w:sdtContent>
      </w:sdt>
      <w:r w:rsidRPr="00330EF4">
        <w:rPr>
          <w:rFonts w:cs="CMU Bright"/>
        </w:rPr>
        <w:t xml:space="preserve"> of 182 users for 5 years.</w:t>
      </w:r>
    </w:p>
    <w:p w14:paraId="44FB0640" w14:textId="4C6BF8EF" w:rsidR="00335B77" w:rsidRPr="00330EF4" w:rsidRDefault="001419E1" w:rsidP="00335B77">
      <w:pPr>
        <w:autoSpaceDE w:val="0"/>
        <w:autoSpaceDN w:val="0"/>
        <w:adjustRightInd w:val="0"/>
        <w:ind w:left="720"/>
        <w:rPr>
          <w:rFonts w:cs="CMU Bright"/>
        </w:rPr>
      </w:pPr>
      <w:r w:rsidRPr="00330EF4">
        <w:rPr>
          <w:rFonts w:cs="CMU Bright"/>
        </w:rPr>
        <w:t xml:space="preserve">This algorithm is designed to predict human locations in a real-world scenario. We use this location prediction model to predict the future locations with confidence percentages. </w:t>
      </w:r>
    </w:p>
    <w:p w14:paraId="27CAB53A" w14:textId="7C57D7E3" w:rsidR="00D05445" w:rsidRPr="00330EF4" w:rsidRDefault="00673338" w:rsidP="00673338">
      <w:pPr>
        <w:pStyle w:val="Heading3"/>
        <w:spacing w:after="240"/>
        <w:ind w:firstLine="720"/>
        <w:rPr>
          <w:rFonts w:ascii="CMU Bright" w:hAnsi="CMU Bright" w:cs="CMU Bright"/>
          <w:color w:val="auto"/>
        </w:rPr>
      </w:pPr>
      <w:bookmarkStart w:id="94" w:name="_Toc530914317"/>
      <w:commentRangeStart w:id="95"/>
      <w:r w:rsidRPr="00330EF4">
        <w:rPr>
          <w:rFonts w:ascii="CMU Bright" w:hAnsi="CMU Bright" w:cs="CMU Bright"/>
          <w:color w:val="auto"/>
        </w:rPr>
        <w:t>3.1</w:t>
      </w:r>
      <w:r w:rsidR="00335B77" w:rsidRPr="00330EF4">
        <w:rPr>
          <w:rFonts w:ascii="CMU Bright" w:hAnsi="CMU Bright" w:cs="CMU Bright"/>
          <w:color w:val="auto"/>
        </w:rPr>
        <w:t>.</w:t>
      </w:r>
      <w:r w:rsidRPr="00330EF4">
        <w:rPr>
          <w:rFonts w:ascii="CMU Bright" w:hAnsi="CMU Bright" w:cs="CMU Bright"/>
          <w:color w:val="auto"/>
        </w:rPr>
        <w:t>2</w:t>
      </w:r>
      <w:r w:rsidR="00335B77" w:rsidRPr="00330EF4">
        <w:rPr>
          <w:rFonts w:ascii="CMU Bright" w:hAnsi="CMU Bright" w:cs="CMU Bright"/>
          <w:color w:val="auto"/>
        </w:rPr>
        <w:t xml:space="preserve"> </w:t>
      </w:r>
      <w:r w:rsidR="003E00A6" w:rsidRPr="00330EF4">
        <w:rPr>
          <w:rFonts w:ascii="CMU Bright" w:hAnsi="CMU Bright" w:cs="CMU Bright"/>
          <w:color w:val="auto"/>
        </w:rPr>
        <w:t>Components</w:t>
      </w:r>
      <w:bookmarkEnd w:id="94"/>
      <w:r w:rsidR="003E00A6" w:rsidRPr="00330EF4">
        <w:rPr>
          <w:rFonts w:ascii="CMU Bright" w:hAnsi="CMU Bright" w:cs="CMU Bright"/>
          <w:color w:val="auto"/>
        </w:rPr>
        <w:t xml:space="preserve"> </w:t>
      </w:r>
      <w:commentRangeEnd w:id="95"/>
      <w:r w:rsidR="00BF4937">
        <w:rPr>
          <w:rStyle w:val="CommentReference"/>
          <w:rFonts w:ascii="CMU Bright" w:eastAsiaTheme="minorHAnsi" w:hAnsi="CMU Bright" w:cstheme="majorHAnsi"/>
          <w:color w:val="auto"/>
        </w:rPr>
        <w:commentReference w:id="95"/>
      </w:r>
    </w:p>
    <w:p w14:paraId="30938849" w14:textId="425EA6CB" w:rsidR="00D05445" w:rsidRPr="00330EF4" w:rsidRDefault="00D05445" w:rsidP="00673338">
      <w:pPr>
        <w:pStyle w:val="ListParagraph"/>
        <w:spacing w:after="240"/>
        <w:contextualSpacing w:val="0"/>
        <w:rPr>
          <w:rFonts w:cs="CMU Bright"/>
        </w:rPr>
      </w:pPr>
      <w:r w:rsidRPr="00330EF4">
        <w:rPr>
          <w:rFonts w:cs="CMU Bright"/>
        </w:rPr>
        <w:t>In the model, the location data is</w:t>
      </w:r>
      <w:r w:rsidR="00375CD2" w:rsidRPr="00330EF4">
        <w:rPr>
          <w:rFonts w:cs="CMU Bright"/>
        </w:rPr>
        <w:t xml:space="preserve"> made</w:t>
      </w:r>
      <w:r w:rsidRPr="00330EF4">
        <w:rPr>
          <w:rFonts w:cs="CMU Bright"/>
        </w:rPr>
        <w:t xml:space="preserve"> input as an online GPS location data on a mobile system. This is to simulate how user share</w:t>
      </w:r>
      <w:r w:rsidR="00825C91" w:rsidRPr="00330EF4">
        <w:rPr>
          <w:rFonts w:cs="CMU Bright"/>
        </w:rPr>
        <w:t>s</w:t>
      </w:r>
      <w:r w:rsidRPr="00330EF4">
        <w:rPr>
          <w:rFonts w:cs="CMU Bright"/>
        </w:rPr>
        <w:t xml:space="preserve"> the location d</w:t>
      </w:r>
      <w:r w:rsidR="002F28C8" w:rsidRPr="00330EF4">
        <w:rPr>
          <w:rFonts w:cs="CMU Bright"/>
        </w:rPr>
        <w:t xml:space="preserve">etails </w:t>
      </w:r>
      <w:r w:rsidRPr="00330EF4">
        <w:rPr>
          <w:rFonts w:cs="CMU Bright"/>
        </w:rPr>
        <w:t xml:space="preserve">with other Location Based applications like Google+, Facebook, etc. These locations are sampled and the noise (travelling locations or short stay locations like post-office visit) are removed. This makes sure that the markov model is built on stable </w:t>
      </w:r>
      <w:r w:rsidR="00997E73" w:rsidRPr="00330EF4">
        <w:rPr>
          <w:rFonts w:cs="CMU Bright"/>
        </w:rPr>
        <w:t xml:space="preserve">and </w:t>
      </w:r>
      <w:r w:rsidRPr="00330EF4">
        <w:rPr>
          <w:rFonts w:cs="CMU Bright"/>
        </w:rPr>
        <w:t xml:space="preserve">longer stayed locations which are later formed as states. </w:t>
      </w:r>
    </w:p>
    <w:p w14:paraId="229E833E" w14:textId="67176718" w:rsidR="0090464B" w:rsidRPr="00330EF4" w:rsidRDefault="0090464B" w:rsidP="00EC688E">
      <w:pPr>
        <w:pStyle w:val="ListParagraph"/>
        <w:contextualSpacing w:val="0"/>
        <w:rPr>
          <w:rFonts w:cs="CMU Bright"/>
        </w:rPr>
      </w:pPr>
      <w:commentRangeStart w:id="96"/>
      <w:r w:rsidRPr="00330EF4">
        <w:rPr>
          <w:rFonts w:cs="CMU Bright"/>
        </w:rPr>
        <w:t>The</w:t>
      </w:r>
      <w:r w:rsidR="00206C19" w:rsidRPr="00330EF4">
        <w:rPr>
          <w:rFonts w:cs="CMU Bright"/>
        </w:rPr>
        <w:t>se</w:t>
      </w:r>
      <w:r w:rsidRPr="00330EF4">
        <w:rPr>
          <w:rFonts w:cs="CMU Bright"/>
        </w:rPr>
        <w:t xml:space="preserve"> location coordinates are read from Geolife dataset user files</w:t>
      </w:r>
      <w:r w:rsidR="00715BA5" w:rsidRPr="00330EF4">
        <w:rPr>
          <w:rFonts w:cs="CMU Bright"/>
        </w:rPr>
        <w:t xml:space="preserve"> in an online manner</w:t>
      </w:r>
      <w:r w:rsidRPr="00330EF4">
        <w:rPr>
          <w:rFonts w:cs="CMU Bright"/>
        </w:rPr>
        <w:t xml:space="preserve">. </w:t>
      </w:r>
      <w:commentRangeEnd w:id="96"/>
      <w:r w:rsidR="00B1379B">
        <w:rPr>
          <w:rStyle w:val="CommentReference"/>
        </w:rPr>
        <w:commentReference w:id="96"/>
      </w:r>
      <w:r w:rsidRPr="00330EF4">
        <w:rPr>
          <w:rFonts w:cs="CMU Bright"/>
        </w:rPr>
        <w:t xml:space="preserve">This location data has latitude, longitude, </w:t>
      </w:r>
      <w:proofErr w:type="gramStart"/>
      <w:r w:rsidRPr="00330EF4">
        <w:rPr>
          <w:rFonts w:cs="CMU Bright"/>
        </w:rPr>
        <w:t>date</w:t>
      </w:r>
      <w:proofErr w:type="gramEnd"/>
      <w:r w:rsidR="002F1B3C" w:rsidRPr="00330EF4">
        <w:rPr>
          <w:rFonts w:cs="CMU Bright"/>
        </w:rPr>
        <w:t xml:space="preserve"> and</w:t>
      </w:r>
      <w:r w:rsidRPr="00330EF4">
        <w:rPr>
          <w:rFonts w:cs="CMU Bright"/>
        </w:rPr>
        <w:t xml:space="preserve"> time information along with other information. This location coordinates are read in an online manner to extract the locations where </w:t>
      </w:r>
      <w:r w:rsidR="00206C19" w:rsidRPr="00330EF4">
        <w:rPr>
          <w:rFonts w:cs="CMU Bright"/>
        </w:rPr>
        <w:t xml:space="preserve">the </w:t>
      </w:r>
      <w:r w:rsidRPr="00330EF4">
        <w:rPr>
          <w:rFonts w:cs="CMU Bright"/>
        </w:rPr>
        <w:t xml:space="preserve">user has spent more time. These locations are called stay-points </w:t>
      </w:r>
      <w:r w:rsidR="002108FB" w:rsidRPr="00330EF4">
        <w:rPr>
          <w:rFonts w:cs="CMU Bright"/>
        </w:rPr>
        <w:t>sp</w:t>
      </w:r>
      <w:r w:rsidRPr="00330EF4">
        <w:rPr>
          <w:rFonts w:cs="CMU Bright"/>
        </w:rPr>
        <w:t>. The extra</w:t>
      </w:r>
      <w:r w:rsidR="002108FB" w:rsidRPr="00330EF4">
        <w:rPr>
          <w:rFonts w:cs="CMU Bright"/>
        </w:rPr>
        <w:t>ction</w:t>
      </w:r>
      <w:r w:rsidRPr="00330EF4">
        <w:rPr>
          <w:rFonts w:cs="CMU Bright"/>
        </w:rPr>
        <w:t xml:space="preserve"> of stay-points </w:t>
      </w:r>
      <w:r w:rsidR="002108FB" w:rsidRPr="00330EF4">
        <w:rPr>
          <w:rFonts w:cs="CMU Bright"/>
        </w:rPr>
        <w:t>is</w:t>
      </w:r>
      <w:r w:rsidRPr="00330EF4">
        <w:rPr>
          <w:rFonts w:cs="CMU Bright"/>
        </w:rPr>
        <w:t xml:space="preserve"> stored as </w:t>
      </w:r>
      <w:r w:rsidR="00051747" w:rsidRPr="00330EF4">
        <w:rPr>
          <w:rFonts w:cs="CMU Bright"/>
        </w:rPr>
        <w:lastRenderedPageBreak/>
        <w:t>{sp</w:t>
      </w:r>
      <w:r w:rsidR="00997E73" w:rsidRPr="00330EF4">
        <w:rPr>
          <w:rFonts w:cs="CMU Bright"/>
          <w:vertAlign w:val="subscript"/>
        </w:rPr>
        <w:t>1</w:t>
      </w:r>
      <w:r w:rsidRPr="00330EF4">
        <w:rPr>
          <w:rFonts w:cs="CMU Bright"/>
        </w:rPr>
        <w:t xml:space="preserve">, </w:t>
      </w:r>
      <w:r w:rsidR="00051747" w:rsidRPr="00330EF4">
        <w:rPr>
          <w:rFonts w:cs="CMU Bright"/>
        </w:rPr>
        <w:t>ap</w:t>
      </w:r>
      <w:r w:rsidR="00997E73" w:rsidRPr="00330EF4">
        <w:rPr>
          <w:rFonts w:cs="CMU Bright"/>
          <w:vertAlign w:val="subscript"/>
        </w:rPr>
        <w:t>2</w:t>
      </w:r>
      <w:r w:rsidRPr="00330EF4">
        <w:rPr>
          <w:rFonts w:cs="CMU Bright"/>
        </w:rPr>
        <w:t xml:space="preserve">, … </w:t>
      </w:r>
      <w:r w:rsidR="00051747" w:rsidRPr="00330EF4">
        <w:rPr>
          <w:rFonts w:cs="CMU Bright"/>
        </w:rPr>
        <w:t>sp</w:t>
      </w:r>
      <w:r w:rsidR="00997E73" w:rsidRPr="00330EF4">
        <w:rPr>
          <w:rFonts w:cs="CMU Bright"/>
          <w:vertAlign w:val="subscript"/>
        </w:rPr>
        <w:t>n</w:t>
      </w:r>
      <w:r w:rsidR="00051747" w:rsidRPr="00330EF4">
        <w:rPr>
          <w:rFonts w:cs="CMU Bright"/>
        </w:rPr>
        <w:t>}</w:t>
      </w:r>
      <w:r w:rsidRPr="00330EF4">
        <w:rPr>
          <w:rFonts w:cs="CMU Bright"/>
        </w:rPr>
        <w:t xml:space="preserve">. These stay-points are the significant places for this user which has </w:t>
      </w:r>
      <w:r w:rsidR="008379C2" w:rsidRPr="00330EF4">
        <w:rPr>
          <w:rFonts w:cs="CMU Bright"/>
        </w:rPr>
        <w:t>semantic meaning behind the location coordinates specific to th</w:t>
      </w:r>
      <w:r w:rsidR="004F4C5D" w:rsidRPr="00330EF4">
        <w:rPr>
          <w:rFonts w:cs="CMU Bright"/>
        </w:rPr>
        <w:t>e</w:t>
      </w:r>
      <w:r w:rsidR="008379C2" w:rsidRPr="00330EF4">
        <w:rPr>
          <w:rFonts w:cs="CMU Bright"/>
        </w:rPr>
        <w:t xml:space="preserve"> user. </w:t>
      </w:r>
    </w:p>
    <w:p w14:paraId="0A9CBEC2" w14:textId="6566FA30" w:rsidR="001F5C42" w:rsidRPr="00330EF4" w:rsidRDefault="001F5C42" w:rsidP="00EC688E">
      <w:pPr>
        <w:pStyle w:val="ListParagraph"/>
        <w:contextualSpacing w:val="0"/>
        <w:rPr>
          <w:rFonts w:cs="CMU Bright"/>
        </w:rPr>
      </w:pPr>
      <w:r w:rsidRPr="00330EF4">
        <w:rPr>
          <w:rFonts w:cs="CMU Bright"/>
        </w:rPr>
        <w:t xml:space="preserve">Once the stay-point is extracted, we snap these stay-points to states which forms </w:t>
      </w:r>
      <w:r w:rsidR="0093133E" w:rsidRPr="00330EF4">
        <w:rPr>
          <w:rFonts w:cs="CMU Bright"/>
        </w:rPr>
        <w:t>st</w:t>
      </w:r>
      <w:r w:rsidR="00997E73" w:rsidRPr="00330EF4">
        <w:rPr>
          <w:rFonts w:cs="CMU Bright"/>
        </w:rPr>
        <w:t xml:space="preserve"> = {st</w:t>
      </w:r>
      <w:r w:rsidR="00997E73" w:rsidRPr="00330EF4">
        <w:rPr>
          <w:rFonts w:cs="CMU Bright"/>
          <w:vertAlign w:val="subscript"/>
        </w:rPr>
        <w:t>1</w:t>
      </w:r>
      <w:r w:rsidR="00997E73" w:rsidRPr="00330EF4">
        <w:rPr>
          <w:rFonts w:cs="CMU Bright"/>
        </w:rPr>
        <w:t>, st</w:t>
      </w:r>
      <w:r w:rsidR="00997E73" w:rsidRPr="00330EF4">
        <w:rPr>
          <w:rFonts w:cs="CMU Bright"/>
          <w:vertAlign w:val="subscript"/>
        </w:rPr>
        <w:t>2</w:t>
      </w:r>
      <w:r w:rsidR="00997E73" w:rsidRPr="00330EF4">
        <w:rPr>
          <w:rFonts w:cs="CMU Bright"/>
        </w:rPr>
        <w:t>, …st</w:t>
      </w:r>
      <w:r w:rsidR="00997E73" w:rsidRPr="00330EF4">
        <w:rPr>
          <w:rFonts w:cs="CMU Bright"/>
          <w:vertAlign w:val="subscript"/>
        </w:rPr>
        <w:t>n</w:t>
      </w:r>
      <w:r w:rsidR="00997E73" w:rsidRPr="00330EF4">
        <w:rPr>
          <w:rFonts w:cs="CMU Bright"/>
        </w:rPr>
        <w:t>}</w:t>
      </w:r>
      <w:r w:rsidRPr="00330EF4">
        <w:rPr>
          <w:rFonts w:cs="CMU Bright"/>
        </w:rPr>
        <w:t>.</w:t>
      </w:r>
      <w:r w:rsidR="00A61236" w:rsidRPr="00330EF4">
        <w:rPr>
          <w:rFonts w:cs="CMU Bright"/>
        </w:rPr>
        <w:t xml:space="preserve"> The states st are simply combining the similar stay-points based on their geographical distance from each other.</w:t>
      </w:r>
      <w:r w:rsidRPr="00330EF4">
        <w:rPr>
          <w:rFonts w:cs="CMU Bright"/>
        </w:rPr>
        <w:t xml:space="preserve"> </w:t>
      </w:r>
      <w:r w:rsidR="001C376C" w:rsidRPr="00330EF4">
        <w:rPr>
          <w:rFonts w:cs="CMU Bright"/>
        </w:rPr>
        <w:t xml:space="preserve">If there </w:t>
      </w:r>
      <w:r w:rsidR="00406D0C" w:rsidRPr="00330EF4">
        <w:rPr>
          <w:rFonts w:cs="CMU Bright"/>
        </w:rPr>
        <w:t xml:space="preserve">is already a state </w:t>
      </w:r>
      <w:r w:rsidR="001C376C" w:rsidRPr="00330EF4">
        <w:rPr>
          <w:rFonts w:cs="CMU Bright"/>
        </w:rPr>
        <w:t>exist</w:t>
      </w:r>
      <w:r w:rsidR="00406D0C" w:rsidRPr="00330EF4">
        <w:rPr>
          <w:rFonts w:cs="CMU Bright"/>
        </w:rPr>
        <w:t>ing</w:t>
      </w:r>
      <w:r w:rsidR="000125BE" w:rsidRPr="00330EF4">
        <w:rPr>
          <w:rFonts w:cs="CMU Bright"/>
        </w:rPr>
        <w:t>,</w:t>
      </w:r>
      <w:r w:rsidR="001C376C" w:rsidRPr="00330EF4">
        <w:rPr>
          <w:rFonts w:cs="CMU Bright"/>
        </w:rPr>
        <w:t xml:space="preserve"> </w:t>
      </w:r>
      <w:r w:rsidR="00406D0C" w:rsidRPr="00330EF4">
        <w:rPr>
          <w:rFonts w:cs="CMU Bright"/>
        </w:rPr>
        <w:t>which is close-by to the new</w:t>
      </w:r>
      <w:r w:rsidR="001C376C" w:rsidRPr="00330EF4">
        <w:rPr>
          <w:rFonts w:cs="CMU Bright"/>
        </w:rPr>
        <w:t xml:space="preserve"> stay-point location, it is snapped to the existing state. If a new location stay-point is found, a new state is formed.</w:t>
      </w:r>
      <w:r w:rsidR="00295D2A" w:rsidRPr="00330EF4">
        <w:rPr>
          <w:rFonts w:cs="CMU Bright"/>
        </w:rPr>
        <w:t xml:space="preserve"> </w:t>
      </w:r>
      <w:r w:rsidRPr="00330EF4">
        <w:rPr>
          <w:rFonts w:cs="CMU Bright"/>
        </w:rPr>
        <w:t>Once we have the states, we create time</w:t>
      </w:r>
      <w:r w:rsidR="00297333" w:rsidRPr="00330EF4">
        <w:rPr>
          <w:rFonts w:cs="CMU Bright"/>
        </w:rPr>
        <w:t>-</w:t>
      </w:r>
      <w:r w:rsidRPr="00330EF4">
        <w:rPr>
          <w:rFonts w:cs="CMU Bright"/>
        </w:rPr>
        <w:t xml:space="preserve">slotted states for each hour as shown in </w:t>
      </w:r>
      <w:r w:rsidR="00CF74C5" w:rsidRPr="00330EF4">
        <w:rPr>
          <w:rFonts w:cs="CMU Bright"/>
        </w:rPr>
        <w:fldChar w:fldCharType="begin"/>
      </w:r>
      <w:r w:rsidR="00CF74C5" w:rsidRPr="00330EF4">
        <w:rPr>
          <w:rFonts w:cs="CMU Bright"/>
        </w:rPr>
        <w:instrText xml:space="preserve"> REF _Ref528321145 \h </w:instrText>
      </w:r>
      <w:r w:rsidR="003871CA" w:rsidRPr="00330EF4">
        <w:rPr>
          <w:rFonts w:cs="CMU Bright"/>
        </w:rPr>
        <w:instrText xml:space="preserve"> \* MERGEFORMAT </w:instrText>
      </w:r>
      <w:r w:rsidR="00CF74C5" w:rsidRPr="00330EF4">
        <w:rPr>
          <w:rFonts w:cs="CMU Bright"/>
        </w:rPr>
      </w:r>
      <w:r w:rsidR="00CF74C5" w:rsidRPr="00330EF4">
        <w:rPr>
          <w:rFonts w:cs="CMU Bright"/>
        </w:rPr>
        <w:fldChar w:fldCharType="separate"/>
      </w:r>
      <w:r w:rsidR="009C4FE4" w:rsidRPr="00330EF4">
        <w:rPr>
          <w:rFonts w:cs="CMU Bright"/>
        </w:rPr>
        <w:t xml:space="preserve">Figure </w:t>
      </w:r>
      <w:r w:rsidR="009C4FE4">
        <w:rPr>
          <w:rFonts w:cs="CMU Bright"/>
          <w:noProof/>
        </w:rPr>
        <w:t>3</w:t>
      </w:r>
      <w:r w:rsidR="00CF74C5" w:rsidRPr="00330EF4">
        <w:rPr>
          <w:rFonts w:cs="CMU Bright"/>
        </w:rPr>
        <w:fldChar w:fldCharType="end"/>
      </w:r>
      <w:r w:rsidRPr="00330EF4">
        <w:rPr>
          <w:rFonts w:cs="CMU Bright"/>
        </w:rPr>
        <w:t>.</w:t>
      </w:r>
      <w:r w:rsidR="00BF66F8" w:rsidRPr="00330EF4">
        <w:rPr>
          <w:rFonts w:cs="CMU Bright"/>
        </w:rPr>
        <w:t xml:space="preserve"> The top layer depicts the incoming location points. The longer stayed locations are tracked down as stay-points as shown in the second layer</w:t>
      </w:r>
      <w:r w:rsidR="0055538C" w:rsidRPr="00330EF4">
        <w:rPr>
          <w:rFonts w:cs="CMU Bright"/>
        </w:rPr>
        <w:t xml:space="preserve"> of the </w:t>
      </w:r>
      <w:r w:rsidR="0055538C" w:rsidRPr="00330EF4">
        <w:rPr>
          <w:rFonts w:cs="CMU Bright"/>
        </w:rPr>
        <w:fldChar w:fldCharType="begin"/>
      </w:r>
      <w:r w:rsidR="0055538C" w:rsidRPr="00330EF4">
        <w:rPr>
          <w:rFonts w:cs="CMU Bright"/>
        </w:rPr>
        <w:instrText xml:space="preserve"> REF _Ref528321145 \h </w:instrText>
      </w:r>
      <w:r w:rsidR="00ED4E04" w:rsidRPr="00330EF4">
        <w:rPr>
          <w:rFonts w:cs="CMU Bright"/>
        </w:rPr>
        <w:instrText xml:space="preserve"> \* MERGEFORMAT </w:instrText>
      </w:r>
      <w:r w:rsidR="0055538C" w:rsidRPr="00330EF4">
        <w:rPr>
          <w:rFonts w:cs="CMU Bright"/>
        </w:rPr>
      </w:r>
      <w:r w:rsidR="0055538C" w:rsidRPr="00330EF4">
        <w:rPr>
          <w:rFonts w:cs="CMU Bright"/>
        </w:rPr>
        <w:fldChar w:fldCharType="separate"/>
      </w:r>
      <w:r w:rsidR="009C4FE4" w:rsidRPr="00330EF4">
        <w:rPr>
          <w:rFonts w:cs="CMU Bright"/>
        </w:rPr>
        <w:t xml:space="preserve">Figure </w:t>
      </w:r>
      <w:r w:rsidR="009C4FE4">
        <w:rPr>
          <w:rFonts w:cs="CMU Bright"/>
          <w:noProof/>
        </w:rPr>
        <w:t>3</w:t>
      </w:r>
      <w:r w:rsidR="0055538C" w:rsidRPr="00330EF4">
        <w:rPr>
          <w:rFonts w:cs="CMU Bright"/>
        </w:rPr>
        <w:fldChar w:fldCharType="end"/>
      </w:r>
      <w:r w:rsidR="0055538C" w:rsidRPr="00330EF4">
        <w:rPr>
          <w:rFonts w:cs="CMU Bright"/>
        </w:rPr>
        <w:t>. The stay-points are combined, and the states are formed as the next step. These states are then arranged with in their corresponding time-slot</w:t>
      </w:r>
      <w:r w:rsidR="00B13755" w:rsidRPr="00330EF4">
        <w:rPr>
          <w:rFonts w:cs="CMU Bright"/>
        </w:rPr>
        <w:t xml:space="preserve"> which forms the time-slotted data</w:t>
      </w:r>
      <w:r w:rsidR="00E429D0" w:rsidRPr="00330EF4">
        <w:rPr>
          <w:rFonts w:cs="CMU Bright"/>
        </w:rPr>
        <w:t>.</w:t>
      </w:r>
    </w:p>
    <w:p w14:paraId="63BFC430" w14:textId="6441BA9D" w:rsidR="00305CFB" w:rsidRPr="00330EF4" w:rsidRDefault="00051747" w:rsidP="00EC688E">
      <w:pPr>
        <w:pStyle w:val="ListParagraph"/>
        <w:contextualSpacing w:val="0"/>
        <w:rPr>
          <w:rFonts w:cs="CMU Bright"/>
        </w:rPr>
      </w:pPr>
      <w:r w:rsidRPr="00330EF4">
        <w:rPr>
          <w:rFonts w:cs="CMU Bright"/>
          <w:noProof/>
        </w:rPr>
        <w:drawing>
          <wp:inline distT="0" distB="0" distL="0" distR="0" wp14:anchorId="5EEF22FD" wp14:editId="1903C8EF">
            <wp:extent cx="5437910" cy="26172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3516" cy="2624715"/>
                    </a:xfrm>
                    <a:prstGeom prst="rect">
                      <a:avLst/>
                    </a:prstGeom>
                  </pic:spPr>
                </pic:pic>
              </a:graphicData>
            </a:graphic>
          </wp:inline>
        </w:drawing>
      </w:r>
    </w:p>
    <w:p w14:paraId="48A0F63F" w14:textId="1C4DEDB6" w:rsidR="00F2541D" w:rsidRPr="00330EF4" w:rsidRDefault="00F2541D" w:rsidP="00EC688E">
      <w:pPr>
        <w:pStyle w:val="Caption"/>
        <w:jc w:val="center"/>
        <w:rPr>
          <w:rFonts w:cs="CMU Bright"/>
          <w:color w:val="auto"/>
          <w:sz w:val="22"/>
          <w:szCs w:val="22"/>
        </w:rPr>
      </w:pPr>
      <w:bookmarkStart w:id="97" w:name="_Ref528321145"/>
      <w:bookmarkStart w:id="98" w:name="_Toc529179978"/>
      <w:bookmarkStart w:id="99" w:name="_Toc53091436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w:t>
      </w:r>
      <w:r w:rsidRPr="00330EF4">
        <w:rPr>
          <w:rFonts w:cs="CMU Bright"/>
          <w:color w:val="auto"/>
        </w:rPr>
        <w:fldChar w:fldCharType="end"/>
      </w:r>
      <w:bookmarkEnd w:id="97"/>
      <w:r w:rsidRPr="00330EF4">
        <w:rPr>
          <w:rFonts w:cs="CMU Bright"/>
          <w:color w:val="auto"/>
        </w:rPr>
        <w:t xml:space="preserve"> GPS coordinates to Markov Chain Model</w:t>
      </w:r>
      <w:bookmarkEnd w:id="98"/>
      <w:bookmarkEnd w:id="99"/>
    </w:p>
    <w:p w14:paraId="45CAB941" w14:textId="6DB3E6A7" w:rsidR="005E262C" w:rsidRPr="00330EF4" w:rsidRDefault="003779EE" w:rsidP="00EC688E">
      <w:pPr>
        <w:pStyle w:val="ListParagraph"/>
        <w:contextualSpacing w:val="0"/>
        <w:rPr>
          <w:rFonts w:cs="CMU Bright"/>
        </w:rPr>
      </w:pPr>
      <w:r w:rsidRPr="00330EF4">
        <w:rPr>
          <w:rFonts w:cs="CMU Bright"/>
        </w:rPr>
        <w:t>Once the states are formed</w:t>
      </w:r>
      <w:r w:rsidR="005E262C" w:rsidRPr="00330EF4">
        <w:rPr>
          <w:rFonts w:cs="CMU Bright"/>
        </w:rPr>
        <w:t xml:space="preserve">, </w:t>
      </w:r>
      <w:r w:rsidR="001220C0" w:rsidRPr="00330EF4">
        <w:rPr>
          <w:rFonts w:cs="CMU Bright"/>
        </w:rPr>
        <w:t>the</w:t>
      </w:r>
      <w:r w:rsidR="005E262C" w:rsidRPr="00330EF4">
        <w:rPr>
          <w:rFonts w:cs="CMU Bright"/>
        </w:rPr>
        <w:t xml:space="preserve"> time-slotted</w:t>
      </w:r>
      <w:r w:rsidR="00B13755" w:rsidRPr="00330EF4">
        <w:rPr>
          <w:rFonts w:cs="CMU Bright"/>
        </w:rPr>
        <w:t xml:space="preserve"> data is formed and then finally</w:t>
      </w:r>
      <w:r w:rsidR="005E262C" w:rsidRPr="00330EF4">
        <w:rPr>
          <w:rFonts w:cs="CMU Bright"/>
        </w:rPr>
        <w:t xml:space="preserve"> markov chain on the</w:t>
      </w:r>
      <w:r w:rsidR="005D66DC" w:rsidRPr="00330EF4">
        <w:rPr>
          <w:rFonts w:cs="CMU Bright"/>
        </w:rPr>
        <w:t>se</w:t>
      </w:r>
      <w:r w:rsidR="005E262C" w:rsidRPr="00330EF4">
        <w:rPr>
          <w:rFonts w:cs="CMU Bright"/>
        </w:rPr>
        <w:t xml:space="preserve"> states</w:t>
      </w:r>
      <w:r w:rsidR="001220C0" w:rsidRPr="00330EF4">
        <w:rPr>
          <w:rFonts w:cs="CMU Bright"/>
        </w:rPr>
        <w:t xml:space="preserve"> are formed</w:t>
      </w:r>
      <w:r w:rsidR="005E262C" w:rsidRPr="00330EF4">
        <w:rPr>
          <w:rFonts w:cs="CMU Bright"/>
        </w:rPr>
        <w:t xml:space="preserve">. The markov chain holds the probability </w:t>
      </w:r>
      <w:r w:rsidR="0082454C" w:rsidRPr="00330EF4">
        <w:rPr>
          <w:rFonts w:cs="CMU Bright"/>
        </w:rPr>
        <w:t xml:space="preserve">of transitioning from one state to all the other state (including self) from one </w:t>
      </w:r>
      <w:r w:rsidR="0037662C" w:rsidRPr="00330EF4">
        <w:rPr>
          <w:rFonts w:cs="CMU Bright"/>
        </w:rPr>
        <w:t>time-slot</w:t>
      </w:r>
      <w:r w:rsidR="0082454C" w:rsidRPr="00330EF4">
        <w:rPr>
          <w:rFonts w:cs="CMU Bright"/>
        </w:rPr>
        <w:t xml:space="preserve"> to the next. </w:t>
      </w:r>
      <w:r w:rsidR="005B21FB" w:rsidRPr="00330EF4">
        <w:rPr>
          <w:rFonts w:cs="CMU Bright"/>
        </w:rPr>
        <w:t>The</w:t>
      </w:r>
      <w:r w:rsidR="007B01D9" w:rsidRPr="00330EF4">
        <w:rPr>
          <w:rFonts w:cs="CMU Bright"/>
        </w:rPr>
        <w:t xml:space="preserve"> </w:t>
      </w:r>
      <w:r w:rsidR="007B01D9" w:rsidRPr="00330EF4">
        <w:rPr>
          <w:rFonts w:cs="CMU Bright"/>
        </w:rPr>
        <w:fldChar w:fldCharType="begin"/>
      </w:r>
      <w:r w:rsidR="007B01D9" w:rsidRPr="00330EF4">
        <w:rPr>
          <w:rFonts w:cs="CMU Bright"/>
        </w:rPr>
        <w:instrText xml:space="preserve"> REF _Ref528321197 \h </w:instrText>
      </w:r>
      <w:r w:rsidR="003871CA" w:rsidRPr="00330EF4">
        <w:rPr>
          <w:rFonts w:cs="CMU Bright"/>
        </w:rPr>
        <w:instrText xml:space="preserve"> \* MERGEFORMAT </w:instrText>
      </w:r>
      <w:r w:rsidR="007B01D9" w:rsidRPr="00330EF4">
        <w:rPr>
          <w:rFonts w:cs="CMU Bright"/>
        </w:rPr>
      </w:r>
      <w:r w:rsidR="007B01D9" w:rsidRPr="00330EF4">
        <w:rPr>
          <w:rFonts w:cs="CMU Bright"/>
        </w:rPr>
        <w:fldChar w:fldCharType="separate"/>
      </w:r>
      <w:r w:rsidR="009C4FE4" w:rsidRPr="00330EF4">
        <w:rPr>
          <w:rFonts w:cs="CMU Bright"/>
        </w:rPr>
        <w:t xml:space="preserve">Figure </w:t>
      </w:r>
      <w:r w:rsidR="009C4FE4">
        <w:rPr>
          <w:rFonts w:cs="CMU Bright"/>
          <w:noProof/>
        </w:rPr>
        <w:t>4</w:t>
      </w:r>
      <w:r w:rsidR="007B01D9" w:rsidRPr="00330EF4">
        <w:rPr>
          <w:rFonts w:cs="CMU Bright"/>
        </w:rPr>
        <w:fldChar w:fldCharType="end"/>
      </w:r>
      <w:r w:rsidR="005B21FB" w:rsidRPr="00330EF4">
        <w:rPr>
          <w:rFonts w:cs="CMU Bright"/>
        </w:rPr>
        <w:t xml:space="preserve">, on the </w:t>
      </w:r>
      <w:r w:rsidR="00AC7138" w:rsidRPr="00330EF4">
        <w:rPr>
          <w:rFonts w:cs="CMU Bright"/>
        </w:rPr>
        <w:t>left</w:t>
      </w:r>
      <w:r w:rsidR="005B21FB" w:rsidRPr="00330EF4">
        <w:rPr>
          <w:rFonts w:cs="CMU Bright"/>
        </w:rPr>
        <w:t>, depicts two states st</w:t>
      </w:r>
      <w:r w:rsidR="005B21FB" w:rsidRPr="00330EF4">
        <w:rPr>
          <w:rFonts w:cs="CMU Bright"/>
          <w:vertAlign w:val="subscript"/>
        </w:rPr>
        <w:t xml:space="preserve">1 </w:t>
      </w:r>
      <w:r w:rsidR="005B21FB" w:rsidRPr="00330EF4">
        <w:rPr>
          <w:rFonts w:cs="CMU Bright"/>
        </w:rPr>
        <w:t>and st</w:t>
      </w:r>
      <w:r w:rsidR="005B21FB" w:rsidRPr="00330EF4">
        <w:rPr>
          <w:rFonts w:cs="CMU Bright"/>
          <w:vertAlign w:val="subscript"/>
        </w:rPr>
        <w:t>2</w:t>
      </w:r>
      <w:r w:rsidR="005B21FB" w:rsidRPr="00330EF4">
        <w:rPr>
          <w:rFonts w:cs="CMU Bright"/>
        </w:rPr>
        <w:t xml:space="preserve"> markov model. Th</w:t>
      </w:r>
      <w:r w:rsidR="00791030" w:rsidRPr="00330EF4">
        <w:rPr>
          <w:rFonts w:cs="CMU Bright"/>
        </w:rPr>
        <w:t xml:space="preserve">is model involves 4 probabilities </w:t>
      </w:r>
      <w:r w:rsidR="00791030" w:rsidRPr="00330EF4">
        <w:rPr>
          <w:rFonts w:cs="CMU Bright"/>
          <w:i/>
        </w:rPr>
        <w:t>p1</w:t>
      </w:r>
      <w:r w:rsidR="00791030" w:rsidRPr="00330EF4">
        <w:rPr>
          <w:rFonts w:cs="CMU Bright"/>
        </w:rPr>
        <w:t xml:space="preserve"> to </w:t>
      </w:r>
      <w:r w:rsidR="00791030" w:rsidRPr="00330EF4">
        <w:rPr>
          <w:rFonts w:cs="CMU Bright"/>
          <w:i/>
        </w:rPr>
        <w:t>p4</w:t>
      </w:r>
      <w:r w:rsidR="00791030" w:rsidRPr="00330EF4">
        <w:rPr>
          <w:rFonts w:cs="CMU Bright"/>
        </w:rPr>
        <w:t xml:space="preserve">. Each of these probabilities represents the transition probabilities from one state to another. For instance, </w:t>
      </w:r>
      <w:r w:rsidR="00791030" w:rsidRPr="00330EF4">
        <w:rPr>
          <w:rFonts w:cs="CMU Bright"/>
          <w:i/>
        </w:rPr>
        <w:t xml:space="preserve">p1 </w:t>
      </w:r>
      <w:r w:rsidR="00791030" w:rsidRPr="00330EF4">
        <w:rPr>
          <w:rFonts w:cs="CMU Bright"/>
        </w:rPr>
        <w:t>is the transition probability from st</w:t>
      </w:r>
      <w:r w:rsidR="00791030" w:rsidRPr="00330EF4">
        <w:rPr>
          <w:rFonts w:cs="CMU Bright"/>
          <w:vertAlign w:val="subscript"/>
        </w:rPr>
        <w:t xml:space="preserve">1 </w:t>
      </w:r>
      <w:r w:rsidR="00791030" w:rsidRPr="00330EF4">
        <w:rPr>
          <w:rFonts w:cs="CMU Bright"/>
        </w:rPr>
        <w:t>and st</w:t>
      </w:r>
      <w:r w:rsidR="00791030" w:rsidRPr="00330EF4">
        <w:rPr>
          <w:rFonts w:cs="CMU Bright"/>
          <w:vertAlign w:val="subscript"/>
        </w:rPr>
        <w:t>2</w:t>
      </w:r>
      <w:r w:rsidR="00791030" w:rsidRPr="00330EF4">
        <w:rPr>
          <w:rFonts w:cs="CMU Bright"/>
        </w:rPr>
        <w:t>.</w:t>
      </w:r>
      <w:r w:rsidR="00525917" w:rsidRPr="00330EF4">
        <w:rPr>
          <w:rFonts w:cs="CMU Bright"/>
        </w:rPr>
        <w:t xml:space="preserve"> </w:t>
      </w:r>
      <w:r w:rsidR="00DA0208" w:rsidRPr="00330EF4">
        <w:rPr>
          <w:rFonts w:cs="CMU Bright"/>
        </w:rPr>
        <w:fldChar w:fldCharType="begin"/>
      </w:r>
      <w:r w:rsidR="00DA0208" w:rsidRPr="00330EF4">
        <w:rPr>
          <w:rFonts w:cs="CMU Bright"/>
        </w:rPr>
        <w:instrText xml:space="preserve"> REF _Ref528321197 \h </w:instrText>
      </w:r>
      <w:r w:rsidR="003871CA" w:rsidRPr="00330EF4">
        <w:rPr>
          <w:rFonts w:cs="CMU Bright"/>
        </w:rPr>
        <w:instrText xml:space="preserve"> \* MERGEFORMAT </w:instrText>
      </w:r>
      <w:r w:rsidR="00DA0208" w:rsidRPr="00330EF4">
        <w:rPr>
          <w:rFonts w:cs="CMU Bright"/>
        </w:rPr>
      </w:r>
      <w:r w:rsidR="00DA0208" w:rsidRPr="00330EF4">
        <w:rPr>
          <w:rFonts w:cs="CMU Bright"/>
        </w:rPr>
        <w:fldChar w:fldCharType="separate"/>
      </w:r>
      <w:r w:rsidR="009C4FE4" w:rsidRPr="00330EF4">
        <w:rPr>
          <w:rFonts w:cs="CMU Bright"/>
        </w:rPr>
        <w:t xml:space="preserve">Figure </w:t>
      </w:r>
      <w:r w:rsidR="009C4FE4">
        <w:rPr>
          <w:rFonts w:cs="CMU Bright"/>
          <w:noProof/>
        </w:rPr>
        <w:t>4</w:t>
      </w:r>
      <w:r w:rsidR="00DA0208" w:rsidRPr="00330EF4">
        <w:rPr>
          <w:rFonts w:cs="CMU Bright"/>
        </w:rPr>
        <w:fldChar w:fldCharType="end"/>
      </w:r>
      <w:r w:rsidR="00DA0208" w:rsidRPr="00330EF4">
        <w:rPr>
          <w:rFonts w:cs="CMU Bright"/>
        </w:rPr>
        <w:t>, on the right, depicts a third state added to the model st</w:t>
      </w:r>
      <w:r w:rsidR="00DA0208" w:rsidRPr="00330EF4">
        <w:rPr>
          <w:rFonts w:cs="CMU Bright"/>
          <w:vertAlign w:val="subscript"/>
        </w:rPr>
        <w:t>3</w:t>
      </w:r>
      <w:r w:rsidR="00DA0208" w:rsidRPr="00330EF4">
        <w:rPr>
          <w:rFonts w:cs="CMU Bright"/>
        </w:rPr>
        <w:t>, which in turn, increase the probability count from 4 to 9. This explains, how the complexity and the computation of the model increase as the number of states increases in the model.</w:t>
      </w:r>
      <w:r w:rsidR="006B28B8" w:rsidRPr="00330EF4">
        <w:rPr>
          <w:rFonts w:cs="CMU Bright"/>
        </w:rPr>
        <w:t xml:space="preserve"> </w:t>
      </w:r>
    </w:p>
    <w:p w14:paraId="5AE40152" w14:textId="4625DD7A" w:rsidR="006B28B8" w:rsidRPr="00330EF4" w:rsidRDefault="006B28B8" w:rsidP="00EC688E">
      <w:pPr>
        <w:pStyle w:val="ListParagraph"/>
        <w:contextualSpacing w:val="0"/>
        <w:rPr>
          <w:rFonts w:cs="CMU Bright"/>
        </w:rPr>
      </w:pPr>
      <w:r w:rsidRPr="00330EF4">
        <w:rPr>
          <w:rFonts w:cs="CMU Bright"/>
        </w:rPr>
        <w:t>This markov chain model is then used to predict the movement</w:t>
      </w:r>
      <w:r w:rsidR="00D3113F" w:rsidRPr="00330EF4">
        <w:rPr>
          <w:rFonts w:cs="CMU Bright"/>
        </w:rPr>
        <w:t>s</w:t>
      </w:r>
      <w:r w:rsidRPr="00330EF4">
        <w:rPr>
          <w:rFonts w:cs="CMU Bright"/>
        </w:rPr>
        <w:t xml:space="preserve"> from st</w:t>
      </w:r>
      <w:r w:rsidRPr="00330EF4">
        <w:rPr>
          <w:rFonts w:cs="CMU Bright"/>
          <w:vertAlign w:val="subscript"/>
        </w:rPr>
        <w:t>1</w:t>
      </w:r>
      <w:r w:rsidRPr="00330EF4">
        <w:rPr>
          <w:rFonts w:cs="CMU Bright"/>
        </w:rPr>
        <w:t xml:space="preserve"> to all the other states at any given time-slot</w:t>
      </w:r>
      <w:r w:rsidR="00D44A1F" w:rsidRPr="00330EF4">
        <w:rPr>
          <w:rFonts w:cs="CMU Bright"/>
        </w:rPr>
        <w:t>, based on the probabilities calculated</w:t>
      </w:r>
      <w:r w:rsidRPr="00330EF4">
        <w:rPr>
          <w:rFonts w:cs="CMU Bright"/>
        </w:rPr>
        <w:t xml:space="preserve">. The similar probabilities are calculated every time a new state is added as depicted in </w:t>
      </w:r>
      <w:r w:rsidR="00D3113F" w:rsidRPr="00330EF4">
        <w:rPr>
          <w:rFonts w:cs="CMU Bright"/>
        </w:rPr>
        <w:fldChar w:fldCharType="begin"/>
      </w:r>
      <w:r w:rsidR="00D3113F" w:rsidRPr="00330EF4">
        <w:rPr>
          <w:rFonts w:cs="CMU Bright"/>
        </w:rPr>
        <w:instrText xml:space="preserve"> REF _Ref528321197 \h </w:instrText>
      </w:r>
      <w:r w:rsidR="003871CA" w:rsidRPr="00330EF4">
        <w:rPr>
          <w:rFonts w:cs="CMU Bright"/>
        </w:rPr>
        <w:instrText xml:space="preserve"> \* MERGEFORMAT </w:instrText>
      </w:r>
      <w:r w:rsidR="00D3113F" w:rsidRPr="00330EF4">
        <w:rPr>
          <w:rFonts w:cs="CMU Bright"/>
        </w:rPr>
      </w:r>
      <w:r w:rsidR="00D3113F" w:rsidRPr="00330EF4">
        <w:rPr>
          <w:rFonts w:cs="CMU Bright"/>
        </w:rPr>
        <w:fldChar w:fldCharType="separate"/>
      </w:r>
      <w:r w:rsidR="009C4FE4" w:rsidRPr="00330EF4">
        <w:rPr>
          <w:rFonts w:cs="CMU Bright"/>
        </w:rPr>
        <w:t xml:space="preserve">Figure </w:t>
      </w:r>
      <w:r w:rsidR="009C4FE4">
        <w:rPr>
          <w:rFonts w:cs="CMU Bright"/>
          <w:noProof/>
        </w:rPr>
        <w:t>4</w:t>
      </w:r>
      <w:r w:rsidR="00D3113F" w:rsidRPr="00330EF4">
        <w:rPr>
          <w:rFonts w:cs="CMU Bright"/>
        </w:rPr>
        <w:fldChar w:fldCharType="end"/>
      </w:r>
      <w:r w:rsidR="00D3113F" w:rsidRPr="00330EF4">
        <w:rPr>
          <w:rFonts w:cs="CMU Bright"/>
        </w:rPr>
        <w:t xml:space="preserve"> </w:t>
      </w:r>
      <w:r w:rsidRPr="00330EF4">
        <w:rPr>
          <w:rFonts w:cs="CMU Bright"/>
        </w:rPr>
        <w:t>for a new state st</w:t>
      </w:r>
      <w:r w:rsidRPr="00330EF4">
        <w:rPr>
          <w:rFonts w:cs="CMU Bright"/>
          <w:vertAlign w:val="subscript"/>
        </w:rPr>
        <w:t>3</w:t>
      </w:r>
      <w:r w:rsidRPr="00330EF4">
        <w:rPr>
          <w:rFonts w:cs="CMU Bright"/>
        </w:rPr>
        <w:t>.</w:t>
      </w:r>
    </w:p>
    <w:p w14:paraId="67F5BA93" w14:textId="475E9433" w:rsidR="005E262C" w:rsidRPr="00330EF4" w:rsidRDefault="00F32C97" w:rsidP="00EC688E">
      <w:pPr>
        <w:pStyle w:val="ListParagraph"/>
        <w:contextualSpacing w:val="0"/>
        <w:jc w:val="center"/>
        <w:rPr>
          <w:rFonts w:cs="CMU Bright"/>
        </w:rPr>
      </w:pPr>
      <w:r w:rsidRPr="00330EF4">
        <w:rPr>
          <w:rFonts w:cs="CMU Bright"/>
          <w:noProof/>
        </w:rPr>
        <w:lastRenderedPageBreak/>
        <w:drawing>
          <wp:inline distT="0" distB="0" distL="0" distR="0" wp14:anchorId="12684D89" wp14:editId="5825076C">
            <wp:extent cx="2127739" cy="132368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4109" cy="1327646"/>
                    </a:xfrm>
                    <a:prstGeom prst="rect">
                      <a:avLst/>
                    </a:prstGeom>
                  </pic:spPr>
                </pic:pic>
              </a:graphicData>
            </a:graphic>
          </wp:inline>
        </w:drawing>
      </w:r>
      <w:r w:rsidRPr="00330EF4">
        <w:rPr>
          <w:rFonts w:cs="CMU Bright"/>
          <w:noProof/>
        </w:rPr>
        <w:drawing>
          <wp:inline distT="0" distB="0" distL="0" distR="0" wp14:anchorId="0A558AF0" wp14:editId="1F9AA8D5">
            <wp:extent cx="1781908" cy="187075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4100" cy="1894056"/>
                    </a:xfrm>
                    <a:prstGeom prst="rect">
                      <a:avLst/>
                    </a:prstGeom>
                  </pic:spPr>
                </pic:pic>
              </a:graphicData>
            </a:graphic>
          </wp:inline>
        </w:drawing>
      </w:r>
    </w:p>
    <w:p w14:paraId="1ED72C07" w14:textId="3659A678" w:rsidR="007A75C5" w:rsidRPr="00330EF4" w:rsidRDefault="00FC3EF0" w:rsidP="007A75C5">
      <w:pPr>
        <w:pStyle w:val="Caption"/>
        <w:jc w:val="center"/>
        <w:rPr>
          <w:rFonts w:cs="CMU Bright"/>
          <w:color w:val="auto"/>
        </w:rPr>
      </w:pPr>
      <w:bookmarkStart w:id="100" w:name="_Ref528321197"/>
      <w:bookmarkStart w:id="101" w:name="_Toc529179979"/>
      <w:bookmarkStart w:id="102" w:name="_Toc53091436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4</w:t>
      </w:r>
      <w:r w:rsidRPr="00330EF4">
        <w:rPr>
          <w:rFonts w:cs="CMU Bright"/>
          <w:color w:val="auto"/>
        </w:rPr>
        <w:fldChar w:fldCharType="end"/>
      </w:r>
      <w:bookmarkEnd w:id="100"/>
      <w:r w:rsidRPr="00330EF4">
        <w:rPr>
          <w:rFonts w:cs="CMU Bright"/>
          <w:color w:val="auto"/>
        </w:rPr>
        <w:t xml:space="preserve"> Markov chain on states</w:t>
      </w:r>
      <w:bookmarkEnd w:id="101"/>
      <w:bookmarkEnd w:id="102"/>
    </w:p>
    <w:p w14:paraId="17A86F7F" w14:textId="65124C92" w:rsidR="007A2445" w:rsidRPr="00330EF4" w:rsidRDefault="00673338" w:rsidP="00673338">
      <w:pPr>
        <w:pStyle w:val="Heading3"/>
        <w:spacing w:after="240"/>
        <w:ind w:firstLine="720"/>
        <w:rPr>
          <w:rFonts w:ascii="CMU Bright" w:hAnsi="CMU Bright" w:cs="CMU Bright"/>
          <w:color w:val="auto"/>
          <w:sz w:val="20"/>
          <w:szCs w:val="20"/>
        </w:rPr>
      </w:pPr>
      <w:bookmarkStart w:id="103" w:name="_Toc530914318"/>
      <w:r w:rsidRPr="00330EF4">
        <w:rPr>
          <w:rFonts w:ascii="CMU Bright" w:hAnsi="CMU Bright" w:cs="CMU Bright"/>
          <w:color w:val="auto"/>
        </w:rPr>
        <w:t>3.2</w:t>
      </w:r>
      <w:r w:rsidR="007A75C5" w:rsidRPr="00330EF4">
        <w:rPr>
          <w:rFonts w:ascii="CMU Bright" w:hAnsi="CMU Bright" w:cs="CMU Bright"/>
          <w:color w:val="auto"/>
        </w:rPr>
        <w:t>.</w:t>
      </w:r>
      <w:r w:rsidRPr="00330EF4">
        <w:rPr>
          <w:rFonts w:ascii="CMU Bright" w:hAnsi="CMU Bright" w:cs="CMU Bright"/>
          <w:color w:val="auto"/>
        </w:rPr>
        <w:t>3</w:t>
      </w:r>
      <w:r w:rsidR="006B28B8" w:rsidRPr="00330EF4">
        <w:rPr>
          <w:rFonts w:ascii="CMU Bright" w:hAnsi="CMU Bright" w:cs="CMU Bright"/>
          <w:color w:val="auto"/>
        </w:rPr>
        <w:t xml:space="preserve"> </w:t>
      </w:r>
      <w:r w:rsidR="008A1EF5" w:rsidRPr="00330EF4">
        <w:rPr>
          <w:rFonts w:ascii="CMU Bright" w:hAnsi="CMU Bright" w:cs="CMU Bright"/>
          <w:color w:val="auto"/>
        </w:rPr>
        <w:t>Hypothesis</w:t>
      </w:r>
      <w:bookmarkEnd w:id="103"/>
    </w:p>
    <w:p w14:paraId="2AC7C99C" w14:textId="2767CADD" w:rsidR="007A2445" w:rsidRPr="00330EF4" w:rsidRDefault="00DC7B6F" w:rsidP="00673338">
      <w:pPr>
        <w:spacing w:after="240"/>
        <w:ind w:left="720"/>
        <w:rPr>
          <w:rFonts w:cs="CMU Bright"/>
        </w:rPr>
      </w:pPr>
      <w:commentRangeStart w:id="104"/>
      <w:r w:rsidRPr="00330EF4">
        <w:rPr>
          <w:rFonts w:cs="CMU Bright"/>
        </w:rPr>
        <w:t>The location-based services rely on the assumption that the location is shared for longer periods.</w:t>
      </w:r>
      <w:commentRangeEnd w:id="104"/>
      <w:r w:rsidR="00BF4937">
        <w:rPr>
          <w:rStyle w:val="CommentReference"/>
        </w:rPr>
        <w:commentReference w:id="104"/>
      </w:r>
      <w:r w:rsidRPr="00330EF4">
        <w:rPr>
          <w:rFonts w:cs="CMU Bright"/>
        </w:rPr>
        <w:t xml:space="preserve"> </w:t>
      </w:r>
      <w:commentRangeStart w:id="105"/>
      <w:r w:rsidRPr="00330EF4">
        <w:rPr>
          <w:rFonts w:cs="CMU Bright"/>
        </w:rPr>
        <w:t>The model behaves poorly if the location data is shared very rarely by the user.</w:t>
      </w:r>
      <w:r w:rsidR="007E474E" w:rsidRPr="00330EF4">
        <w:rPr>
          <w:rFonts w:cs="CMU Bright"/>
        </w:rPr>
        <w:t xml:space="preserve"> </w:t>
      </w:r>
      <w:r w:rsidR="00C86263" w:rsidRPr="00330EF4">
        <w:rPr>
          <w:rFonts w:cs="CMU Bright"/>
        </w:rPr>
        <w:t>The o</w:t>
      </w:r>
      <w:r w:rsidR="0074662D" w:rsidRPr="00330EF4">
        <w:rPr>
          <w:rFonts w:cs="CMU Bright"/>
        </w:rPr>
        <w:t>ccurrences of</w:t>
      </w:r>
      <w:r w:rsidR="00EB23FC" w:rsidRPr="00330EF4">
        <w:rPr>
          <w:rFonts w:cs="CMU Bright"/>
        </w:rPr>
        <w:t xml:space="preserve"> a</w:t>
      </w:r>
      <w:r w:rsidR="0074662D" w:rsidRPr="00330EF4">
        <w:rPr>
          <w:rFonts w:cs="CMU Bright"/>
        </w:rPr>
        <w:t xml:space="preserve"> few popular locations like </w:t>
      </w:r>
      <w:r w:rsidR="00C86263" w:rsidRPr="00330EF4">
        <w:rPr>
          <w:rFonts w:cs="CMU Bright"/>
        </w:rPr>
        <w:t>“</w:t>
      </w:r>
      <w:r w:rsidR="0074662D" w:rsidRPr="00330EF4">
        <w:rPr>
          <w:rFonts w:cs="CMU Bright"/>
        </w:rPr>
        <w:t>home</w:t>
      </w:r>
      <w:r w:rsidR="00C86263" w:rsidRPr="00330EF4">
        <w:rPr>
          <w:rFonts w:cs="CMU Bright"/>
        </w:rPr>
        <w:t>”</w:t>
      </w:r>
      <w:r w:rsidR="0074662D" w:rsidRPr="00330EF4">
        <w:rPr>
          <w:rFonts w:cs="CMU Bright"/>
        </w:rPr>
        <w:t xml:space="preserve"> and </w:t>
      </w:r>
      <w:r w:rsidR="00C86263" w:rsidRPr="00330EF4">
        <w:rPr>
          <w:rFonts w:cs="CMU Bright"/>
        </w:rPr>
        <w:t>“</w:t>
      </w:r>
      <w:r w:rsidR="0074662D" w:rsidRPr="00330EF4">
        <w:rPr>
          <w:rFonts w:cs="CMU Bright"/>
        </w:rPr>
        <w:t>work</w:t>
      </w:r>
      <w:r w:rsidR="00C86263" w:rsidRPr="00330EF4">
        <w:rPr>
          <w:rFonts w:cs="CMU Bright"/>
        </w:rPr>
        <w:t>”</w:t>
      </w:r>
      <w:r w:rsidR="0074662D" w:rsidRPr="00330EF4">
        <w:rPr>
          <w:rFonts w:cs="CMU Bright"/>
        </w:rPr>
        <w:t xml:space="preserve"> for a user will be more</w:t>
      </w:r>
      <w:r w:rsidR="00C86263" w:rsidRPr="00330EF4">
        <w:rPr>
          <w:rFonts w:cs="CMU Bright"/>
        </w:rPr>
        <w:t>,</w:t>
      </w:r>
      <w:r w:rsidR="0074662D" w:rsidRPr="00330EF4">
        <w:rPr>
          <w:rFonts w:cs="CMU Bright"/>
        </w:rPr>
        <w:t xml:space="preserve"> compared to other location. </w:t>
      </w:r>
      <w:r w:rsidR="00C86263" w:rsidRPr="00330EF4">
        <w:rPr>
          <w:rFonts w:cs="CMU Bright"/>
        </w:rPr>
        <w:t xml:space="preserve">It is very often that the user stays at “home” location </w:t>
      </w:r>
      <w:r w:rsidR="004E2778" w:rsidRPr="00330EF4">
        <w:rPr>
          <w:rFonts w:cs="CMU Bright"/>
        </w:rPr>
        <w:t xml:space="preserve">during the night hours </w:t>
      </w:r>
      <w:r w:rsidR="00A92A54" w:rsidRPr="00330EF4">
        <w:rPr>
          <w:rFonts w:cs="CMU Bright"/>
        </w:rPr>
        <w:t xml:space="preserve">and spends more time at “work” location during the day. </w:t>
      </w:r>
      <w:r w:rsidR="00BB2BEA" w:rsidRPr="00330EF4">
        <w:rPr>
          <w:rFonts w:cs="CMU Bright"/>
        </w:rPr>
        <w:t>Of course, there could be night-shifts, but then the duration of stay at “work” location, which usually range</w:t>
      </w:r>
      <w:r w:rsidR="00EB23FC" w:rsidRPr="00330EF4">
        <w:rPr>
          <w:rFonts w:cs="CMU Bright"/>
        </w:rPr>
        <w:t>s</w:t>
      </w:r>
      <w:r w:rsidR="00BB2BEA" w:rsidRPr="00330EF4">
        <w:rPr>
          <w:rFonts w:cs="CMU Bright"/>
        </w:rPr>
        <w:t xml:space="preserve"> from 8-9 hours, can help </w:t>
      </w:r>
      <w:r w:rsidR="00EB23FC" w:rsidRPr="00330EF4">
        <w:rPr>
          <w:rFonts w:cs="CMU Bright"/>
        </w:rPr>
        <w:t>to make</w:t>
      </w:r>
      <w:r w:rsidR="00BB2BEA" w:rsidRPr="00330EF4">
        <w:rPr>
          <w:rFonts w:cs="CMU Bright"/>
        </w:rPr>
        <w:t xml:space="preserve"> the right indications. The “home” location is also often the one which has occurrences during weekends or public holidays. </w:t>
      </w:r>
      <w:r w:rsidR="00866352" w:rsidRPr="00330EF4">
        <w:rPr>
          <w:rFonts w:cs="CMU Bright"/>
        </w:rPr>
        <w:t>Th</w:t>
      </w:r>
      <w:r w:rsidR="00BB2BEA" w:rsidRPr="00330EF4">
        <w:rPr>
          <w:rFonts w:cs="CMU Bright"/>
        </w:rPr>
        <w:t xml:space="preserve">ese indicators </w:t>
      </w:r>
      <w:r w:rsidR="00866352" w:rsidRPr="00330EF4">
        <w:rPr>
          <w:rFonts w:cs="CMU Bright"/>
        </w:rPr>
        <w:t xml:space="preserve">help us in marking the </w:t>
      </w:r>
      <w:r w:rsidR="00BB2BEA" w:rsidRPr="00330EF4">
        <w:rPr>
          <w:rFonts w:cs="CMU Bright"/>
        </w:rPr>
        <w:t>“</w:t>
      </w:r>
      <w:r w:rsidR="00866352" w:rsidRPr="00330EF4">
        <w:rPr>
          <w:rFonts w:cs="CMU Bright"/>
        </w:rPr>
        <w:t>home</w:t>
      </w:r>
      <w:r w:rsidR="00BB2BEA" w:rsidRPr="00330EF4">
        <w:rPr>
          <w:rFonts w:cs="CMU Bright"/>
        </w:rPr>
        <w:t>”</w:t>
      </w:r>
      <w:r w:rsidR="00866352" w:rsidRPr="00330EF4">
        <w:rPr>
          <w:rFonts w:cs="CMU Bright"/>
        </w:rPr>
        <w:t xml:space="preserve"> and </w:t>
      </w:r>
      <w:r w:rsidR="00BB2BEA" w:rsidRPr="00330EF4">
        <w:rPr>
          <w:rFonts w:cs="CMU Bright"/>
        </w:rPr>
        <w:t>“</w:t>
      </w:r>
      <w:r w:rsidR="00866352" w:rsidRPr="00330EF4">
        <w:rPr>
          <w:rFonts w:cs="CMU Bright"/>
        </w:rPr>
        <w:t>work</w:t>
      </w:r>
      <w:r w:rsidR="00BB2BEA" w:rsidRPr="00330EF4">
        <w:rPr>
          <w:rFonts w:cs="CMU Bright"/>
        </w:rPr>
        <w:t>”</w:t>
      </w:r>
      <w:r w:rsidR="00866352" w:rsidRPr="00330EF4">
        <w:rPr>
          <w:rFonts w:cs="CMU Bright"/>
        </w:rPr>
        <w:t xml:space="preserve"> location while analyzing the data. </w:t>
      </w:r>
    </w:p>
    <w:p w14:paraId="348D5EF0" w14:textId="0BC3C7DE" w:rsidR="00673338" w:rsidRPr="00330EF4" w:rsidRDefault="00B82F4D" w:rsidP="00EC688E">
      <w:pPr>
        <w:ind w:left="720"/>
        <w:rPr>
          <w:rFonts w:cs="CMU Bright"/>
        </w:rPr>
      </w:pPr>
      <w:r w:rsidRPr="00330EF4">
        <w:rPr>
          <w:rFonts w:cs="CMU Bright"/>
        </w:rPr>
        <w:t>However, the location data is sometimes not available to be shared</w:t>
      </w:r>
      <w:r w:rsidR="00BB2BEA" w:rsidRPr="00330EF4">
        <w:rPr>
          <w:rFonts w:cs="CMU Bright"/>
        </w:rPr>
        <w:t xml:space="preserve"> or just turned</w:t>
      </w:r>
      <w:r w:rsidR="00B337AC" w:rsidRPr="00330EF4">
        <w:rPr>
          <w:rFonts w:cs="CMU Bright"/>
        </w:rPr>
        <w:t>-</w:t>
      </w:r>
      <w:r w:rsidR="00BB2BEA" w:rsidRPr="00330EF4">
        <w:rPr>
          <w:rFonts w:cs="CMU Bright"/>
        </w:rPr>
        <w:t>off</w:t>
      </w:r>
      <w:r w:rsidRPr="00330EF4">
        <w:rPr>
          <w:rFonts w:cs="CMU Bright"/>
        </w:rPr>
        <w:t xml:space="preserve">. For instance, there is no internet in a skyscraper </w:t>
      </w:r>
      <w:r w:rsidR="00803802" w:rsidRPr="00330EF4">
        <w:rPr>
          <w:rFonts w:cs="CMU Bright"/>
        </w:rPr>
        <w:t>“</w:t>
      </w:r>
      <w:r w:rsidRPr="00330EF4">
        <w:rPr>
          <w:rFonts w:cs="CMU Bright"/>
        </w:rPr>
        <w:t>work</w:t>
      </w:r>
      <w:r w:rsidR="00803802" w:rsidRPr="00330EF4">
        <w:rPr>
          <w:rFonts w:cs="CMU Bright"/>
        </w:rPr>
        <w:t>”</w:t>
      </w:r>
      <w:r w:rsidRPr="00330EF4">
        <w:rPr>
          <w:rFonts w:cs="CMU Bright"/>
        </w:rPr>
        <w:t xml:space="preserve"> location</w:t>
      </w:r>
      <w:r w:rsidR="00DC7B6F" w:rsidRPr="00330EF4">
        <w:rPr>
          <w:rFonts w:cs="CMU Bright"/>
        </w:rPr>
        <w:t xml:space="preserve"> or </w:t>
      </w:r>
      <w:r w:rsidR="00E9566B" w:rsidRPr="00330EF4">
        <w:rPr>
          <w:rFonts w:cs="CMU Bright"/>
        </w:rPr>
        <w:t>it is</w:t>
      </w:r>
      <w:r w:rsidR="00DC7B6F" w:rsidRPr="00330EF4">
        <w:rPr>
          <w:rFonts w:cs="CMU Bright"/>
        </w:rPr>
        <w:t xml:space="preserve"> cloudy day</w:t>
      </w:r>
      <w:r w:rsidRPr="00330EF4">
        <w:rPr>
          <w:rFonts w:cs="CMU Bright"/>
        </w:rPr>
        <w:t xml:space="preserve"> </w:t>
      </w:r>
      <w:r w:rsidR="00DC7B6F" w:rsidRPr="00330EF4">
        <w:rPr>
          <w:rFonts w:cs="CMU Bright"/>
        </w:rPr>
        <w:t>or</w:t>
      </w:r>
      <w:r w:rsidRPr="00330EF4">
        <w:rPr>
          <w:rFonts w:cs="CMU Bright"/>
        </w:rPr>
        <w:t xml:space="preserve"> the location is </w:t>
      </w:r>
      <w:r w:rsidR="00DC7B6F" w:rsidRPr="00330EF4">
        <w:rPr>
          <w:rFonts w:cs="CMU Bright"/>
        </w:rPr>
        <w:t xml:space="preserve">completely </w:t>
      </w:r>
      <w:r w:rsidRPr="00330EF4">
        <w:rPr>
          <w:rFonts w:cs="CMU Bright"/>
        </w:rPr>
        <w:t>turned</w:t>
      </w:r>
      <w:r w:rsidR="00284873" w:rsidRPr="00330EF4">
        <w:rPr>
          <w:rFonts w:cs="CMU Bright"/>
        </w:rPr>
        <w:t>-</w:t>
      </w:r>
      <w:r w:rsidRPr="00330EF4">
        <w:rPr>
          <w:rFonts w:cs="CMU Bright"/>
        </w:rPr>
        <w:t>off as soon as the user has entered the</w:t>
      </w:r>
      <w:r w:rsidR="00803802" w:rsidRPr="00330EF4">
        <w:rPr>
          <w:rFonts w:cs="CMU Bright"/>
        </w:rPr>
        <w:t xml:space="preserve"> “</w:t>
      </w:r>
      <w:r w:rsidRPr="00330EF4">
        <w:rPr>
          <w:rFonts w:cs="CMU Bright"/>
        </w:rPr>
        <w:t>work</w:t>
      </w:r>
      <w:r w:rsidR="00803802" w:rsidRPr="00330EF4">
        <w:rPr>
          <w:rFonts w:cs="CMU Bright"/>
        </w:rPr>
        <w:t>”</w:t>
      </w:r>
      <w:r w:rsidRPr="00330EF4">
        <w:rPr>
          <w:rFonts w:cs="CMU Bright"/>
        </w:rPr>
        <w:t xml:space="preserve"> location. The next location input</w:t>
      </w:r>
      <w:r w:rsidR="00803802" w:rsidRPr="00330EF4">
        <w:rPr>
          <w:rFonts w:cs="CMU Bright"/>
        </w:rPr>
        <w:t>,</w:t>
      </w:r>
      <w:r w:rsidRPr="00330EF4">
        <w:rPr>
          <w:rFonts w:cs="CMU Bright"/>
        </w:rPr>
        <w:t xml:space="preserve"> after few hours</w:t>
      </w:r>
      <w:r w:rsidR="00803802" w:rsidRPr="00330EF4">
        <w:rPr>
          <w:rFonts w:cs="CMU Bright"/>
        </w:rPr>
        <w:t>,</w:t>
      </w:r>
      <w:r w:rsidRPr="00330EF4">
        <w:rPr>
          <w:rFonts w:cs="CMU Bright"/>
        </w:rPr>
        <w:t xml:space="preserve"> </w:t>
      </w:r>
      <w:r w:rsidR="00803802" w:rsidRPr="00330EF4">
        <w:rPr>
          <w:rFonts w:cs="CMU Bright"/>
        </w:rPr>
        <w:t>is again the</w:t>
      </w:r>
      <w:r w:rsidRPr="00330EF4">
        <w:rPr>
          <w:rFonts w:cs="CMU Bright"/>
        </w:rPr>
        <w:t xml:space="preserve"> </w:t>
      </w:r>
      <w:r w:rsidR="00803802" w:rsidRPr="00330EF4">
        <w:rPr>
          <w:rFonts w:cs="CMU Bright"/>
        </w:rPr>
        <w:t>“</w:t>
      </w:r>
      <w:r w:rsidRPr="00330EF4">
        <w:rPr>
          <w:rFonts w:cs="CMU Bright"/>
        </w:rPr>
        <w:t>work</w:t>
      </w:r>
      <w:r w:rsidR="00803802" w:rsidRPr="00330EF4">
        <w:rPr>
          <w:rFonts w:cs="CMU Bright"/>
        </w:rPr>
        <w:t>”</w:t>
      </w:r>
      <w:r w:rsidRPr="00330EF4">
        <w:rPr>
          <w:rFonts w:cs="CMU Bright"/>
        </w:rPr>
        <w:t xml:space="preserve"> location wh</w:t>
      </w:r>
      <w:r w:rsidR="00803802" w:rsidRPr="00330EF4">
        <w:rPr>
          <w:rFonts w:cs="CMU Bright"/>
        </w:rPr>
        <w:t>en</w:t>
      </w:r>
      <w:r w:rsidRPr="00330EF4">
        <w:rPr>
          <w:rFonts w:cs="CMU Bright"/>
        </w:rPr>
        <w:t xml:space="preserve"> </w:t>
      </w:r>
      <w:r w:rsidR="00976FB6" w:rsidRPr="00330EF4">
        <w:rPr>
          <w:rFonts w:cs="CMU Bright"/>
        </w:rPr>
        <w:t xml:space="preserve">the </w:t>
      </w:r>
      <w:r w:rsidRPr="00330EF4">
        <w:rPr>
          <w:rFonts w:cs="CMU Bright"/>
        </w:rPr>
        <w:t xml:space="preserve">user comes in a network coverage area. The first and the last known </w:t>
      </w:r>
      <w:r w:rsidR="009063B0" w:rsidRPr="00330EF4">
        <w:rPr>
          <w:rFonts w:cs="CMU Bright"/>
        </w:rPr>
        <w:t>l</w:t>
      </w:r>
      <w:r w:rsidRPr="00330EF4">
        <w:rPr>
          <w:rFonts w:cs="CMU Bright"/>
        </w:rPr>
        <w:t>ocation help us to fill the miss</w:t>
      </w:r>
      <w:r w:rsidR="00CB794A" w:rsidRPr="00330EF4">
        <w:rPr>
          <w:rFonts w:cs="CMU Bright"/>
        </w:rPr>
        <w:t>ing</w:t>
      </w:r>
      <w:r w:rsidRPr="00330EF4">
        <w:rPr>
          <w:rFonts w:cs="CMU Bright"/>
        </w:rPr>
        <w:t xml:space="preserve"> information during </w:t>
      </w:r>
      <w:r w:rsidR="00284873" w:rsidRPr="00330EF4">
        <w:rPr>
          <w:rFonts w:cs="CMU Bright"/>
        </w:rPr>
        <w:t>these</w:t>
      </w:r>
      <w:r w:rsidRPr="00330EF4">
        <w:rPr>
          <w:rFonts w:cs="CMU Bright"/>
        </w:rPr>
        <w:t xml:space="preserve"> hours</w:t>
      </w:r>
      <w:r w:rsidR="00284873" w:rsidRPr="00330EF4">
        <w:rPr>
          <w:rFonts w:cs="CMU Bright"/>
        </w:rPr>
        <w:t>,</w:t>
      </w:r>
      <w:r w:rsidRPr="00330EF4">
        <w:rPr>
          <w:rFonts w:cs="CMU Bright"/>
        </w:rPr>
        <w:t xml:space="preserve"> based on the distance and time di</w:t>
      </w:r>
      <w:r w:rsidR="009063B0" w:rsidRPr="00330EF4">
        <w:rPr>
          <w:rFonts w:cs="CMU Bright"/>
        </w:rPr>
        <w:t>ff</w:t>
      </w:r>
      <w:r w:rsidRPr="00330EF4">
        <w:rPr>
          <w:rFonts w:cs="CMU Bright"/>
        </w:rPr>
        <w:t>e</w:t>
      </w:r>
      <w:r w:rsidR="009063B0" w:rsidRPr="00330EF4">
        <w:rPr>
          <w:rFonts w:cs="CMU Bright"/>
        </w:rPr>
        <w:t>re</w:t>
      </w:r>
      <w:r w:rsidRPr="00330EF4">
        <w:rPr>
          <w:rFonts w:cs="CMU Bright"/>
        </w:rPr>
        <w:t>nce between the two locations.</w:t>
      </w:r>
      <w:r w:rsidR="00B47031" w:rsidRPr="00330EF4">
        <w:rPr>
          <w:rFonts w:cs="CMU Bright"/>
        </w:rPr>
        <w:t xml:space="preserve"> In this case, we can </w:t>
      </w:r>
      <w:r w:rsidR="00976FB6" w:rsidRPr="00330EF4">
        <w:rPr>
          <w:rFonts w:cs="CMU Bright"/>
        </w:rPr>
        <w:t>assume</w:t>
      </w:r>
      <w:r w:rsidR="00B47031" w:rsidRPr="00330EF4">
        <w:rPr>
          <w:rFonts w:cs="CMU Bright"/>
        </w:rPr>
        <w:t xml:space="preserve"> that the user stayed at the “work” location for the missing </w:t>
      </w:r>
      <w:r w:rsidR="00284873" w:rsidRPr="00330EF4">
        <w:rPr>
          <w:rFonts w:cs="CMU Bright"/>
        </w:rPr>
        <w:t>hours</w:t>
      </w:r>
      <w:r w:rsidR="00B47031" w:rsidRPr="00330EF4">
        <w:rPr>
          <w:rFonts w:cs="CMU Bright"/>
        </w:rPr>
        <w:t>.</w:t>
      </w:r>
    </w:p>
    <w:p w14:paraId="16A3A79A" w14:textId="5B40AA5D" w:rsidR="00284873" w:rsidRPr="00330EF4" w:rsidRDefault="00284873" w:rsidP="00EC688E">
      <w:pPr>
        <w:ind w:left="720"/>
        <w:rPr>
          <w:rFonts w:cs="CMU Bright"/>
        </w:rPr>
      </w:pPr>
      <w:r w:rsidRPr="00330EF4">
        <w:rPr>
          <w:rFonts w:cs="CMU Bright"/>
        </w:rPr>
        <w:t xml:space="preserve">It is important to understand that the model proposed in this thesis considers only the significant locations and the transitions between them. Hence the travelling GPS coordinates will be ignored as noise and will not be part of the </w:t>
      </w:r>
      <w:proofErr w:type="spellStart"/>
      <w:r w:rsidRPr="00330EF4">
        <w:rPr>
          <w:rFonts w:cs="CMU Bright"/>
        </w:rPr>
        <w:t>markov</w:t>
      </w:r>
      <w:proofErr w:type="spellEnd"/>
      <w:r w:rsidR="002E0A46" w:rsidRPr="00330EF4">
        <w:rPr>
          <w:rFonts w:cs="CMU Bright"/>
        </w:rPr>
        <w:t xml:space="preserve"> chain</w:t>
      </w:r>
      <w:r w:rsidRPr="00330EF4">
        <w:rPr>
          <w:rFonts w:cs="CMU Bright"/>
        </w:rPr>
        <w:t xml:space="preserve"> model.</w:t>
      </w:r>
      <w:commentRangeEnd w:id="105"/>
      <w:r w:rsidR="00BF4937">
        <w:rPr>
          <w:rStyle w:val="CommentReference"/>
        </w:rPr>
        <w:commentReference w:id="105"/>
      </w:r>
    </w:p>
    <w:p w14:paraId="2E7FF53B" w14:textId="35B1CE7E" w:rsidR="00673338" w:rsidRPr="00330EF4" w:rsidRDefault="00673338" w:rsidP="00673338">
      <w:pPr>
        <w:pStyle w:val="Heading2"/>
        <w:spacing w:after="240"/>
        <w:ind w:firstLine="720"/>
        <w:rPr>
          <w:rFonts w:ascii="CMU Bright" w:hAnsi="CMU Bright" w:cs="CMU Bright"/>
          <w:color w:val="auto"/>
        </w:rPr>
      </w:pPr>
      <w:bookmarkStart w:id="106" w:name="_Toc530914319"/>
      <w:r w:rsidRPr="00330EF4">
        <w:rPr>
          <w:rFonts w:ascii="CMU Bright" w:hAnsi="CMU Bright" w:cs="CMU Bright"/>
          <w:color w:val="auto"/>
        </w:rPr>
        <w:t>3.2 Problem Statement</w:t>
      </w:r>
      <w:bookmarkEnd w:id="106"/>
    </w:p>
    <w:p w14:paraId="7DEF9C51" w14:textId="589CD912" w:rsidR="00673338" w:rsidRPr="00330EF4" w:rsidRDefault="00673338" w:rsidP="00673338">
      <w:pPr>
        <w:spacing w:after="240"/>
        <w:ind w:left="720"/>
        <w:rPr>
          <w:rFonts w:cs="CMU Bright"/>
        </w:rPr>
      </w:pPr>
      <w:commentRangeStart w:id="107"/>
      <w:r w:rsidRPr="00330EF4">
        <w:rPr>
          <w:rFonts w:cs="CMU Bright"/>
        </w:rPr>
        <w:t xml:space="preserve">Use of mobile devices is ubiquitous. Users are often using applications on the mobile system which uses their location coordinates. Although the location usage is consensual, the duration of sharing is often not well understood by the users. The applications </w:t>
      </w:r>
      <w:r w:rsidR="00B327D7" w:rsidRPr="00330EF4">
        <w:rPr>
          <w:rFonts w:cs="CMU Bright"/>
        </w:rPr>
        <w:t>use</w:t>
      </w:r>
      <w:r w:rsidRPr="00330EF4">
        <w:rPr>
          <w:rFonts w:cs="CMU Bright"/>
        </w:rPr>
        <w:t xml:space="preserve"> the location data in the background when the application is not even in use. According to a Pew survey </w:t>
      </w:r>
      <w:sdt>
        <w:sdtPr>
          <w:rPr>
            <w:rFonts w:cs="CMU Bright"/>
          </w:rPr>
          <w:id w:val="973569155"/>
          <w:citation/>
        </w:sdtPr>
        <w:sdtContent>
          <w:r w:rsidRPr="00330EF4">
            <w:rPr>
              <w:rFonts w:cs="CMU Bright"/>
            </w:rPr>
            <w:fldChar w:fldCharType="begin"/>
          </w:r>
          <w:r w:rsidRPr="00330EF4">
            <w:rPr>
              <w:rFonts w:cs="CMU Bright"/>
            </w:rPr>
            <w:instrText xml:space="preserve"> CITATION Cen18 \l 1031 </w:instrText>
          </w:r>
          <w:r w:rsidRPr="00330EF4">
            <w:rPr>
              <w:rFonts w:cs="CMU Bright"/>
            </w:rPr>
            <w:fldChar w:fldCharType="separate"/>
          </w:r>
          <w:r w:rsidR="007241BF" w:rsidRPr="007241BF">
            <w:rPr>
              <w:rFonts w:cs="CMU Bright"/>
              <w:noProof/>
            </w:rPr>
            <w:t>[11]</w:t>
          </w:r>
          <w:r w:rsidRPr="00330EF4">
            <w:rPr>
              <w:rFonts w:cs="CMU Bright"/>
            </w:rPr>
            <w:fldChar w:fldCharType="end"/>
          </w:r>
        </w:sdtContent>
      </w:sdt>
      <w:r w:rsidRPr="00330EF4">
        <w:rPr>
          <w:rFonts w:cs="CMU Bright"/>
        </w:rPr>
        <w:t>, 91% of Americans agree that they have lost control on their private data and 64% reported that government must regulate advertisers. Another survey reported that only 9% users are confident that social media companies will protect their data.</w:t>
      </w:r>
      <w:commentRangeEnd w:id="107"/>
      <w:r w:rsidR="009E1F7D">
        <w:rPr>
          <w:rStyle w:val="CommentReference"/>
        </w:rPr>
        <w:commentReference w:id="107"/>
      </w:r>
    </w:p>
    <w:p w14:paraId="6C4CBEFE" w14:textId="3A5E075F" w:rsidR="00673338" w:rsidRPr="00330EF4" w:rsidRDefault="00673338" w:rsidP="00673338">
      <w:pPr>
        <w:ind w:left="720"/>
        <w:rPr>
          <w:rFonts w:cs="CMU Bright"/>
        </w:rPr>
      </w:pPr>
      <w:r w:rsidRPr="00330EF4">
        <w:rPr>
          <w:rFonts w:cs="CMU Bright"/>
        </w:rPr>
        <w:lastRenderedPageBreak/>
        <w:t xml:space="preserve">The threat of location prediction and exploitation of user privacy is to be shown to </w:t>
      </w:r>
      <w:r w:rsidR="006821EE" w:rsidRPr="00330EF4">
        <w:rPr>
          <w:rFonts w:cs="CMU Bright"/>
        </w:rPr>
        <w:t xml:space="preserve">the </w:t>
      </w:r>
      <w:r w:rsidRPr="00330EF4">
        <w:rPr>
          <w:rFonts w:cs="CMU Bright"/>
        </w:rPr>
        <w:t>users so that the user can make a wise decision before sharing the location with third-party applications on mobile devices.</w:t>
      </w:r>
    </w:p>
    <w:p w14:paraId="574801F2" w14:textId="5EAD4304" w:rsidR="00673338" w:rsidRPr="00330EF4" w:rsidRDefault="00673338" w:rsidP="00673338">
      <w:pPr>
        <w:ind w:left="720"/>
        <w:rPr>
          <w:rFonts w:cs="CMU Bright"/>
        </w:rPr>
      </w:pPr>
      <w:r w:rsidRPr="00330EF4">
        <w:rPr>
          <w:rFonts w:cs="CMU Bright"/>
        </w:rPr>
        <w:t xml:space="preserve">The goal of this thesis is to </w:t>
      </w:r>
      <w:commentRangeStart w:id="108"/>
      <w:r w:rsidRPr="00330EF4">
        <w:rPr>
          <w:rFonts w:cs="CMU Bright"/>
        </w:rPr>
        <w:t>simplify the location prediction algorithm on python and test the prediction accuracy.</w:t>
      </w:r>
      <w:commentRangeEnd w:id="108"/>
      <w:r w:rsidR="009E1F7D">
        <w:rPr>
          <w:rStyle w:val="CommentReference"/>
        </w:rPr>
        <w:commentReference w:id="108"/>
      </w:r>
      <w:r w:rsidRPr="00330EF4">
        <w:rPr>
          <w:rFonts w:cs="CMU Bright"/>
        </w:rPr>
        <w:t xml:space="preserve"> The same algorithm is implemented on </w:t>
      </w:r>
      <w:r w:rsidR="00B327D7" w:rsidRPr="00330EF4">
        <w:rPr>
          <w:rFonts w:cs="CMU Bright"/>
        </w:rPr>
        <w:t xml:space="preserve">an </w:t>
      </w:r>
      <w:r w:rsidR="00F839EE" w:rsidRPr="00330EF4">
        <w:rPr>
          <w:rFonts w:cs="CMU Bright"/>
        </w:rPr>
        <w:t>android device</w:t>
      </w:r>
      <w:r w:rsidRPr="00330EF4">
        <w:rPr>
          <w:rFonts w:cs="CMU Bright"/>
        </w:rPr>
        <w:t xml:space="preserve">. The model of location prediction is built which takes in the location coordinates as input in an online manner and forms a markov chain model. This markov chain model </w:t>
      </w:r>
      <w:r w:rsidR="00667807" w:rsidRPr="00330EF4">
        <w:rPr>
          <w:rFonts w:cs="CMU Bright"/>
        </w:rPr>
        <w:t>is</w:t>
      </w:r>
      <w:r w:rsidRPr="00330EF4">
        <w:rPr>
          <w:rFonts w:cs="CMU Bright"/>
        </w:rPr>
        <w:t xml:space="preserve"> then used to make predictions based on current location and hour of the day. The location prediction should continue </w:t>
      </w:r>
      <w:r w:rsidR="002B7A64" w:rsidRPr="00330EF4">
        <w:rPr>
          <w:rFonts w:cs="CMU Bright"/>
        </w:rPr>
        <w:t xml:space="preserve">predicting the future locations </w:t>
      </w:r>
      <w:r w:rsidR="004062EA" w:rsidRPr="00330EF4">
        <w:rPr>
          <w:rFonts w:cs="CMU Bright"/>
        </w:rPr>
        <w:t>un</w:t>
      </w:r>
      <w:r w:rsidRPr="00330EF4">
        <w:rPr>
          <w:rFonts w:cs="CMU Bright"/>
        </w:rPr>
        <w:t>til the confidence falls below a certain threshold value. The predicted paths are shown to the users to inform about the predictability of his/her whereabouts.</w:t>
      </w:r>
    </w:p>
    <w:p w14:paraId="7D5C6A57" w14:textId="1DCBF547" w:rsidR="00E96902" w:rsidRPr="00330EF4" w:rsidRDefault="00E96902" w:rsidP="00EC688E">
      <w:pPr>
        <w:ind w:left="720"/>
        <w:rPr>
          <w:rFonts w:cs="CMU Bright"/>
        </w:rPr>
      </w:pPr>
      <w:r w:rsidRPr="00330EF4">
        <w:rPr>
          <w:rFonts w:cs="CMU Bright"/>
          <w:b/>
        </w:rPr>
        <w:br w:type="page"/>
      </w:r>
    </w:p>
    <w:p w14:paraId="1FA9F023" w14:textId="67240A30" w:rsidR="00003C87" w:rsidRPr="00330EF4" w:rsidRDefault="00F84659" w:rsidP="008E4E06">
      <w:pPr>
        <w:pStyle w:val="Heading1"/>
        <w:numPr>
          <w:ilvl w:val="0"/>
          <w:numId w:val="34"/>
        </w:numPr>
        <w:spacing w:after="160"/>
        <w:rPr>
          <w:rFonts w:ascii="CMU Bright" w:hAnsi="CMU Bright" w:cs="CMU Bright"/>
          <w:b/>
          <w:color w:val="auto"/>
        </w:rPr>
      </w:pPr>
      <w:bookmarkStart w:id="109" w:name="_Toc530914320"/>
      <w:bookmarkEnd w:id="23"/>
      <w:r w:rsidRPr="00330EF4">
        <w:rPr>
          <w:rFonts w:ascii="CMU Bright" w:hAnsi="CMU Bright" w:cs="CMU Bright"/>
          <w:b/>
          <w:color w:val="auto"/>
        </w:rPr>
        <w:lastRenderedPageBreak/>
        <w:t>Concept and Implementation</w:t>
      </w:r>
      <w:bookmarkEnd w:id="109"/>
    </w:p>
    <w:p w14:paraId="61D1823F" w14:textId="792BD536" w:rsidR="004307CB" w:rsidRPr="00330EF4" w:rsidRDefault="00387924" w:rsidP="00EC688E">
      <w:pPr>
        <w:ind w:left="720"/>
        <w:rPr>
          <w:rFonts w:cs="CMU Bright"/>
        </w:rPr>
      </w:pPr>
      <w:del w:id="110" w:author="Zohaib Riaz" w:date="2018-12-01T01:15:00Z">
        <w:r w:rsidRPr="00330EF4" w:rsidDel="00777EC7">
          <w:rPr>
            <w:rFonts w:cs="CMU Bright"/>
          </w:rPr>
          <w:delText>In this thesis, a location prediction model is proposed</w:delText>
        </w:r>
      </w:del>
      <w:ins w:id="111" w:author="Zohaib Riaz" w:date="2018-12-01T01:15:00Z">
        <w:r w:rsidR="00777EC7">
          <w:rPr>
            <w:rFonts w:cs="CMU Bright"/>
          </w:rPr>
          <w:t xml:space="preserve">In this chapter, we describe the construction of </w:t>
        </w:r>
      </w:ins>
      <w:del w:id="112" w:author="Zohaib Riaz" w:date="2018-12-01T01:15:00Z">
        <w:r w:rsidRPr="00330EF4" w:rsidDel="00777EC7">
          <w:rPr>
            <w:rFonts w:cs="CMU Bright"/>
          </w:rPr>
          <w:delText xml:space="preserve">. </w:delText>
        </w:r>
        <w:r w:rsidR="00205026" w:rsidRPr="00330EF4" w:rsidDel="00777EC7">
          <w:rPr>
            <w:rFonts w:cs="CMU Bright"/>
          </w:rPr>
          <w:delText xml:space="preserve">The </w:delText>
        </w:r>
      </w:del>
      <w:ins w:id="113" w:author="Zohaib Riaz" w:date="2018-12-01T01:15:00Z">
        <w:r w:rsidR="00777EC7">
          <w:rPr>
            <w:rFonts w:cs="CMU Bright"/>
          </w:rPr>
          <w:t xml:space="preserve"> a </w:t>
        </w:r>
      </w:ins>
      <w:r w:rsidR="00205026" w:rsidRPr="00330EF4">
        <w:rPr>
          <w:rFonts w:cs="CMU Bright"/>
        </w:rPr>
        <w:t xml:space="preserve">location prediction model </w:t>
      </w:r>
      <w:ins w:id="114" w:author="Zohaib Riaz" w:date="2018-12-01T01:15:00Z">
        <w:r w:rsidR="00777EC7">
          <w:rPr>
            <w:rFonts w:cs="CMU Bright"/>
          </w:rPr>
          <w:t xml:space="preserve">that </w:t>
        </w:r>
      </w:ins>
      <w:r w:rsidR="00205026" w:rsidRPr="00330EF4">
        <w:rPr>
          <w:rFonts w:cs="CMU Bright"/>
        </w:rPr>
        <w:t xml:space="preserve">predicts the future visits </w:t>
      </w:r>
      <w:ins w:id="115" w:author="Zohaib Riaz" w:date="2018-12-01T01:15:00Z">
        <w:r w:rsidR="00777EC7">
          <w:rPr>
            <w:rFonts w:cs="CMU Bright"/>
          </w:rPr>
          <w:t xml:space="preserve">of a user </w:t>
        </w:r>
      </w:ins>
      <w:r w:rsidR="00205026" w:rsidRPr="00330EF4">
        <w:rPr>
          <w:rFonts w:cs="CMU Bright"/>
        </w:rPr>
        <w:t>based on the</w:t>
      </w:r>
      <w:ins w:id="116" w:author="Zohaib Riaz" w:date="2018-12-01T01:16:00Z">
        <w:r w:rsidR="00777EC7">
          <w:rPr>
            <w:rFonts w:cs="CMU Bright"/>
          </w:rPr>
          <w:t>ir</w:t>
        </w:r>
      </w:ins>
      <w:r w:rsidR="00205026" w:rsidRPr="00330EF4">
        <w:rPr>
          <w:rFonts w:cs="CMU Bright"/>
        </w:rPr>
        <w:t xml:space="preserve"> current location.</w:t>
      </w:r>
      <w:r w:rsidR="00A92A1A" w:rsidRPr="00330EF4">
        <w:rPr>
          <w:rFonts w:cs="CMU Bright"/>
        </w:rPr>
        <w:t xml:space="preserve"> </w:t>
      </w:r>
      <w:r w:rsidRPr="00330EF4">
        <w:rPr>
          <w:rFonts w:cs="CMU Bright"/>
        </w:rPr>
        <w:t xml:space="preserve">The idea is to </w:t>
      </w:r>
      <w:r w:rsidR="00692DD5" w:rsidRPr="00330EF4">
        <w:rPr>
          <w:rFonts w:cs="CMU Bright"/>
        </w:rPr>
        <w:t xml:space="preserve">raise </w:t>
      </w:r>
      <w:r w:rsidRPr="00330EF4">
        <w:rPr>
          <w:rFonts w:cs="CMU Bright"/>
        </w:rPr>
        <w:t>awar</w:t>
      </w:r>
      <w:r w:rsidR="00692DD5" w:rsidRPr="00330EF4">
        <w:rPr>
          <w:rFonts w:cs="CMU Bright"/>
        </w:rPr>
        <w:t>eness</w:t>
      </w:r>
      <w:r w:rsidRPr="00330EF4">
        <w:rPr>
          <w:rFonts w:cs="CMU Bright"/>
        </w:rPr>
        <w:t xml:space="preserve"> </w:t>
      </w:r>
      <w:r w:rsidR="00692DD5" w:rsidRPr="00330EF4">
        <w:rPr>
          <w:rFonts w:cs="CMU Bright"/>
        </w:rPr>
        <w:t>to</w:t>
      </w:r>
      <w:r w:rsidRPr="00330EF4">
        <w:rPr>
          <w:rFonts w:cs="CMU Bright"/>
        </w:rPr>
        <w:t xml:space="preserve"> users</w:t>
      </w:r>
      <w:r w:rsidR="003A3CAA" w:rsidRPr="00330EF4">
        <w:rPr>
          <w:rFonts w:cs="CMU Bright"/>
        </w:rPr>
        <w:t xml:space="preserve"> about the privacy </w:t>
      </w:r>
      <w:r w:rsidR="007B7DBA" w:rsidRPr="00330EF4">
        <w:rPr>
          <w:rFonts w:cs="CMU Bright"/>
        </w:rPr>
        <w:t>risk</w:t>
      </w:r>
      <w:r w:rsidRPr="00330EF4">
        <w:rPr>
          <w:rFonts w:cs="CMU Bright"/>
        </w:rPr>
        <w:t xml:space="preserve"> while sharing the location with applications on mobile</w:t>
      </w:r>
      <w:r w:rsidR="00D712D1" w:rsidRPr="00330EF4">
        <w:rPr>
          <w:rFonts w:cs="CMU Bright"/>
        </w:rPr>
        <w:t>s</w:t>
      </w:r>
      <w:r w:rsidRPr="00330EF4">
        <w:rPr>
          <w:rFonts w:cs="CMU Bright"/>
        </w:rPr>
        <w:t xml:space="preserve"> and computers.</w:t>
      </w:r>
      <w:r w:rsidR="004307CB" w:rsidRPr="00330EF4">
        <w:rPr>
          <w:rFonts w:cs="CMU Bright"/>
        </w:rPr>
        <w:t xml:space="preserve"> This chapter </w:t>
      </w:r>
      <w:r w:rsidR="00B5717A" w:rsidRPr="00330EF4">
        <w:rPr>
          <w:rFonts w:cs="CMU Bright"/>
        </w:rPr>
        <w:t>briefs markov chain model for location prediction</w:t>
      </w:r>
      <w:r w:rsidR="00612D00" w:rsidRPr="00330EF4">
        <w:rPr>
          <w:rFonts w:cs="CMU Bright"/>
        </w:rPr>
        <w:t xml:space="preserve"> and path prediction</w:t>
      </w:r>
      <w:r w:rsidR="00431DD6" w:rsidRPr="00330EF4">
        <w:rPr>
          <w:rFonts w:cs="CMU Bright"/>
        </w:rPr>
        <w:t xml:space="preserve"> overview</w:t>
      </w:r>
      <w:r w:rsidR="00B5717A" w:rsidRPr="00330EF4">
        <w:rPr>
          <w:rFonts w:cs="CMU Bright"/>
        </w:rPr>
        <w:t>.</w:t>
      </w:r>
    </w:p>
    <w:p w14:paraId="4F51EB9A" w14:textId="0840556C" w:rsidR="00021CB6" w:rsidRPr="00330EF4" w:rsidRDefault="00341F71" w:rsidP="00C41FCF">
      <w:pPr>
        <w:pStyle w:val="Heading2"/>
        <w:spacing w:after="160"/>
        <w:ind w:firstLine="720"/>
        <w:rPr>
          <w:rFonts w:ascii="CMU Bright" w:hAnsi="CMU Bright" w:cs="CMU Bright"/>
          <w:color w:val="auto"/>
        </w:rPr>
      </w:pPr>
      <w:bookmarkStart w:id="117" w:name="_Toc530914321"/>
      <w:r w:rsidRPr="00330EF4">
        <w:rPr>
          <w:rFonts w:ascii="CMU Bright" w:hAnsi="CMU Bright" w:cs="CMU Bright"/>
          <w:color w:val="auto"/>
        </w:rPr>
        <w:t xml:space="preserve">4.1 </w:t>
      </w:r>
      <w:r w:rsidR="00F84659" w:rsidRPr="00330EF4">
        <w:rPr>
          <w:rFonts w:ascii="CMU Bright" w:hAnsi="CMU Bright" w:cs="CMU Bright"/>
          <w:color w:val="auto"/>
        </w:rPr>
        <w:t>Overview</w:t>
      </w:r>
      <w:bookmarkEnd w:id="117"/>
    </w:p>
    <w:p w14:paraId="12F34CD3" w14:textId="0CB9CF49" w:rsidR="00003C87" w:rsidRPr="00330EF4" w:rsidRDefault="00003C87" w:rsidP="00EC688E">
      <w:pPr>
        <w:ind w:left="720"/>
        <w:rPr>
          <w:rFonts w:cs="CMU Bright"/>
        </w:rPr>
      </w:pPr>
      <w:r w:rsidRPr="00330EF4">
        <w:rPr>
          <w:rFonts w:cs="CMU Bright"/>
        </w:rPr>
        <w:t xml:space="preserve">The markov model for location prediction is formed based on </w:t>
      </w:r>
      <w:r w:rsidR="0077453A" w:rsidRPr="00330EF4">
        <w:rPr>
          <w:rFonts w:cs="CMU Bright"/>
        </w:rPr>
        <w:t xml:space="preserve">states. </w:t>
      </w:r>
      <w:commentRangeStart w:id="118"/>
      <w:r w:rsidR="0077453A" w:rsidRPr="00330EF4">
        <w:rPr>
          <w:rFonts w:cs="CMU Bright"/>
        </w:rPr>
        <w:t xml:space="preserve">The assumption in this </w:t>
      </w:r>
      <w:r w:rsidR="00B5717A" w:rsidRPr="00330EF4">
        <w:rPr>
          <w:rFonts w:cs="CMU Bright"/>
        </w:rPr>
        <w:t>chapter</w:t>
      </w:r>
      <w:r w:rsidR="0077453A" w:rsidRPr="00330EF4">
        <w:rPr>
          <w:rFonts w:cs="CMU Bright"/>
        </w:rPr>
        <w:t xml:space="preserve"> is that the states are already created. </w:t>
      </w:r>
      <w:commentRangeEnd w:id="118"/>
      <w:r w:rsidR="009E61FA">
        <w:rPr>
          <w:rStyle w:val="CommentReference"/>
        </w:rPr>
        <w:commentReference w:id="118"/>
      </w:r>
      <w:r w:rsidR="0077453A" w:rsidRPr="00330EF4">
        <w:rPr>
          <w:rFonts w:cs="CMU Bright"/>
        </w:rPr>
        <w:t xml:space="preserve">The state formation </w:t>
      </w:r>
      <w:r w:rsidR="00BA1879" w:rsidRPr="00330EF4">
        <w:rPr>
          <w:rFonts w:cs="CMU Bright"/>
        </w:rPr>
        <w:t xml:space="preserve">from raw location coordinates </w:t>
      </w:r>
      <w:r w:rsidR="0077453A" w:rsidRPr="00330EF4">
        <w:rPr>
          <w:rFonts w:cs="CMU Bright"/>
        </w:rPr>
        <w:t xml:space="preserve">is explained in further </w:t>
      </w:r>
      <w:r w:rsidR="00F84659" w:rsidRPr="00330EF4">
        <w:rPr>
          <w:rFonts w:cs="CMU Bright"/>
        </w:rPr>
        <w:t>sub-</w:t>
      </w:r>
      <w:r w:rsidR="00A03F72" w:rsidRPr="00330EF4">
        <w:rPr>
          <w:rFonts w:cs="CMU Bright"/>
        </w:rPr>
        <w:t>chapters</w:t>
      </w:r>
      <w:r w:rsidR="0077453A" w:rsidRPr="00330EF4">
        <w:rPr>
          <w:rFonts w:cs="CMU Bright"/>
        </w:rPr>
        <w:t xml:space="preserve">. </w:t>
      </w:r>
    </w:p>
    <w:p w14:paraId="6BC4320B" w14:textId="336F9180" w:rsidR="00023296" w:rsidRPr="00330EF4" w:rsidRDefault="00023296" w:rsidP="00023296">
      <w:pPr>
        <w:ind w:left="720"/>
        <w:rPr>
          <w:rFonts w:cs="CMU Bright"/>
        </w:rPr>
      </w:pPr>
      <w:r w:rsidRPr="00330EF4">
        <w:rPr>
          <w:rFonts w:cs="CMU Bright"/>
        </w:rPr>
        <w:t xml:space="preserve">Once the </w:t>
      </w:r>
      <w:commentRangeStart w:id="119"/>
      <w:r w:rsidRPr="00330EF4">
        <w:rPr>
          <w:rFonts w:cs="CMU Bright"/>
        </w:rPr>
        <w:t xml:space="preserve">time-slotted data </w:t>
      </w:r>
      <w:commentRangeEnd w:id="119"/>
      <w:r w:rsidR="00D23B4C">
        <w:rPr>
          <w:rStyle w:val="CommentReference"/>
        </w:rPr>
        <w:commentReference w:id="119"/>
      </w:r>
      <w:r w:rsidRPr="00330EF4">
        <w:rPr>
          <w:rFonts w:cs="CMU Bright"/>
        </w:rPr>
        <w:t xml:space="preserve">is created and normalized, the markov chain is build. The model of markov chain is created to calculate the probability of going from one location to another. The </w:t>
      </w:r>
      <w:r w:rsidRPr="00330EF4">
        <w:rPr>
          <w:rFonts w:cs="CMU Bright"/>
        </w:rPr>
        <w:fldChar w:fldCharType="begin"/>
      </w:r>
      <w:r w:rsidRPr="00330EF4">
        <w:rPr>
          <w:rFonts w:cs="CMU Bright"/>
        </w:rPr>
        <w:instrText xml:space="preserve"> REF _Ref528330402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5</w:t>
      </w:r>
      <w:r w:rsidRPr="00330EF4">
        <w:rPr>
          <w:rFonts w:cs="CMU Bright"/>
        </w:rPr>
        <w:fldChar w:fldCharType="end"/>
      </w:r>
      <w:r w:rsidRPr="00330EF4">
        <w:rPr>
          <w:rFonts w:cs="CMU Bright"/>
        </w:rPr>
        <w:t xml:space="preserve"> shows on a </w:t>
      </w:r>
      <w:r w:rsidR="003165EC" w:rsidRPr="00330EF4">
        <w:rPr>
          <w:rFonts w:cs="CMU Bright"/>
        </w:rPr>
        <w:t xml:space="preserve">geographical </w:t>
      </w:r>
      <w:r w:rsidRPr="00330EF4">
        <w:rPr>
          <w:rFonts w:cs="CMU Bright"/>
        </w:rPr>
        <w:t xml:space="preserve">map how the markov chain looks like. There are four important locations marked on the map. </w:t>
      </w:r>
      <w:r w:rsidR="00C41FCF" w:rsidRPr="00330EF4">
        <w:rPr>
          <w:rFonts w:cs="CMU Bright"/>
        </w:rPr>
        <w:t>These marked locations are</w:t>
      </w:r>
      <w:r w:rsidR="000F68A2" w:rsidRPr="00330EF4">
        <w:rPr>
          <w:rFonts w:cs="CMU Bright"/>
        </w:rPr>
        <w:t xml:space="preserve"> called</w:t>
      </w:r>
      <w:r w:rsidR="00C41FCF" w:rsidRPr="00330EF4">
        <w:rPr>
          <w:rFonts w:cs="CMU Bright"/>
        </w:rPr>
        <w:t xml:space="preserve"> states. </w:t>
      </w:r>
      <w:r w:rsidRPr="00330EF4">
        <w:rPr>
          <w:rFonts w:cs="CMU Bright"/>
        </w:rPr>
        <w:t xml:space="preserve">The markov chain model will contain the transition probabilities from one of these important places to all the other places (including self) as depicted in the </w:t>
      </w:r>
      <w:r w:rsidRPr="00330EF4">
        <w:rPr>
          <w:rFonts w:cs="CMU Bright"/>
        </w:rPr>
        <w:fldChar w:fldCharType="begin"/>
      </w:r>
      <w:r w:rsidRPr="00330EF4">
        <w:rPr>
          <w:rFonts w:cs="CMU Bright"/>
        </w:rPr>
        <w:instrText xml:space="preserve"> REF _Ref528330402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5</w:t>
      </w:r>
      <w:r w:rsidRPr="00330EF4">
        <w:rPr>
          <w:rFonts w:cs="CMU Bright"/>
        </w:rPr>
        <w:fldChar w:fldCharType="end"/>
      </w:r>
      <w:r w:rsidRPr="00330EF4">
        <w:rPr>
          <w:rFonts w:cs="CMU Bright"/>
        </w:rPr>
        <w:t xml:space="preserve">. </w:t>
      </w:r>
      <w:r w:rsidR="00471F78" w:rsidRPr="00330EF4">
        <w:rPr>
          <w:rFonts w:cs="CMU Bright"/>
        </w:rPr>
        <w:t xml:space="preserve">The arrow depicts the transitions from one location to another (including self). </w:t>
      </w:r>
      <w:r w:rsidR="00C41FCF" w:rsidRPr="00330EF4">
        <w:rPr>
          <w:rFonts w:cs="CMU Bright"/>
        </w:rPr>
        <w:t xml:space="preserve">Hence, the model is </w:t>
      </w:r>
      <w:r w:rsidR="00D61D1C" w:rsidRPr="00330EF4">
        <w:rPr>
          <w:rFonts w:cs="CMU Bright"/>
        </w:rPr>
        <w:t>built</w:t>
      </w:r>
      <w:r w:rsidR="00C41FCF" w:rsidRPr="00330EF4">
        <w:rPr>
          <w:rFonts w:cs="CMU Bright"/>
        </w:rPr>
        <w:t xml:space="preserve"> using </w:t>
      </w:r>
      <w:r w:rsidR="00D61D1C" w:rsidRPr="00330EF4">
        <w:rPr>
          <w:rFonts w:cs="CMU Bright"/>
        </w:rPr>
        <w:t xml:space="preserve">only </w:t>
      </w:r>
      <w:r w:rsidR="00C41FCF" w:rsidRPr="00330EF4">
        <w:rPr>
          <w:rFonts w:cs="CMU Bright"/>
        </w:rPr>
        <w:t>the important locations.</w:t>
      </w:r>
      <w:r w:rsidR="000D3795" w:rsidRPr="00330EF4">
        <w:rPr>
          <w:rFonts w:cs="CMU Bright"/>
        </w:rPr>
        <w:t xml:space="preserve"> The extraction of these important locations from the raw GPS points is detailed in the further sub-chapters.</w:t>
      </w:r>
    </w:p>
    <w:p w14:paraId="60C0C794" w14:textId="6850B44D" w:rsidR="00023296" w:rsidRPr="00330EF4" w:rsidRDefault="00021CB6" w:rsidP="00023296">
      <w:pPr>
        <w:keepNext/>
        <w:ind w:left="720"/>
        <w:jc w:val="center"/>
        <w:rPr>
          <w:rFonts w:cs="CMU Bright"/>
        </w:rPr>
      </w:pPr>
      <w:r w:rsidRPr="00330EF4">
        <w:rPr>
          <w:rFonts w:cs="CMU Bright"/>
          <w:noProof/>
        </w:rPr>
        <w:drawing>
          <wp:inline distT="0" distB="0" distL="0" distR="0" wp14:anchorId="7B21D538" wp14:editId="362408B6">
            <wp:extent cx="3879850" cy="34801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3517" cy="3492409"/>
                    </a:xfrm>
                    <a:prstGeom prst="rect">
                      <a:avLst/>
                    </a:prstGeom>
                  </pic:spPr>
                </pic:pic>
              </a:graphicData>
            </a:graphic>
          </wp:inline>
        </w:drawing>
      </w:r>
    </w:p>
    <w:p w14:paraId="5EB57512" w14:textId="73DBA1BF" w:rsidR="00023296" w:rsidRPr="00330EF4" w:rsidRDefault="00023296" w:rsidP="00023296">
      <w:pPr>
        <w:pStyle w:val="Caption"/>
        <w:jc w:val="center"/>
        <w:rPr>
          <w:rFonts w:cs="CMU Bright"/>
          <w:color w:val="auto"/>
        </w:rPr>
      </w:pPr>
      <w:bookmarkStart w:id="120" w:name="_Ref528330402"/>
      <w:bookmarkStart w:id="121" w:name="_Toc529179993"/>
      <w:bookmarkStart w:id="122" w:name="_Toc530914364"/>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5</w:t>
      </w:r>
      <w:r w:rsidRPr="00330EF4">
        <w:rPr>
          <w:rFonts w:cs="CMU Bright"/>
          <w:color w:val="auto"/>
        </w:rPr>
        <w:fldChar w:fldCharType="end"/>
      </w:r>
      <w:bookmarkEnd w:id="120"/>
      <w:r w:rsidRPr="00330EF4">
        <w:rPr>
          <w:rFonts w:cs="CMU Bright"/>
          <w:color w:val="auto"/>
        </w:rPr>
        <w:t xml:space="preserve"> Markov chain example on a map</w:t>
      </w:r>
      <w:bookmarkEnd w:id="121"/>
      <w:bookmarkEnd w:id="122"/>
    </w:p>
    <w:p w14:paraId="6936861F" w14:textId="4A5FCD62" w:rsidR="00023296" w:rsidRPr="00330EF4" w:rsidRDefault="003B6CC9" w:rsidP="003B6CC9">
      <w:pPr>
        <w:ind w:left="720"/>
        <w:rPr>
          <w:rFonts w:cs="CMU Bright"/>
        </w:rPr>
      </w:pPr>
      <w:r w:rsidRPr="00330EF4">
        <w:rPr>
          <w:rFonts w:cs="CMU Bright"/>
        </w:rPr>
        <w:t>The transitions are recorded from one time-slot to the next. The time-slots are simplified as hour</w:t>
      </w:r>
      <w:r w:rsidR="008479DA" w:rsidRPr="00330EF4">
        <w:rPr>
          <w:rFonts w:cs="CMU Bright"/>
        </w:rPr>
        <w:t>s</w:t>
      </w:r>
      <w:r w:rsidRPr="00330EF4">
        <w:rPr>
          <w:rFonts w:cs="CMU Bright"/>
        </w:rPr>
        <w:t xml:space="preserve"> of the day</w:t>
      </w:r>
      <w:r w:rsidR="004C62C7" w:rsidRPr="00330EF4">
        <w:rPr>
          <w:rFonts w:cs="CMU Bright"/>
        </w:rPr>
        <w:t>, hence, there are 0 to 23 time-slots</w:t>
      </w:r>
      <w:r w:rsidRPr="00330EF4">
        <w:rPr>
          <w:rFonts w:cs="CMU Bright"/>
        </w:rPr>
        <w:t xml:space="preserve">. Hence the transition from hour t to t+1 is recorded. These transitions are recorded over the period (for few days) to create a model. </w:t>
      </w:r>
    </w:p>
    <w:p w14:paraId="3D70E7D1" w14:textId="280664DD" w:rsidR="00D61D1C" w:rsidRPr="00330EF4" w:rsidRDefault="00D61D1C" w:rsidP="00EC688E">
      <w:pPr>
        <w:ind w:left="720"/>
        <w:rPr>
          <w:rFonts w:cs="CMU Bright"/>
        </w:rPr>
      </w:pPr>
      <w:r w:rsidRPr="00330EF4">
        <w:rPr>
          <w:rFonts w:cs="CMU Bright"/>
        </w:rPr>
        <w:lastRenderedPageBreak/>
        <w:t xml:space="preserve">Once the model is created, the transition probabilities for each time-slot are recorded. </w:t>
      </w:r>
      <w:r w:rsidR="0022468D" w:rsidRPr="00330EF4">
        <w:rPr>
          <w:rFonts w:cs="CMU Bright"/>
        </w:rPr>
        <w:t>Based on the transition probabilities for each time-slot, a path can be predicted.</w:t>
      </w:r>
      <w:r w:rsidR="00C319C7" w:rsidRPr="00330EF4">
        <w:rPr>
          <w:rFonts w:cs="CMU Bright"/>
        </w:rPr>
        <w:t xml:space="preserve"> A path is the series of location</w:t>
      </w:r>
      <w:r w:rsidR="00D31469" w:rsidRPr="00330EF4">
        <w:rPr>
          <w:rFonts w:cs="CMU Bright"/>
        </w:rPr>
        <w:t>s</w:t>
      </w:r>
      <w:r w:rsidR="00C319C7" w:rsidRPr="00330EF4">
        <w:rPr>
          <w:rFonts w:cs="CMU Bright"/>
        </w:rPr>
        <w:t xml:space="preserve"> visit in </w:t>
      </w:r>
      <w:r w:rsidR="0045454E" w:rsidRPr="00330EF4">
        <w:rPr>
          <w:rFonts w:cs="CMU Bright"/>
        </w:rPr>
        <w:t xml:space="preserve">the </w:t>
      </w:r>
      <w:r w:rsidR="00E73BCF" w:rsidRPr="00330EF4">
        <w:rPr>
          <w:rFonts w:cs="CMU Bright"/>
        </w:rPr>
        <w:t>coming</w:t>
      </w:r>
      <w:r w:rsidR="00C319C7" w:rsidRPr="00330EF4">
        <w:rPr>
          <w:rFonts w:cs="CMU Bright"/>
        </w:rPr>
        <w:t xml:space="preserve"> time-slot</w:t>
      </w:r>
      <w:r w:rsidR="00E73BCF" w:rsidRPr="00330EF4">
        <w:rPr>
          <w:rFonts w:cs="CMU Bright"/>
        </w:rPr>
        <w:t>s</w:t>
      </w:r>
      <w:r w:rsidR="00C319C7" w:rsidRPr="00330EF4">
        <w:rPr>
          <w:rFonts w:cs="CMU Bright"/>
        </w:rPr>
        <w:t xml:space="preserve">. The path prediction uses the current location, current time-slot and the markov model. </w:t>
      </w:r>
      <w:r w:rsidR="0094620E" w:rsidRPr="00330EF4">
        <w:rPr>
          <w:rFonts w:cs="CMU Bright"/>
        </w:rPr>
        <w:t xml:space="preserve">The example is extended on a geographical map as shown in the </w:t>
      </w:r>
      <w:r w:rsidR="0094620E" w:rsidRPr="00330EF4">
        <w:rPr>
          <w:rFonts w:cs="CMU Bright"/>
        </w:rPr>
        <w:fldChar w:fldCharType="begin"/>
      </w:r>
      <w:r w:rsidR="0094620E" w:rsidRPr="00330EF4">
        <w:rPr>
          <w:rFonts w:cs="CMU Bright"/>
        </w:rPr>
        <w:instrText xml:space="preserve"> REF _Ref530073383 \h </w:instrText>
      </w:r>
      <w:r w:rsidR="00C068D7" w:rsidRPr="00330EF4">
        <w:rPr>
          <w:rFonts w:cs="CMU Bright"/>
        </w:rPr>
        <w:instrText xml:space="preserve"> \* MERGEFORMAT </w:instrText>
      </w:r>
      <w:r w:rsidR="0094620E" w:rsidRPr="00330EF4">
        <w:rPr>
          <w:rFonts w:cs="CMU Bright"/>
        </w:rPr>
      </w:r>
      <w:r w:rsidR="0094620E" w:rsidRPr="00330EF4">
        <w:rPr>
          <w:rFonts w:cs="CMU Bright"/>
        </w:rPr>
        <w:fldChar w:fldCharType="separate"/>
      </w:r>
      <w:r w:rsidR="009C4FE4" w:rsidRPr="00330EF4">
        <w:rPr>
          <w:rFonts w:cs="CMU Bright"/>
        </w:rPr>
        <w:t xml:space="preserve">Figure </w:t>
      </w:r>
      <w:r w:rsidR="009C4FE4">
        <w:rPr>
          <w:rFonts w:cs="CMU Bright"/>
          <w:noProof/>
        </w:rPr>
        <w:t>6</w:t>
      </w:r>
      <w:r w:rsidR="0094620E" w:rsidRPr="00330EF4">
        <w:rPr>
          <w:rFonts w:cs="CMU Bright"/>
        </w:rPr>
        <w:fldChar w:fldCharType="end"/>
      </w:r>
      <w:r w:rsidR="00223067" w:rsidRPr="00330EF4">
        <w:rPr>
          <w:rFonts w:cs="CMU Bright"/>
        </w:rPr>
        <w:t xml:space="preserve">. For instance, the model suggests if the user is found to be at </w:t>
      </w:r>
      <w:r w:rsidR="00CC67FE" w:rsidRPr="00330EF4">
        <w:rPr>
          <w:rFonts w:cs="CMU Bright"/>
        </w:rPr>
        <w:t>state</w:t>
      </w:r>
      <w:r w:rsidR="00223067" w:rsidRPr="00330EF4">
        <w:rPr>
          <w:rFonts w:cs="CMU Bright"/>
        </w:rPr>
        <w:t xml:space="preserve"> 1 at 7am, the next visits will be at location 2, 3, 4</w:t>
      </w:r>
      <w:r w:rsidR="00F2733E" w:rsidRPr="00330EF4">
        <w:rPr>
          <w:rFonts w:cs="CMU Bright"/>
        </w:rPr>
        <w:t xml:space="preserve">, </w:t>
      </w:r>
      <w:r w:rsidR="00031C3A" w:rsidRPr="00330EF4">
        <w:rPr>
          <w:rFonts w:cs="CMU Bright"/>
        </w:rPr>
        <w:t>3</w:t>
      </w:r>
      <w:r w:rsidR="00F2733E" w:rsidRPr="00330EF4">
        <w:rPr>
          <w:rFonts w:cs="CMU Bright"/>
        </w:rPr>
        <w:t>, 1 at corresponding time-slots.</w:t>
      </w:r>
      <w:r w:rsidR="00CC67FE" w:rsidRPr="00330EF4">
        <w:rPr>
          <w:rFonts w:cs="CMU Bright"/>
        </w:rPr>
        <w:t xml:space="preserve"> Th</w:t>
      </w:r>
      <w:r w:rsidR="00F05B73" w:rsidRPr="00330EF4">
        <w:rPr>
          <w:rFonts w:cs="CMU Bright"/>
        </w:rPr>
        <w:t>e</w:t>
      </w:r>
      <w:r w:rsidR="00CC67FE" w:rsidRPr="00330EF4">
        <w:rPr>
          <w:rFonts w:cs="CMU Bright"/>
        </w:rPr>
        <w:t xml:space="preserve"> green arrow depicts the transition from state 1 to 4 and the red arrows depicts the transition from state 4 back to 1.</w:t>
      </w:r>
      <w:r w:rsidR="00F05B73" w:rsidRPr="00330EF4">
        <w:rPr>
          <w:rFonts w:cs="CMU Bright"/>
        </w:rPr>
        <w:t xml:space="preserve"> Each next visit is predicted with a corresponding confidence percentage which is derived from the markov model.</w:t>
      </w:r>
      <w:r w:rsidR="00473A6A" w:rsidRPr="00330EF4">
        <w:rPr>
          <w:rFonts w:cs="CMU Bright"/>
        </w:rPr>
        <w:t xml:space="preserve"> The path prediction is done to indicate the predictability of a user knowing the current location, hour information and past location trends.</w:t>
      </w:r>
      <w:r w:rsidR="00761AFD" w:rsidRPr="00330EF4">
        <w:rPr>
          <w:rFonts w:cs="CMU Bright"/>
        </w:rPr>
        <w:t xml:space="preserve"> The </w:t>
      </w:r>
      <w:r w:rsidR="002B12A1" w:rsidRPr="00330EF4">
        <w:rPr>
          <w:rFonts w:cs="CMU Bright"/>
        </w:rPr>
        <w:t xml:space="preserve">path prediction is detailed in </w:t>
      </w:r>
      <w:r w:rsidR="00770451" w:rsidRPr="00330EF4">
        <w:rPr>
          <w:rFonts w:cs="CMU Bright"/>
        </w:rPr>
        <w:t>further</w:t>
      </w:r>
      <w:r w:rsidR="00351C9F" w:rsidRPr="00330EF4">
        <w:rPr>
          <w:rFonts w:cs="CMU Bright"/>
        </w:rPr>
        <w:t xml:space="preserve"> </w:t>
      </w:r>
      <w:r w:rsidR="001A40DF" w:rsidRPr="00330EF4">
        <w:rPr>
          <w:rFonts w:cs="CMU Bright"/>
        </w:rPr>
        <w:t>sub-</w:t>
      </w:r>
      <w:r w:rsidR="002B12A1" w:rsidRPr="00330EF4">
        <w:rPr>
          <w:rFonts w:cs="CMU Bright"/>
        </w:rPr>
        <w:t>chapter</w:t>
      </w:r>
      <w:r w:rsidR="00351C9F" w:rsidRPr="00330EF4">
        <w:rPr>
          <w:rFonts w:cs="CMU Bright"/>
        </w:rPr>
        <w:t>s</w:t>
      </w:r>
      <w:r w:rsidR="002B12A1" w:rsidRPr="00330EF4">
        <w:rPr>
          <w:rFonts w:cs="CMU Bright"/>
        </w:rPr>
        <w:t>.</w:t>
      </w:r>
    </w:p>
    <w:p w14:paraId="703DB5CD" w14:textId="559CBE2C" w:rsidR="00D95926" w:rsidRPr="00330EF4" w:rsidRDefault="000D3D3D" w:rsidP="00D95926">
      <w:pPr>
        <w:ind w:left="720"/>
        <w:jc w:val="center"/>
        <w:rPr>
          <w:rFonts w:cs="CMU Bright"/>
        </w:rPr>
      </w:pPr>
      <w:r w:rsidRPr="00330EF4">
        <w:rPr>
          <w:rFonts w:cs="CMU Bright"/>
          <w:noProof/>
        </w:rPr>
        <w:drawing>
          <wp:inline distT="0" distB="0" distL="0" distR="0" wp14:anchorId="7938890E" wp14:editId="70E26A81">
            <wp:extent cx="5063837" cy="1140252"/>
            <wp:effectExtent l="0" t="0" r="381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9530" cy="1150541"/>
                    </a:xfrm>
                    <a:prstGeom prst="rect">
                      <a:avLst/>
                    </a:prstGeom>
                  </pic:spPr>
                </pic:pic>
              </a:graphicData>
            </a:graphic>
          </wp:inline>
        </w:drawing>
      </w:r>
      <w:r w:rsidR="00B77268" w:rsidRPr="00330EF4">
        <w:rPr>
          <w:rFonts w:cs="CMU Bright"/>
          <w:noProof/>
        </w:rPr>
        <w:drawing>
          <wp:inline distT="0" distB="0" distL="0" distR="0" wp14:anchorId="44B2EE50" wp14:editId="391CC023">
            <wp:extent cx="3719945" cy="36092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4598" cy="3623425"/>
                    </a:xfrm>
                    <a:prstGeom prst="rect">
                      <a:avLst/>
                    </a:prstGeom>
                  </pic:spPr>
                </pic:pic>
              </a:graphicData>
            </a:graphic>
          </wp:inline>
        </w:drawing>
      </w:r>
    </w:p>
    <w:p w14:paraId="0C25B385" w14:textId="37D7645D" w:rsidR="000D3D3D" w:rsidRPr="00330EF4" w:rsidRDefault="00D95926" w:rsidP="00636BA0">
      <w:pPr>
        <w:pStyle w:val="Caption"/>
        <w:jc w:val="center"/>
        <w:rPr>
          <w:rFonts w:cs="CMU Bright"/>
          <w:color w:val="auto"/>
        </w:rPr>
      </w:pPr>
      <w:bookmarkStart w:id="123" w:name="_Ref530073383"/>
      <w:bookmarkStart w:id="124" w:name="_Toc53091436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6</w:t>
      </w:r>
      <w:r w:rsidRPr="00330EF4">
        <w:rPr>
          <w:rFonts w:cs="CMU Bright"/>
          <w:color w:val="auto"/>
        </w:rPr>
        <w:fldChar w:fldCharType="end"/>
      </w:r>
      <w:bookmarkEnd w:id="123"/>
      <w:r w:rsidRPr="00330EF4">
        <w:rPr>
          <w:rFonts w:cs="CMU Bright"/>
          <w:color w:val="auto"/>
        </w:rPr>
        <w:t xml:space="preserve"> Path </w:t>
      </w:r>
      <w:r w:rsidR="00FE46C6" w:rsidRPr="00330EF4">
        <w:rPr>
          <w:rFonts w:cs="CMU Bright"/>
          <w:color w:val="auto"/>
        </w:rPr>
        <w:t xml:space="preserve">modeled </w:t>
      </w:r>
      <w:r w:rsidR="000D3D3D" w:rsidRPr="00330EF4">
        <w:rPr>
          <w:rFonts w:cs="CMU Bright"/>
          <w:color w:val="auto"/>
        </w:rPr>
        <w:t>using markov chain</w:t>
      </w:r>
      <w:bookmarkEnd w:id="124"/>
    </w:p>
    <w:p w14:paraId="2433F2E9" w14:textId="1EAA30C0" w:rsidR="00783DD9" w:rsidRPr="00330EF4" w:rsidRDefault="00783DD9" w:rsidP="00783DD9">
      <w:pPr>
        <w:pStyle w:val="Heading2"/>
        <w:spacing w:after="240"/>
        <w:ind w:firstLine="720"/>
        <w:rPr>
          <w:rFonts w:ascii="CMU Bright" w:hAnsi="CMU Bright" w:cs="CMU Bright"/>
          <w:color w:val="auto"/>
        </w:rPr>
      </w:pPr>
      <w:bookmarkStart w:id="125" w:name="_Toc530914322"/>
      <w:r w:rsidRPr="00330EF4">
        <w:rPr>
          <w:rFonts w:ascii="CMU Bright" w:hAnsi="CMU Bright" w:cs="CMU Bright"/>
          <w:color w:val="auto"/>
        </w:rPr>
        <w:t>4.2 Transition Probabilities</w:t>
      </w:r>
      <w:bookmarkEnd w:id="125"/>
    </w:p>
    <w:p w14:paraId="242DA595" w14:textId="6742A7A9" w:rsidR="00683B38" w:rsidRPr="00330EF4" w:rsidRDefault="00683B38" w:rsidP="00683B38">
      <w:pPr>
        <w:ind w:left="720"/>
        <w:rPr>
          <w:rFonts w:cs="CMU Bright"/>
        </w:rPr>
      </w:pPr>
      <w:r w:rsidRPr="00330EF4">
        <w:rPr>
          <w:rFonts w:cs="CMU Bright"/>
        </w:rPr>
        <w:t>The states are the significant locations for a user which are extracted from raw location coordinates. The semantic meaning behind these states are, for instance, “home”, “work” or “gym”. The markov chain holds the probability of transitioning from one state to another, in each time-slot. The time-slots are represented by hour of the day</w:t>
      </w:r>
      <w:r w:rsidR="00BC63B1" w:rsidRPr="00330EF4">
        <w:rPr>
          <w:rFonts w:cs="CMU Bright"/>
        </w:rPr>
        <w:t xml:space="preserve">, as shown in </w:t>
      </w:r>
      <w:r w:rsidR="00BC63B1" w:rsidRPr="00330EF4">
        <w:rPr>
          <w:rFonts w:cs="CMU Bright"/>
        </w:rPr>
        <w:fldChar w:fldCharType="begin"/>
      </w:r>
      <w:r w:rsidR="00BC63B1" w:rsidRPr="00330EF4">
        <w:rPr>
          <w:rFonts w:cs="CMU Bright"/>
        </w:rPr>
        <w:instrText xml:space="preserve"> REF _Ref530067733 \h </w:instrText>
      </w:r>
      <w:r w:rsidR="00552304" w:rsidRPr="00330EF4">
        <w:rPr>
          <w:rFonts w:cs="CMU Bright"/>
        </w:rPr>
        <w:instrText xml:space="preserve"> \* MERGEFORMAT </w:instrText>
      </w:r>
      <w:r w:rsidR="00BC63B1" w:rsidRPr="00330EF4">
        <w:rPr>
          <w:rFonts w:cs="CMU Bright"/>
        </w:rPr>
      </w:r>
      <w:r w:rsidR="00BC63B1" w:rsidRPr="00330EF4">
        <w:rPr>
          <w:rFonts w:cs="CMU Bright"/>
        </w:rPr>
        <w:fldChar w:fldCharType="separate"/>
      </w:r>
      <w:r w:rsidR="009C4FE4" w:rsidRPr="00330EF4">
        <w:rPr>
          <w:rFonts w:cs="CMU Bright"/>
        </w:rPr>
        <w:t xml:space="preserve">Figure </w:t>
      </w:r>
      <w:r w:rsidR="009C4FE4">
        <w:rPr>
          <w:rFonts w:cs="CMU Bright"/>
          <w:noProof/>
        </w:rPr>
        <w:t>7</w:t>
      </w:r>
      <w:r w:rsidR="00BC63B1" w:rsidRPr="00330EF4">
        <w:rPr>
          <w:rFonts w:cs="CMU Bright"/>
        </w:rPr>
        <w:fldChar w:fldCharType="end"/>
      </w:r>
      <w:r w:rsidR="00BC63B1" w:rsidRPr="00330EF4">
        <w:rPr>
          <w:rFonts w:cs="CMU Bright"/>
        </w:rPr>
        <w:t>.</w:t>
      </w:r>
      <w:r w:rsidRPr="00330EF4">
        <w:rPr>
          <w:rFonts w:cs="CMU Bright"/>
        </w:rPr>
        <w:t xml:space="preserve"> Hence, the markov chain records all the transitions from hour t to hour t+1. </w:t>
      </w:r>
    </w:p>
    <w:p w14:paraId="06360C77" w14:textId="77777777" w:rsidR="00683B38" w:rsidRPr="00330EF4" w:rsidRDefault="00683B38" w:rsidP="00B97FF2">
      <w:pPr>
        <w:pStyle w:val="Caption"/>
        <w:jc w:val="center"/>
        <w:rPr>
          <w:rFonts w:cs="CMU Bright"/>
        </w:rPr>
      </w:pPr>
      <w:bookmarkStart w:id="126" w:name="_Ref528326181"/>
      <w:bookmarkStart w:id="127" w:name="_Toc529179980"/>
      <w:r w:rsidRPr="00330EF4">
        <w:rPr>
          <w:rFonts w:cs="CMU Bright"/>
          <w:noProof/>
        </w:rPr>
        <w:lastRenderedPageBreak/>
        <w:drawing>
          <wp:inline distT="0" distB="0" distL="0" distR="0" wp14:anchorId="3847CA99" wp14:editId="49F16A51">
            <wp:extent cx="5056909" cy="8569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7776" cy="884236"/>
                    </a:xfrm>
                    <a:prstGeom prst="rect">
                      <a:avLst/>
                    </a:prstGeom>
                  </pic:spPr>
                </pic:pic>
              </a:graphicData>
            </a:graphic>
          </wp:inline>
        </w:drawing>
      </w:r>
      <w:bookmarkEnd w:id="126"/>
      <w:bookmarkEnd w:id="127"/>
    </w:p>
    <w:p w14:paraId="6288E1B5" w14:textId="71944FA7" w:rsidR="00683B38" w:rsidRPr="00330EF4" w:rsidRDefault="00683B38" w:rsidP="00683B38">
      <w:pPr>
        <w:pStyle w:val="Caption"/>
        <w:jc w:val="center"/>
        <w:rPr>
          <w:rFonts w:cs="CMU Bright"/>
          <w:color w:val="auto"/>
        </w:rPr>
      </w:pPr>
      <w:bookmarkStart w:id="128" w:name="_Ref530067733"/>
      <w:bookmarkStart w:id="129" w:name="_Toc53091436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7</w:t>
      </w:r>
      <w:r w:rsidRPr="00330EF4">
        <w:rPr>
          <w:rFonts w:cs="CMU Bright"/>
          <w:color w:val="auto"/>
        </w:rPr>
        <w:fldChar w:fldCharType="end"/>
      </w:r>
      <w:bookmarkEnd w:id="128"/>
      <w:r w:rsidRPr="00330EF4">
        <w:rPr>
          <w:rFonts w:cs="CMU Bright"/>
          <w:color w:val="auto"/>
        </w:rPr>
        <w:t xml:space="preserve"> Markov chain derived from state</w:t>
      </w:r>
      <w:bookmarkEnd w:id="129"/>
    </w:p>
    <w:p w14:paraId="58CE274A" w14:textId="029D722C" w:rsidR="00772608" w:rsidRPr="00330EF4" w:rsidRDefault="009C6483" w:rsidP="00994541">
      <w:pPr>
        <w:spacing w:after="240"/>
        <w:ind w:left="720"/>
        <w:rPr>
          <w:rFonts w:cs="CMU Bright"/>
        </w:rPr>
      </w:pPr>
      <w:r w:rsidRPr="00330EF4">
        <w:rPr>
          <w:rFonts w:cs="CMU Bright"/>
        </w:rPr>
        <w:t>To understand this in detail, c</w:t>
      </w:r>
      <w:r w:rsidR="00772608" w:rsidRPr="00330EF4">
        <w:rPr>
          <w:rFonts w:cs="CMU Bright"/>
        </w:rPr>
        <w:t xml:space="preserve">onsider an example as shown below in the </w:t>
      </w:r>
      <w:r w:rsidR="00894EFB" w:rsidRPr="00330EF4">
        <w:rPr>
          <w:rFonts w:cs="CMU Bright"/>
        </w:rPr>
        <w:fldChar w:fldCharType="begin"/>
      </w:r>
      <w:r w:rsidR="00894EFB" w:rsidRPr="00330EF4">
        <w:rPr>
          <w:rFonts w:cs="CMU Bright"/>
        </w:rPr>
        <w:instrText xml:space="preserve"> REF _Ref528326328 \h </w:instrText>
      </w:r>
      <w:r w:rsidR="003871CA" w:rsidRPr="00330EF4">
        <w:rPr>
          <w:rFonts w:cs="CMU Bright"/>
        </w:rPr>
        <w:instrText xml:space="preserve"> \* MERGEFORMAT </w:instrText>
      </w:r>
      <w:r w:rsidR="00894EFB" w:rsidRPr="00330EF4">
        <w:rPr>
          <w:rFonts w:cs="CMU Bright"/>
        </w:rPr>
      </w:r>
      <w:r w:rsidR="00894EFB" w:rsidRPr="00330EF4">
        <w:rPr>
          <w:rFonts w:cs="CMU Bright"/>
        </w:rPr>
        <w:fldChar w:fldCharType="separate"/>
      </w:r>
      <w:r w:rsidR="009C4FE4" w:rsidRPr="00330EF4">
        <w:rPr>
          <w:rFonts w:cs="CMU Bright"/>
        </w:rPr>
        <w:t xml:space="preserve">Figure </w:t>
      </w:r>
      <w:r w:rsidR="009C4FE4">
        <w:rPr>
          <w:rFonts w:cs="CMU Bright"/>
          <w:noProof/>
        </w:rPr>
        <w:t>8</w:t>
      </w:r>
      <w:r w:rsidR="00894EFB" w:rsidRPr="00330EF4">
        <w:rPr>
          <w:rFonts w:cs="CMU Bright"/>
        </w:rPr>
        <w:fldChar w:fldCharType="end"/>
      </w:r>
      <w:r w:rsidR="00772608" w:rsidRPr="00330EF4">
        <w:rPr>
          <w:rFonts w:cs="CMU Bright"/>
        </w:rPr>
        <w:t>.</w:t>
      </w:r>
      <w:r w:rsidR="004B4B8E" w:rsidRPr="00330EF4">
        <w:rPr>
          <w:rFonts w:cs="CMU Bright"/>
        </w:rPr>
        <w:t xml:space="preserve"> There are three states </w:t>
      </w:r>
      <w:r w:rsidR="00F96ADE" w:rsidRPr="00330EF4">
        <w:rPr>
          <w:rFonts w:cs="CMU Bright"/>
        </w:rPr>
        <w:t>st</w:t>
      </w:r>
      <w:r w:rsidR="00F96ADE" w:rsidRPr="00330EF4">
        <w:rPr>
          <w:rFonts w:cs="CMU Bright"/>
          <w:vertAlign w:val="subscript"/>
        </w:rPr>
        <w:t>1</w:t>
      </w:r>
      <w:r w:rsidR="004B4B8E" w:rsidRPr="00330EF4">
        <w:rPr>
          <w:rFonts w:cs="CMU Bright"/>
        </w:rPr>
        <w:t xml:space="preserve">, </w:t>
      </w:r>
      <w:r w:rsidR="00F96ADE" w:rsidRPr="00330EF4">
        <w:rPr>
          <w:rFonts w:cs="CMU Bright"/>
        </w:rPr>
        <w:t>st</w:t>
      </w:r>
      <w:r w:rsidR="00F96ADE" w:rsidRPr="00330EF4">
        <w:rPr>
          <w:rFonts w:cs="CMU Bright"/>
          <w:vertAlign w:val="subscript"/>
        </w:rPr>
        <w:t>2</w:t>
      </w:r>
      <w:r w:rsidR="004B4B8E" w:rsidRPr="00330EF4">
        <w:rPr>
          <w:rFonts w:cs="CMU Bright"/>
        </w:rPr>
        <w:t xml:space="preserve"> and </w:t>
      </w:r>
      <w:r w:rsidR="00F96ADE" w:rsidRPr="00330EF4">
        <w:rPr>
          <w:rFonts w:cs="CMU Bright"/>
        </w:rPr>
        <w:t>st</w:t>
      </w:r>
      <w:r w:rsidR="00F96ADE" w:rsidRPr="00330EF4">
        <w:rPr>
          <w:rFonts w:cs="CMU Bright"/>
          <w:vertAlign w:val="subscript"/>
        </w:rPr>
        <w:t>3</w:t>
      </w:r>
      <w:r w:rsidR="004B4B8E" w:rsidRPr="00330EF4">
        <w:rPr>
          <w:rFonts w:cs="CMU Bright"/>
        </w:rPr>
        <w:t xml:space="preserve"> which exists between hour 4-6, 5-9 and 9-11 respectively.</w:t>
      </w:r>
      <w:r w:rsidR="00DB33B8" w:rsidRPr="00330EF4">
        <w:rPr>
          <w:rFonts w:cs="CMU Bright"/>
        </w:rPr>
        <w:t xml:space="preserve"> </w:t>
      </w:r>
      <w:r w:rsidR="00EB40E7" w:rsidRPr="00330EF4">
        <w:rPr>
          <w:rFonts w:cs="CMU Bright"/>
        </w:rPr>
        <w:t xml:space="preserve">We consider the time lot between hour 4-5 as 4 for simplicity. </w:t>
      </w:r>
      <w:r w:rsidR="009E3A2E" w:rsidRPr="00330EF4">
        <w:rPr>
          <w:rFonts w:cs="CMU Bright"/>
        </w:rPr>
        <w:t>Hence</w:t>
      </w:r>
      <w:r w:rsidR="00893ADD" w:rsidRPr="00330EF4">
        <w:rPr>
          <w:rFonts w:cs="CMU Bright"/>
        </w:rPr>
        <w:t>,</w:t>
      </w:r>
      <w:r w:rsidR="009E3A2E" w:rsidRPr="00330EF4">
        <w:rPr>
          <w:rFonts w:cs="CMU Bright"/>
        </w:rPr>
        <w:t xml:space="preserve"> we have </w:t>
      </w:r>
      <w:r w:rsidR="00893ADD" w:rsidRPr="00330EF4">
        <w:rPr>
          <w:rFonts w:cs="CMU Bright"/>
        </w:rPr>
        <w:t xml:space="preserve">a total of 24 </w:t>
      </w:r>
      <w:r w:rsidR="0037662C" w:rsidRPr="00330EF4">
        <w:rPr>
          <w:rFonts w:cs="CMU Bright"/>
        </w:rPr>
        <w:t>time-slot</w:t>
      </w:r>
      <w:r w:rsidR="00893ADD" w:rsidRPr="00330EF4">
        <w:rPr>
          <w:rFonts w:cs="CMU Bright"/>
        </w:rPr>
        <w:t xml:space="preserve">s ranging from 0 to 23 in a day, representing each hour of the day. </w:t>
      </w:r>
      <w:r w:rsidR="00DB33B8" w:rsidRPr="00330EF4">
        <w:rPr>
          <w:rFonts w:cs="CMU Bright"/>
        </w:rPr>
        <w:t xml:space="preserve">The vertical drawn lines represent the hour of the day and the width of a state </w:t>
      </w:r>
      <w:r w:rsidR="006E024A" w:rsidRPr="00330EF4">
        <w:rPr>
          <w:rFonts w:cs="CMU Bright"/>
        </w:rPr>
        <w:t xml:space="preserve">rectangle </w:t>
      </w:r>
      <w:r w:rsidR="00DB33B8" w:rsidRPr="00330EF4">
        <w:rPr>
          <w:rFonts w:cs="CMU Bright"/>
        </w:rPr>
        <w:t>represents the duration of the stay at that state. For instance, st</w:t>
      </w:r>
      <w:r w:rsidR="00DB33B8" w:rsidRPr="00330EF4">
        <w:rPr>
          <w:rFonts w:cs="CMU Bright"/>
          <w:vertAlign w:val="subscript"/>
        </w:rPr>
        <w:t>1</w:t>
      </w:r>
      <w:r w:rsidR="00DB33B8" w:rsidRPr="00330EF4">
        <w:rPr>
          <w:rFonts w:cs="CMU Bright"/>
        </w:rPr>
        <w:t xml:space="preserve"> stay duration is </w:t>
      </w:r>
      <w:r w:rsidR="00893ADD" w:rsidRPr="00330EF4">
        <w:rPr>
          <w:rFonts w:cs="CMU Bright"/>
        </w:rPr>
        <w:t xml:space="preserve">at </w:t>
      </w:r>
      <w:r w:rsidR="0037662C" w:rsidRPr="00330EF4">
        <w:rPr>
          <w:rFonts w:cs="CMU Bright"/>
        </w:rPr>
        <w:t>time-slot</w:t>
      </w:r>
      <w:r w:rsidR="00893ADD" w:rsidRPr="00330EF4">
        <w:rPr>
          <w:rFonts w:cs="CMU Bright"/>
        </w:rPr>
        <w:t xml:space="preserve"> 4 and 5</w:t>
      </w:r>
      <w:r w:rsidR="00DB33B8" w:rsidRPr="00330EF4">
        <w:rPr>
          <w:rFonts w:cs="CMU Bright"/>
        </w:rPr>
        <w:t>.</w:t>
      </w:r>
      <w:r w:rsidR="00EB40E7" w:rsidRPr="00330EF4">
        <w:rPr>
          <w:rFonts w:cs="CMU Bright"/>
        </w:rPr>
        <w:t xml:space="preserve"> The states can exist in more than one </w:t>
      </w:r>
      <w:r w:rsidR="0037662C" w:rsidRPr="00330EF4">
        <w:rPr>
          <w:rFonts w:cs="CMU Bright"/>
        </w:rPr>
        <w:t>time-slot</w:t>
      </w:r>
      <w:r w:rsidR="00EB40E7" w:rsidRPr="00330EF4">
        <w:rPr>
          <w:rFonts w:cs="CMU Bright"/>
        </w:rPr>
        <w:t>, like st</w:t>
      </w:r>
      <w:r w:rsidR="00EB40E7" w:rsidRPr="00330EF4">
        <w:rPr>
          <w:rFonts w:cs="CMU Bright"/>
          <w:vertAlign w:val="subscript"/>
        </w:rPr>
        <w:t>1</w:t>
      </w:r>
      <w:r w:rsidR="00EB40E7" w:rsidRPr="00330EF4">
        <w:rPr>
          <w:rFonts w:cs="CMU Bright"/>
        </w:rPr>
        <w:t xml:space="preserve">. There can be many states in one </w:t>
      </w:r>
      <w:r w:rsidR="0037662C" w:rsidRPr="00330EF4">
        <w:rPr>
          <w:rFonts w:cs="CMU Bright"/>
        </w:rPr>
        <w:t>time-slot</w:t>
      </w:r>
      <w:r w:rsidR="00EB40E7" w:rsidRPr="00330EF4">
        <w:rPr>
          <w:rFonts w:cs="CMU Bright"/>
        </w:rPr>
        <w:t>, like st</w:t>
      </w:r>
      <w:r w:rsidR="00EB40E7" w:rsidRPr="00330EF4">
        <w:rPr>
          <w:rFonts w:cs="CMU Bright"/>
          <w:vertAlign w:val="subscript"/>
        </w:rPr>
        <w:t>1</w:t>
      </w:r>
      <w:r w:rsidR="00EB40E7" w:rsidRPr="00330EF4">
        <w:rPr>
          <w:rFonts w:cs="CMU Bright"/>
        </w:rPr>
        <w:t xml:space="preserve"> and st</w:t>
      </w:r>
      <w:r w:rsidR="00EB40E7" w:rsidRPr="00330EF4">
        <w:rPr>
          <w:rFonts w:cs="CMU Bright"/>
          <w:vertAlign w:val="subscript"/>
        </w:rPr>
        <w:t>2</w:t>
      </w:r>
      <w:r w:rsidR="00EB40E7" w:rsidRPr="00330EF4">
        <w:rPr>
          <w:rFonts w:cs="CMU Bright"/>
        </w:rPr>
        <w:t xml:space="preserve"> in </w:t>
      </w:r>
      <w:r w:rsidR="0037662C" w:rsidRPr="00330EF4">
        <w:rPr>
          <w:rFonts w:cs="CMU Bright"/>
        </w:rPr>
        <w:t>time-slot</w:t>
      </w:r>
      <w:r w:rsidR="00EB40E7" w:rsidRPr="00330EF4">
        <w:rPr>
          <w:rFonts w:cs="CMU Bright"/>
        </w:rPr>
        <w:t xml:space="preserve"> </w:t>
      </w:r>
      <w:r w:rsidR="00534270" w:rsidRPr="00330EF4">
        <w:rPr>
          <w:rFonts w:cs="CMU Bright"/>
        </w:rPr>
        <w:t>5</w:t>
      </w:r>
      <w:r w:rsidR="00EB40E7" w:rsidRPr="00330EF4">
        <w:rPr>
          <w:rFonts w:cs="CMU Bright"/>
        </w:rPr>
        <w:t>.</w:t>
      </w:r>
    </w:p>
    <w:p w14:paraId="63F4888F" w14:textId="77777777" w:rsidR="00894EFB" w:rsidRPr="00330EF4" w:rsidRDefault="00082E9A" w:rsidP="00EC688E">
      <w:pPr>
        <w:keepNext/>
        <w:ind w:left="720"/>
        <w:jc w:val="center"/>
        <w:rPr>
          <w:rFonts w:cs="CMU Bright"/>
        </w:rPr>
      </w:pPr>
      <w:r w:rsidRPr="00330EF4">
        <w:rPr>
          <w:rFonts w:cs="CMU Bright"/>
          <w:noProof/>
        </w:rPr>
        <w:drawing>
          <wp:inline distT="0" distB="0" distL="0" distR="0" wp14:anchorId="46DAC4F1" wp14:editId="5713972B">
            <wp:extent cx="5541819" cy="1038723"/>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3160" cy="1046472"/>
                    </a:xfrm>
                    <a:prstGeom prst="rect">
                      <a:avLst/>
                    </a:prstGeom>
                  </pic:spPr>
                </pic:pic>
              </a:graphicData>
            </a:graphic>
          </wp:inline>
        </w:drawing>
      </w:r>
    </w:p>
    <w:p w14:paraId="2F9FB336" w14:textId="2D247993" w:rsidR="00772608" w:rsidRPr="00330EF4" w:rsidRDefault="00894EFB" w:rsidP="00EC688E">
      <w:pPr>
        <w:pStyle w:val="Caption"/>
        <w:jc w:val="center"/>
        <w:rPr>
          <w:rFonts w:cs="CMU Bright"/>
          <w:color w:val="auto"/>
        </w:rPr>
      </w:pPr>
      <w:bookmarkStart w:id="130" w:name="_Ref528326328"/>
      <w:bookmarkStart w:id="131" w:name="_Toc529179981"/>
      <w:bookmarkStart w:id="132" w:name="_Toc53091436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8</w:t>
      </w:r>
      <w:r w:rsidRPr="00330EF4">
        <w:rPr>
          <w:rFonts w:cs="CMU Bright"/>
          <w:color w:val="auto"/>
        </w:rPr>
        <w:fldChar w:fldCharType="end"/>
      </w:r>
      <w:bookmarkEnd w:id="130"/>
      <w:r w:rsidRPr="00330EF4">
        <w:rPr>
          <w:rFonts w:cs="CMU Bright"/>
          <w:color w:val="auto"/>
        </w:rPr>
        <w:t xml:space="preserve"> State transitioning</w:t>
      </w:r>
      <w:bookmarkEnd w:id="131"/>
      <w:bookmarkEnd w:id="132"/>
    </w:p>
    <w:p w14:paraId="414C0F65" w14:textId="49E6F490" w:rsidR="004B4B8E" w:rsidRPr="00330EF4" w:rsidRDefault="000E7D97" w:rsidP="00EC688E">
      <w:pPr>
        <w:ind w:left="720"/>
        <w:rPr>
          <w:rFonts w:cs="CMU Bright"/>
        </w:rPr>
      </w:pPr>
      <w:r w:rsidRPr="00330EF4">
        <w:rPr>
          <w:rFonts w:cs="CMU Bright"/>
        </w:rPr>
        <w:t>Let us consider the example of transitioning from hour 4 to hour 5</w:t>
      </w:r>
      <w:r w:rsidR="00894EFB" w:rsidRPr="00330EF4">
        <w:rPr>
          <w:rFonts w:cs="CMU Bright"/>
        </w:rPr>
        <w:t xml:space="preserve"> as depicted in </w:t>
      </w:r>
      <w:r w:rsidR="00894EFB" w:rsidRPr="00330EF4">
        <w:rPr>
          <w:rFonts w:cs="CMU Bright"/>
        </w:rPr>
        <w:fldChar w:fldCharType="begin"/>
      </w:r>
      <w:r w:rsidR="00894EFB" w:rsidRPr="00330EF4">
        <w:rPr>
          <w:rFonts w:cs="CMU Bright"/>
        </w:rPr>
        <w:instrText xml:space="preserve"> REF _Ref528326404 \h </w:instrText>
      </w:r>
      <w:r w:rsidR="003871CA" w:rsidRPr="00330EF4">
        <w:rPr>
          <w:rFonts w:cs="CMU Bright"/>
        </w:rPr>
        <w:instrText xml:space="preserve"> \* MERGEFORMAT </w:instrText>
      </w:r>
      <w:r w:rsidR="00894EFB" w:rsidRPr="00330EF4">
        <w:rPr>
          <w:rFonts w:cs="CMU Bright"/>
        </w:rPr>
      </w:r>
      <w:r w:rsidR="00894EFB" w:rsidRPr="00330EF4">
        <w:rPr>
          <w:rFonts w:cs="CMU Bright"/>
        </w:rPr>
        <w:fldChar w:fldCharType="separate"/>
      </w:r>
      <w:r w:rsidR="009C4FE4" w:rsidRPr="00330EF4">
        <w:rPr>
          <w:rFonts w:cs="CMU Bright"/>
        </w:rPr>
        <w:t xml:space="preserve">Figure </w:t>
      </w:r>
      <w:r w:rsidR="009C4FE4">
        <w:rPr>
          <w:rFonts w:cs="CMU Bright"/>
          <w:noProof/>
        </w:rPr>
        <w:t>9</w:t>
      </w:r>
      <w:r w:rsidR="00894EFB" w:rsidRPr="00330EF4">
        <w:rPr>
          <w:rFonts w:cs="CMU Bright"/>
        </w:rPr>
        <w:fldChar w:fldCharType="end"/>
      </w:r>
      <w:r w:rsidR="008F2F06" w:rsidRPr="00330EF4">
        <w:rPr>
          <w:rFonts w:cs="CMU Bright"/>
        </w:rPr>
        <w:t xml:space="preserve">. In this example, the state transition from hour 4 to hour 5 is from </w:t>
      </w:r>
      <w:r w:rsidR="00F96ADE" w:rsidRPr="00330EF4">
        <w:rPr>
          <w:rFonts w:cs="CMU Bright"/>
        </w:rPr>
        <w:t>st</w:t>
      </w:r>
      <w:r w:rsidR="00F96ADE" w:rsidRPr="00330EF4">
        <w:rPr>
          <w:rFonts w:cs="CMU Bright"/>
          <w:vertAlign w:val="subscript"/>
        </w:rPr>
        <w:t>1</w:t>
      </w:r>
      <w:r w:rsidR="008F2F06" w:rsidRPr="00330EF4">
        <w:rPr>
          <w:rFonts w:cs="CMU Bright"/>
        </w:rPr>
        <w:t xml:space="preserve"> to </w:t>
      </w:r>
      <w:r w:rsidR="00F96ADE" w:rsidRPr="00330EF4">
        <w:rPr>
          <w:rFonts w:cs="CMU Bright"/>
        </w:rPr>
        <w:t>st</w:t>
      </w:r>
      <w:r w:rsidR="00F96ADE" w:rsidRPr="00330EF4">
        <w:rPr>
          <w:rFonts w:cs="CMU Bright"/>
          <w:vertAlign w:val="subscript"/>
        </w:rPr>
        <w:t>1</w:t>
      </w:r>
      <w:r w:rsidR="008F2F06" w:rsidRPr="00330EF4">
        <w:rPr>
          <w:rFonts w:cs="CMU Bright"/>
        </w:rPr>
        <w:t xml:space="preserve"> and </w:t>
      </w:r>
      <w:r w:rsidR="00F96ADE" w:rsidRPr="00330EF4">
        <w:rPr>
          <w:rFonts w:cs="CMU Bright"/>
        </w:rPr>
        <w:t>st</w:t>
      </w:r>
      <w:r w:rsidR="00F96ADE" w:rsidRPr="00330EF4">
        <w:rPr>
          <w:rFonts w:cs="CMU Bright"/>
          <w:vertAlign w:val="subscript"/>
        </w:rPr>
        <w:t>1</w:t>
      </w:r>
      <w:r w:rsidR="008F2F06" w:rsidRPr="00330EF4">
        <w:rPr>
          <w:rFonts w:cs="CMU Bright"/>
        </w:rPr>
        <w:t xml:space="preserve"> to </w:t>
      </w:r>
      <w:r w:rsidR="00F96ADE" w:rsidRPr="00330EF4">
        <w:rPr>
          <w:rFonts w:cs="CMU Bright"/>
        </w:rPr>
        <w:t>st</w:t>
      </w:r>
      <w:r w:rsidR="00F96ADE" w:rsidRPr="00330EF4">
        <w:rPr>
          <w:rFonts w:cs="CMU Bright"/>
          <w:vertAlign w:val="subscript"/>
        </w:rPr>
        <w:t>2</w:t>
      </w:r>
      <w:r w:rsidR="00CC2418" w:rsidRPr="00330EF4">
        <w:rPr>
          <w:rFonts w:cs="CMU Bright"/>
        </w:rPr>
        <w:t>, represented by dotted arrows</w:t>
      </w:r>
      <w:r w:rsidR="008F2F06" w:rsidRPr="00330EF4">
        <w:rPr>
          <w:rFonts w:cs="CMU Bright"/>
        </w:rPr>
        <w:t xml:space="preserve">. </w:t>
      </w:r>
      <w:r w:rsidR="00E7577F" w:rsidRPr="00330EF4">
        <w:rPr>
          <w:rFonts w:cs="CMU Bright"/>
        </w:rPr>
        <w:t xml:space="preserve">The state weights represent the duration of the state in that </w:t>
      </w:r>
      <w:r w:rsidR="0037662C" w:rsidRPr="00330EF4">
        <w:rPr>
          <w:rFonts w:cs="CMU Bright"/>
        </w:rPr>
        <w:t>time-slot</w:t>
      </w:r>
      <w:r w:rsidR="00E7577F" w:rsidRPr="00330EF4">
        <w:rPr>
          <w:rFonts w:cs="CMU Bright"/>
        </w:rPr>
        <w:t>. The weight of state st</w:t>
      </w:r>
      <w:r w:rsidR="00E7577F" w:rsidRPr="00330EF4">
        <w:rPr>
          <w:rFonts w:cs="CMU Bright"/>
          <w:vertAlign w:val="subscript"/>
        </w:rPr>
        <w:t>1</w:t>
      </w:r>
      <w:r w:rsidR="00E7577F" w:rsidRPr="00330EF4">
        <w:rPr>
          <w:rFonts w:cs="CMU Bright"/>
        </w:rPr>
        <w:t xml:space="preserve"> is </w:t>
      </w:r>
      <w:r w:rsidR="00E7577F" w:rsidRPr="00330EF4">
        <w:rPr>
          <w:rFonts w:cs="CMU Bright"/>
          <w:i/>
        </w:rPr>
        <w:t>60/60</w:t>
      </w:r>
      <w:r w:rsidR="00E7577F" w:rsidRPr="00330EF4">
        <w:rPr>
          <w:rFonts w:cs="CMU Bright"/>
        </w:rPr>
        <w:t xml:space="preserve"> as the duration of the stay at st</w:t>
      </w:r>
      <w:r w:rsidR="00E7577F" w:rsidRPr="00330EF4">
        <w:rPr>
          <w:rFonts w:cs="CMU Bright"/>
          <w:vertAlign w:val="subscript"/>
        </w:rPr>
        <w:t>1</w:t>
      </w:r>
      <w:r w:rsidR="00E7577F" w:rsidRPr="00330EF4">
        <w:rPr>
          <w:rFonts w:cs="CMU Bright"/>
        </w:rPr>
        <w:t xml:space="preserve"> in </w:t>
      </w:r>
      <w:r w:rsidR="0037662C" w:rsidRPr="00330EF4">
        <w:rPr>
          <w:rFonts w:cs="CMU Bright"/>
        </w:rPr>
        <w:t>time-slot</w:t>
      </w:r>
      <w:r w:rsidR="00E7577F" w:rsidRPr="00330EF4">
        <w:rPr>
          <w:rFonts w:cs="CMU Bright"/>
        </w:rPr>
        <w:t xml:space="preserve"> 4 is for 60 minutes. Similarly, the weights of st</w:t>
      </w:r>
      <w:r w:rsidR="00E7577F" w:rsidRPr="00330EF4">
        <w:rPr>
          <w:rFonts w:cs="CMU Bright"/>
          <w:vertAlign w:val="subscript"/>
        </w:rPr>
        <w:t>1</w:t>
      </w:r>
      <w:r w:rsidR="00E7577F" w:rsidRPr="00330EF4">
        <w:rPr>
          <w:rFonts w:cs="CMU Bright"/>
        </w:rPr>
        <w:t xml:space="preserve"> and st</w:t>
      </w:r>
      <w:r w:rsidR="00E7577F" w:rsidRPr="00330EF4">
        <w:rPr>
          <w:rFonts w:cs="CMU Bright"/>
          <w:vertAlign w:val="subscript"/>
        </w:rPr>
        <w:t>2</w:t>
      </w:r>
      <w:r w:rsidR="00E7577F" w:rsidRPr="00330EF4">
        <w:rPr>
          <w:rFonts w:cs="CMU Bright"/>
        </w:rPr>
        <w:t xml:space="preserve"> are calculate</w:t>
      </w:r>
      <w:r w:rsidR="00081280" w:rsidRPr="00330EF4">
        <w:rPr>
          <w:rFonts w:cs="CMU Bright"/>
        </w:rPr>
        <w:t>d</w:t>
      </w:r>
      <w:r w:rsidR="00E7577F" w:rsidRPr="00330EF4">
        <w:rPr>
          <w:rFonts w:cs="CMU Bright"/>
        </w:rPr>
        <w:t xml:space="preserve"> in </w:t>
      </w:r>
      <w:r w:rsidR="0037662C" w:rsidRPr="00330EF4">
        <w:rPr>
          <w:rFonts w:cs="CMU Bright"/>
        </w:rPr>
        <w:t>time-slot</w:t>
      </w:r>
      <w:r w:rsidR="00E7577F" w:rsidRPr="00330EF4">
        <w:rPr>
          <w:rFonts w:cs="CMU Bright"/>
        </w:rPr>
        <w:t xml:space="preserve"> 5</w:t>
      </w:r>
      <w:r w:rsidR="00A80F06" w:rsidRPr="00330EF4">
        <w:rPr>
          <w:rFonts w:cs="CMU Bright"/>
        </w:rPr>
        <w:t xml:space="preserve">, which is also indicated in the </w:t>
      </w:r>
      <w:r w:rsidR="00A80F06" w:rsidRPr="00330EF4">
        <w:rPr>
          <w:rFonts w:cs="CMU Bright"/>
        </w:rPr>
        <w:fldChar w:fldCharType="begin"/>
      </w:r>
      <w:r w:rsidR="00A80F06" w:rsidRPr="00330EF4">
        <w:rPr>
          <w:rFonts w:cs="CMU Bright"/>
        </w:rPr>
        <w:instrText xml:space="preserve"> REF _Ref528326404 \h </w:instrText>
      </w:r>
      <w:r w:rsidR="00C068D7" w:rsidRPr="00330EF4">
        <w:rPr>
          <w:rFonts w:cs="CMU Bright"/>
        </w:rPr>
        <w:instrText xml:space="preserve"> \* MERGEFORMAT </w:instrText>
      </w:r>
      <w:r w:rsidR="00A80F06" w:rsidRPr="00330EF4">
        <w:rPr>
          <w:rFonts w:cs="CMU Bright"/>
        </w:rPr>
      </w:r>
      <w:r w:rsidR="00A80F06" w:rsidRPr="00330EF4">
        <w:rPr>
          <w:rFonts w:cs="CMU Bright"/>
        </w:rPr>
        <w:fldChar w:fldCharType="separate"/>
      </w:r>
      <w:r w:rsidR="009C4FE4" w:rsidRPr="00330EF4">
        <w:rPr>
          <w:rFonts w:cs="CMU Bright"/>
        </w:rPr>
        <w:t xml:space="preserve">Figure </w:t>
      </w:r>
      <w:r w:rsidR="009C4FE4">
        <w:rPr>
          <w:rFonts w:cs="CMU Bright"/>
          <w:noProof/>
        </w:rPr>
        <w:t>9</w:t>
      </w:r>
      <w:r w:rsidR="00A80F06" w:rsidRPr="00330EF4">
        <w:rPr>
          <w:rFonts w:cs="CMU Bright"/>
        </w:rPr>
        <w:fldChar w:fldCharType="end"/>
      </w:r>
      <w:r w:rsidR="00E7577F" w:rsidRPr="00330EF4">
        <w:rPr>
          <w:rFonts w:cs="CMU Bright"/>
        </w:rPr>
        <w:t xml:space="preserve">. </w:t>
      </w:r>
    </w:p>
    <w:p w14:paraId="1353E241" w14:textId="5E0CDD04" w:rsidR="00894EFB" w:rsidRPr="00330EF4" w:rsidRDefault="006014D8" w:rsidP="00EC688E">
      <w:pPr>
        <w:keepNext/>
        <w:ind w:left="720"/>
        <w:jc w:val="center"/>
        <w:rPr>
          <w:rFonts w:cs="CMU Bright"/>
        </w:rPr>
      </w:pPr>
      <w:r w:rsidRPr="00330EF4">
        <w:rPr>
          <w:rFonts w:cs="CMU Bright"/>
          <w:noProof/>
        </w:rPr>
        <w:drawing>
          <wp:inline distT="0" distB="0" distL="0" distR="0" wp14:anchorId="2E87D1CC" wp14:editId="355C8D82">
            <wp:extent cx="2749550" cy="16601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4387" cy="1699253"/>
                    </a:xfrm>
                    <a:prstGeom prst="rect">
                      <a:avLst/>
                    </a:prstGeom>
                  </pic:spPr>
                </pic:pic>
              </a:graphicData>
            </a:graphic>
          </wp:inline>
        </w:drawing>
      </w:r>
    </w:p>
    <w:p w14:paraId="32C280C6" w14:textId="783E385C" w:rsidR="007A2CF3" w:rsidRPr="00330EF4" w:rsidRDefault="00894EFB" w:rsidP="00EC688E">
      <w:pPr>
        <w:pStyle w:val="Caption"/>
        <w:jc w:val="center"/>
        <w:rPr>
          <w:rFonts w:cs="CMU Bright"/>
          <w:color w:val="auto"/>
        </w:rPr>
      </w:pPr>
      <w:bookmarkStart w:id="133" w:name="_Ref528326404"/>
      <w:bookmarkStart w:id="134" w:name="_Toc529179982"/>
      <w:bookmarkStart w:id="135" w:name="_Toc530914368"/>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9</w:t>
      </w:r>
      <w:r w:rsidRPr="00330EF4">
        <w:rPr>
          <w:rFonts w:cs="CMU Bright"/>
          <w:color w:val="auto"/>
        </w:rPr>
        <w:fldChar w:fldCharType="end"/>
      </w:r>
      <w:bookmarkEnd w:id="133"/>
      <w:r w:rsidRPr="00330EF4">
        <w:rPr>
          <w:rFonts w:cs="CMU Bright"/>
          <w:color w:val="auto"/>
        </w:rPr>
        <w:t xml:space="preserve"> State weights in each time-slot</w:t>
      </w:r>
      <w:bookmarkEnd w:id="134"/>
      <w:bookmarkEnd w:id="135"/>
    </w:p>
    <w:p w14:paraId="00543F6A" w14:textId="0B6591B0" w:rsidR="00642981" w:rsidRPr="00330EF4" w:rsidRDefault="001A2506" w:rsidP="00EC688E">
      <w:pPr>
        <w:ind w:left="720"/>
        <w:rPr>
          <w:rFonts w:cs="CMU Bright"/>
        </w:rPr>
      </w:pPr>
      <w:r w:rsidRPr="00330EF4">
        <w:rPr>
          <w:rFonts w:cs="CMU Bright"/>
        </w:rPr>
        <w:t xml:space="preserve">It is important to mention that the hourly weights are normalized before the markov chain is calculated. The normalization is done by dividing the weights of all the states in a time-slot with the sum of all the weights in that time-slot. </w:t>
      </w:r>
      <w:r w:rsidR="000B5E64" w:rsidRPr="00330EF4">
        <w:rPr>
          <w:rFonts w:cs="CMU Bright"/>
        </w:rPr>
        <w:t>Let us consider the time-slot 5 in our example</w:t>
      </w:r>
      <w:r w:rsidR="005E53E0" w:rsidRPr="00330EF4">
        <w:rPr>
          <w:rFonts w:cs="CMU Bright"/>
        </w:rPr>
        <w:t xml:space="preserve"> </w:t>
      </w:r>
      <w:r w:rsidR="005E53E0" w:rsidRPr="00330EF4">
        <w:rPr>
          <w:rFonts w:cs="CMU Bright"/>
        </w:rPr>
        <w:fldChar w:fldCharType="begin"/>
      </w:r>
      <w:r w:rsidR="005E53E0" w:rsidRPr="00330EF4">
        <w:rPr>
          <w:rFonts w:cs="CMU Bright"/>
        </w:rPr>
        <w:instrText xml:space="preserve"> REF _Ref528326404 \h </w:instrText>
      </w:r>
      <w:r w:rsidR="00ED4E04" w:rsidRPr="00330EF4">
        <w:rPr>
          <w:rFonts w:cs="CMU Bright"/>
        </w:rPr>
        <w:instrText xml:space="preserve"> \* MERGEFORMAT </w:instrText>
      </w:r>
      <w:r w:rsidR="005E53E0" w:rsidRPr="00330EF4">
        <w:rPr>
          <w:rFonts w:cs="CMU Bright"/>
        </w:rPr>
      </w:r>
      <w:r w:rsidR="005E53E0" w:rsidRPr="00330EF4">
        <w:rPr>
          <w:rFonts w:cs="CMU Bright"/>
        </w:rPr>
        <w:fldChar w:fldCharType="separate"/>
      </w:r>
      <w:r w:rsidR="009C4FE4" w:rsidRPr="00330EF4">
        <w:rPr>
          <w:rFonts w:cs="CMU Bright"/>
        </w:rPr>
        <w:t xml:space="preserve">Figure </w:t>
      </w:r>
      <w:r w:rsidR="009C4FE4">
        <w:rPr>
          <w:rFonts w:cs="CMU Bright"/>
          <w:noProof/>
        </w:rPr>
        <w:t>9</w:t>
      </w:r>
      <w:r w:rsidR="005E53E0" w:rsidRPr="00330EF4">
        <w:rPr>
          <w:rFonts w:cs="CMU Bright"/>
        </w:rPr>
        <w:fldChar w:fldCharType="end"/>
      </w:r>
      <w:r w:rsidR="000B5E64" w:rsidRPr="00330EF4">
        <w:rPr>
          <w:rFonts w:cs="CMU Bright"/>
        </w:rPr>
        <w:t>. T</w:t>
      </w:r>
      <w:r w:rsidR="005E53E0" w:rsidRPr="00330EF4">
        <w:rPr>
          <w:rFonts w:cs="CMU Bright"/>
        </w:rPr>
        <w:t>he state weights for st</w:t>
      </w:r>
      <w:r w:rsidR="005E53E0" w:rsidRPr="00330EF4">
        <w:rPr>
          <w:rFonts w:cs="CMU Bright"/>
          <w:vertAlign w:val="subscript"/>
        </w:rPr>
        <w:t>1</w:t>
      </w:r>
      <w:r w:rsidR="005E53E0" w:rsidRPr="00330EF4">
        <w:rPr>
          <w:rFonts w:cs="CMU Bright"/>
        </w:rPr>
        <w:t xml:space="preserve"> </w:t>
      </w:r>
      <w:r w:rsidR="00636CB9" w:rsidRPr="00330EF4">
        <w:rPr>
          <w:rFonts w:cs="CMU Bright"/>
        </w:rPr>
        <w:t xml:space="preserve">0.17 </w:t>
      </w:r>
      <w:r w:rsidR="005E53E0" w:rsidRPr="00330EF4">
        <w:rPr>
          <w:rFonts w:cs="CMU Bright"/>
        </w:rPr>
        <w:t>and st</w:t>
      </w:r>
      <w:r w:rsidR="005E53E0" w:rsidRPr="00330EF4">
        <w:rPr>
          <w:rFonts w:cs="CMU Bright"/>
          <w:vertAlign w:val="subscript"/>
        </w:rPr>
        <w:t>2</w:t>
      </w:r>
      <w:r w:rsidR="005E53E0" w:rsidRPr="00330EF4">
        <w:rPr>
          <w:rFonts w:cs="CMU Bright"/>
        </w:rPr>
        <w:t xml:space="preserve"> </w:t>
      </w:r>
      <w:r w:rsidR="00636CB9" w:rsidRPr="00330EF4">
        <w:rPr>
          <w:rFonts w:cs="CMU Bright"/>
        </w:rPr>
        <w:t xml:space="preserve">0.58 </w:t>
      </w:r>
      <w:r w:rsidR="005E53E0" w:rsidRPr="00330EF4">
        <w:rPr>
          <w:rFonts w:cs="CMU Bright"/>
        </w:rPr>
        <w:t>in time-slot 5 are divid</w:t>
      </w:r>
      <w:r w:rsidR="00F47DF6" w:rsidRPr="00330EF4">
        <w:rPr>
          <w:rFonts w:cs="CMU Bright"/>
        </w:rPr>
        <w:t>ed</w:t>
      </w:r>
      <w:r w:rsidR="005E53E0" w:rsidRPr="00330EF4">
        <w:rPr>
          <w:rFonts w:cs="CMU Bright"/>
        </w:rPr>
        <w:t xml:space="preserve"> with the sum </w:t>
      </w:r>
      <w:r w:rsidR="00F47DF6" w:rsidRPr="00330EF4">
        <w:rPr>
          <w:rFonts w:cs="CMU Bright"/>
        </w:rPr>
        <w:t>both the weights</w:t>
      </w:r>
      <w:r w:rsidR="00636CB9" w:rsidRPr="00330EF4">
        <w:rPr>
          <w:rFonts w:cs="CMU Bright"/>
        </w:rPr>
        <w:t xml:space="preserve"> 0.75</w:t>
      </w:r>
      <w:r w:rsidR="00F47DF6" w:rsidRPr="00330EF4">
        <w:rPr>
          <w:rFonts w:cs="CMU Bright"/>
        </w:rPr>
        <w:t xml:space="preserve">. </w:t>
      </w:r>
      <w:r w:rsidR="00642981" w:rsidRPr="00330EF4">
        <w:rPr>
          <w:rFonts w:cs="CMU Bright"/>
        </w:rPr>
        <w:t xml:space="preserve">After normalization </w:t>
      </w:r>
      <w:r w:rsidR="007853F7" w:rsidRPr="00330EF4">
        <w:rPr>
          <w:rFonts w:cs="CMU Bright"/>
        </w:rPr>
        <w:t xml:space="preserve">the </w:t>
      </w:r>
      <w:r w:rsidR="00642981" w:rsidRPr="00330EF4">
        <w:rPr>
          <w:rFonts w:cs="CMU Bright"/>
        </w:rPr>
        <w:t xml:space="preserve">states </w:t>
      </w:r>
      <w:r w:rsidR="007853F7" w:rsidRPr="00330EF4">
        <w:rPr>
          <w:rFonts w:cs="CMU Bright"/>
        </w:rPr>
        <w:t>are shown</w:t>
      </w:r>
      <w:r w:rsidR="00642981" w:rsidRPr="00330EF4">
        <w:rPr>
          <w:rFonts w:cs="CMU Bright"/>
        </w:rPr>
        <w:t xml:space="preserve"> in the</w:t>
      </w:r>
      <w:r w:rsidR="003F5ED0" w:rsidRPr="00330EF4">
        <w:rPr>
          <w:rFonts w:cs="CMU Bright"/>
        </w:rPr>
        <w:t xml:space="preserve"> </w:t>
      </w:r>
      <w:r w:rsidR="003F5ED0" w:rsidRPr="00330EF4">
        <w:rPr>
          <w:rFonts w:cs="CMU Bright"/>
        </w:rPr>
        <w:fldChar w:fldCharType="begin"/>
      </w:r>
      <w:r w:rsidR="003F5ED0" w:rsidRPr="00330EF4">
        <w:rPr>
          <w:rFonts w:cs="CMU Bright"/>
        </w:rPr>
        <w:instrText xml:space="preserve"> REF _Ref528326484 \h </w:instrText>
      </w:r>
      <w:r w:rsidR="003871CA" w:rsidRPr="00330EF4">
        <w:rPr>
          <w:rFonts w:cs="CMU Bright"/>
        </w:rPr>
        <w:instrText xml:space="preserve"> \* MERGEFORMAT </w:instrText>
      </w:r>
      <w:r w:rsidR="003F5ED0" w:rsidRPr="00330EF4">
        <w:rPr>
          <w:rFonts w:cs="CMU Bright"/>
        </w:rPr>
      </w:r>
      <w:r w:rsidR="003F5ED0" w:rsidRPr="00330EF4">
        <w:rPr>
          <w:rFonts w:cs="CMU Bright"/>
        </w:rPr>
        <w:fldChar w:fldCharType="separate"/>
      </w:r>
      <w:r w:rsidR="009C4FE4" w:rsidRPr="00330EF4">
        <w:rPr>
          <w:rFonts w:cs="CMU Bright"/>
        </w:rPr>
        <w:t xml:space="preserve">Figure </w:t>
      </w:r>
      <w:r w:rsidR="009C4FE4">
        <w:rPr>
          <w:rFonts w:cs="CMU Bright"/>
          <w:noProof/>
        </w:rPr>
        <w:t>10</w:t>
      </w:r>
      <w:r w:rsidR="003F5ED0" w:rsidRPr="00330EF4">
        <w:rPr>
          <w:rFonts w:cs="CMU Bright"/>
        </w:rPr>
        <w:fldChar w:fldCharType="end"/>
      </w:r>
      <w:r w:rsidR="00642981" w:rsidRPr="00330EF4">
        <w:rPr>
          <w:rFonts w:cs="CMU Bright"/>
        </w:rPr>
        <w:t xml:space="preserve">. </w:t>
      </w:r>
      <w:r w:rsidR="0044184C" w:rsidRPr="00330EF4">
        <w:rPr>
          <w:rFonts w:cs="CMU Bright"/>
        </w:rPr>
        <w:t>This is done to smoothen the data in each time-slot.</w:t>
      </w:r>
      <w:r w:rsidR="00636CB9" w:rsidRPr="00330EF4">
        <w:rPr>
          <w:rFonts w:cs="CMU Bright"/>
        </w:rPr>
        <w:t xml:space="preserve"> The sum of the weights in time-slot 5 is 1.</w:t>
      </w:r>
    </w:p>
    <w:p w14:paraId="44B195A7" w14:textId="33051321" w:rsidR="003F5ED0" w:rsidRPr="00330EF4" w:rsidRDefault="00457C5B" w:rsidP="00EC688E">
      <w:pPr>
        <w:pStyle w:val="Caption"/>
        <w:jc w:val="center"/>
        <w:rPr>
          <w:rFonts w:cs="CMU Bright"/>
        </w:rPr>
      </w:pPr>
      <w:r w:rsidRPr="00330EF4">
        <w:rPr>
          <w:rFonts w:cs="CMU Bright"/>
          <w:noProof/>
        </w:rPr>
        <w:lastRenderedPageBreak/>
        <w:drawing>
          <wp:inline distT="0" distB="0" distL="0" distR="0" wp14:anchorId="64BBA749" wp14:editId="23C884D7">
            <wp:extent cx="2692400" cy="198075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0387" cy="2008701"/>
                    </a:xfrm>
                    <a:prstGeom prst="rect">
                      <a:avLst/>
                    </a:prstGeom>
                  </pic:spPr>
                </pic:pic>
              </a:graphicData>
            </a:graphic>
          </wp:inline>
        </w:drawing>
      </w:r>
    </w:p>
    <w:p w14:paraId="67628140" w14:textId="5D688361" w:rsidR="003F5ED0" w:rsidRPr="00330EF4" w:rsidRDefault="003F5ED0" w:rsidP="00EC688E">
      <w:pPr>
        <w:pStyle w:val="Caption"/>
        <w:jc w:val="center"/>
        <w:rPr>
          <w:rFonts w:cs="CMU Bright"/>
          <w:color w:val="auto"/>
        </w:rPr>
      </w:pPr>
      <w:bookmarkStart w:id="136" w:name="_Ref528326484"/>
      <w:bookmarkStart w:id="137" w:name="_Toc529179983"/>
      <w:bookmarkStart w:id="138" w:name="_Toc530914369"/>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10</w:t>
      </w:r>
      <w:r w:rsidRPr="00330EF4">
        <w:rPr>
          <w:rFonts w:cs="CMU Bright"/>
          <w:color w:val="auto"/>
        </w:rPr>
        <w:fldChar w:fldCharType="end"/>
      </w:r>
      <w:bookmarkEnd w:id="136"/>
      <w:r w:rsidRPr="00330EF4">
        <w:rPr>
          <w:rFonts w:cs="CMU Bright"/>
          <w:color w:val="auto"/>
        </w:rPr>
        <w:t xml:space="preserve"> State weights normalized</w:t>
      </w:r>
      <w:bookmarkEnd w:id="137"/>
      <w:bookmarkEnd w:id="138"/>
    </w:p>
    <w:p w14:paraId="7E75678A" w14:textId="0049BBD6" w:rsidR="00A269B4" w:rsidRPr="00330EF4" w:rsidRDefault="0017755E" w:rsidP="00A269B4">
      <w:pPr>
        <w:ind w:left="720"/>
        <w:rPr>
          <w:rFonts w:cs="CMU Bright"/>
        </w:rPr>
      </w:pPr>
      <w:r w:rsidRPr="00330EF4">
        <w:rPr>
          <w:rFonts w:cs="CMU Bright"/>
        </w:rPr>
        <w:t xml:space="preserve">The probability of transitioning from </w:t>
      </w:r>
      <w:r w:rsidR="00F96ADE" w:rsidRPr="00330EF4">
        <w:rPr>
          <w:rFonts w:cs="CMU Bright"/>
        </w:rPr>
        <w:t>st</w:t>
      </w:r>
      <w:r w:rsidR="00F96ADE" w:rsidRPr="00330EF4">
        <w:rPr>
          <w:rFonts w:cs="CMU Bright"/>
          <w:vertAlign w:val="subscript"/>
        </w:rPr>
        <w:t>1</w:t>
      </w:r>
      <w:r w:rsidRPr="00330EF4">
        <w:rPr>
          <w:rFonts w:cs="CMU Bright"/>
        </w:rPr>
        <w:t xml:space="preserve"> to </w:t>
      </w:r>
      <w:r w:rsidR="00F96ADE" w:rsidRPr="00330EF4">
        <w:rPr>
          <w:rFonts w:cs="CMU Bright"/>
        </w:rPr>
        <w:t>st</w:t>
      </w:r>
      <w:r w:rsidR="00F96ADE" w:rsidRPr="00330EF4">
        <w:rPr>
          <w:rFonts w:cs="CMU Bright"/>
          <w:vertAlign w:val="subscript"/>
        </w:rPr>
        <w:t>1</w:t>
      </w:r>
      <w:r w:rsidRPr="00330EF4">
        <w:rPr>
          <w:rFonts w:cs="CMU Bright"/>
        </w:rPr>
        <w:t xml:space="preserve"> </w:t>
      </w:r>
      <w:r w:rsidR="0005668C" w:rsidRPr="00330EF4">
        <w:rPr>
          <w:rFonts w:cs="CMU Bright"/>
        </w:rPr>
        <w:t xml:space="preserve">from hour 4 to 5 </w:t>
      </w:r>
      <w:r w:rsidRPr="00330EF4">
        <w:rPr>
          <w:rFonts w:cs="CMU Bright"/>
        </w:rPr>
        <w:t xml:space="preserve">is calculated based on the hourly weight of </w:t>
      </w:r>
      <w:r w:rsidR="00F96ADE" w:rsidRPr="00330EF4">
        <w:rPr>
          <w:rFonts w:cs="CMU Bright"/>
        </w:rPr>
        <w:t>st</w:t>
      </w:r>
      <w:r w:rsidR="00F96ADE" w:rsidRPr="00330EF4">
        <w:rPr>
          <w:rFonts w:cs="CMU Bright"/>
          <w:vertAlign w:val="subscript"/>
        </w:rPr>
        <w:t>1</w:t>
      </w:r>
      <w:r w:rsidRPr="00330EF4">
        <w:rPr>
          <w:rFonts w:cs="CMU Bright"/>
        </w:rPr>
        <w:t xml:space="preserve"> in hour 4 and hourly weight of </w:t>
      </w:r>
      <w:r w:rsidR="00F96ADE" w:rsidRPr="00330EF4">
        <w:rPr>
          <w:rFonts w:cs="CMU Bright"/>
        </w:rPr>
        <w:t>st</w:t>
      </w:r>
      <w:r w:rsidR="00F96ADE" w:rsidRPr="00330EF4">
        <w:rPr>
          <w:rFonts w:cs="CMU Bright"/>
          <w:vertAlign w:val="subscript"/>
        </w:rPr>
        <w:t>1</w:t>
      </w:r>
      <w:r w:rsidRPr="00330EF4">
        <w:rPr>
          <w:rFonts w:cs="CMU Bright"/>
        </w:rPr>
        <w:t xml:space="preserve"> in hour 5. Similarly, the probability of transitioning from </w:t>
      </w:r>
      <w:r w:rsidR="00F96ADE" w:rsidRPr="00330EF4">
        <w:rPr>
          <w:rFonts w:cs="CMU Bright"/>
        </w:rPr>
        <w:t>st</w:t>
      </w:r>
      <w:r w:rsidR="00F96ADE" w:rsidRPr="00330EF4">
        <w:rPr>
          <w:rFonts w:cs="CMU Bright"/>
          <w:vertAlign w:val="subscript"/>
        </w:rPr>
        <w:t>1</w:t>
      </w:r>
      <w:r w:rsidRPr="00330EF4">
        <w:rPr>
          <w:rFonts w:cs="CMU Bright"/>
        </w:rPr>
        <w:t xml:space="preserve"> to </w:t>
      </w:r>
      <w:r w:rsidR="00F96ADE" w:rsidRPr="00330EF4">
        <w:rPr>
          <w:rFonts w:cs="CMU Bright"/>
        </w:rPr>
        <w:t>st</w:t>
      </w:r>
      <w:r w:rsidR="00F96ADE" w:rsidRPr="00330EF4">
        <w:rPr>
          <w:rFonts w:cs="CMU Bright"/>
          <w:vertAlign w:val="subscript"/>
        </w:rPr>
        <w:t>2</w:t>
      </w:r>
      <w:r w:rsidRPr="00330EF4">
        <w:rPr>
          <w:rFonts w:cs="CMU Bright"/>
        </w:rPr>
        <w:t xml:space="preserve"> </w:t>
      </w:r>
      <w:r w:rsidR="0005668C" w:rsidRPr="00330EF4">
        <w:rPr>
          <w:rFonts w:cs="CMU Bright"/>
        </w:rPr>
        <w:t xml:space="preserve">from hour 4 to 5 </w:t>
      </w:r>
      <w:r w:rsidRPr="00330EF4">
        <w:rPr>
          <w:rFonts w:cs="CMU Bright"/>
        </w:rPr>
        <w:t xml:space="preserve">is calculated based on the hourly weight of </w:t>
      </w:r>
      <w:r w:rsidR="00F96ADE" w:rsidRPr="00330EF4">
        <w:rPr>
          <w:rFonts w:cs="CMU Bright"/>
        </w:rPr>
        <w:t>st</w:t>
      </w:r>
      <w:r w:rsidR="00F96ADE" w:rsidRPr="00330EF4">
        <w:rPr>
          <w:rFonts w:cs="CMU Bright"/>
          <w:vertAlign w:val="subscript"/>
        </w:rPr>
        <w:t>1</w:t>
      </w:r>
      <w:r w:rsidRPr="00330EF4">
        <w:rPr>
          <w:rFonts w:cs="CMU Bright"/>
        </w:rPr>
        <w:t xml:space="preserve"> in hour 4 and hourly weight of </w:t>
      </w:r>
      <w:r w:rsidR="00F96ADE" w:rsidRPr="00330EF4">
        <w:rPr>
          <w:rFonts w:cs="CMU Bright"/>
        </w:rPr>
        <w:t>st</w:t>
      </w:r>
      <w:r w:rsidR="00F96ADE" w:rsidRPr="00330EF4">
        <w:rPr>
          <w:rFonts w:cs="CMU Bright"/>
          <w:vertAlign w:val="subscript"/>
        </w:rPr>
        <w:t>2</w:t>
      </w:r>
      <w:r w:rsidRPr="00330EF4">
        <w:rPr>
          <w:rFonts w:cs="CMU Bright"/>
        </w:rPr>
        <w:t xml:space="preserve"> in hour 5. </w:t>
      </w:r>
      <w:r w:rsidR="00812BB1" w:rsidRPr="00330EF4">
        <w:rPr>
          <w:rFonts w:cs="CMU Bright"/>
        </w:rPr>
        <w:t>The weight vector w</w:t>
      </w:r>
      <w:r w:rsidR="00812BB1" w:rsidRPr="00330EF4">
        <w:rPr>
          <w:rFonts w:cs="CMU Bright"/>
          <w:vertAlign w:val="superscript"/>
        </w:rPr>
        <w:t>t</w:t>
      </w:r>
      <w:r w:rsidR="00812BB1" w:rsidRPr="00330EF4">
        <w:rPr>
          <w:rFonts w:cs="CMU Bright"/>
        </w:rPr>
        <w:t xml:space="preserve"> = {w</w:t>
      </w:r>
      <w:r w:rsidR="00812BB1" w:rsidRPr="00330EF4">
        <w:rPr>
          <w:rFonts w:cs="CMU Bright"/>
          <w:vertAlign w:val="subscript"/>
        </w:rPr>
        <w:t>1</w:t>
      </w:r>
      <w:r w:rsidR="00812BB1" w:rsidRPr="00330EF4">
        <w:rPr>
          <w:rFonts w:cs="CMU Bright"/>
        </w:rPr>
        <w:t>, w</w:t>
      </w:r>
      <w:r w:rsidR="00812BB1" w:rsidRPr="00330EF4">
        <w:rPr>
          <w:rFonts w:cs="CMU Bright"/>
          <w:vertAlign w:val="subscript"/>
        </w:rPr>
        <w:t xml:space="preserve">2, … </w:t>
      </w:r>
      <w:r w:rsidR="00812BB1" w:rsidRPr="00330EF4">
        <w:rPr>
          <w:rFonts w:cs="CMU Bright"/>
        </w:rPr>
        <w:t>w</w:t>
      </w:r>
      <w:r w:rsidR="00812BB1" w:rsidRPr="00330EF4">
        <w:rPr>
          <w:rFonts w:cs="CMU Bright"/>
          <w:vertAlign w:val="subscript"/>
        </w:rPr>
        <w:t>k</w:t>
      </w:r>
      <w:r w:rsidR="00812BB1" w:rsidRPr="00330EF4">
        <w:rPr>
          <w:rFonts w:cs="CMU Bright"/>
        </w:rPr>
        <w:t>}</w:t>
      </w:r>
      <w:r w:rsidR="00F17877" w:rsidRPr="00330EF4">
        <w:rPr>
          <w:rFonts w:cs="CMU Bright"/>
        </w:rPr>
        <w:t xml:space="preserve"> </w:t>
      </w:r>
      <w:r w:rsidR="00812BB1" w:rsidRPr="00330EF4">
        <w:rPr>
          <w:rFonts w:cs="CMU Bright"/>
        </w:rPr>
        <w:t xml:space="preserve">represents the weight of states from state 1 to k for time-slot t. </w:t>
      </w:r>
      <w:r w:rsidR="005439FF" w:rsidRPr="00330EF4">
        <w:rPr>
          <w:rFonts w:cs="CMU Bright"/>
        </w:rPr>
        <w:t>The weights vector w</w:t>
      </w:r>
      <w:r w:rsidR="004C3D6C" w:rsidRPr="00330EF4">
        <w:rPr>
          <w:rFonts w:cs="CMU Bright"/>
          <w:vertAlign w:val="superscript"/>
        </w:rPr>
        <w:t>4</w:t>
      </w:r>
      <w:r w:rsidR="005439FF" w:rsidRPr="00330EF4">
        <w:rPr>
          <w:rFonts w:cs="CMU Bright"/>
        </w:rPr>
        <w:t xml:space="preserve"> = {w</w:t>
      </w:r>
      <w:r w:rsidR="005439FF" w:rsidRPr="00330EF4">
        <w:rPr>
          <w:rFonts w:cs="CMU Bright"/>
          <w:vertAlign w:val="subscript"/>
        </w:rPr>
        <w:t>1</w:t>
      </w:r>
      <w:r w:rsidR="005439FF" w:rsidRPr="00330EF4">
        <w:rPr>
          <w:rFonts w:cs="CMU Bright"/>
        </w:rPr>
        <w:t>, w</w:t>
      </w:r>
      <w:r w:rsidR="005439FF" w:rsidRPr="00330EF4">
        <w:rPr>
          <w:rFonts w:cs="CMU Bright"/>
          <w:vertAlign w:val="subscript"/>
        </w:rPr>
        <w:t>2</w:t>
      </w:r>
      <w:r w:rsidR="005439FF" w:rsidRPr="00330EF4">
        <w:rPr>
          <w:rFonts w:cs="CMU Bright"/>
        </w:rPr>
        <w:t>} for hour 4 can be defined as w</w:t>
      </w:r>
      <w:r w:rsidR="00812BB1" w:rsidRPr="00330EF4">
        <w:rPr>
          <w:rFonts w:cs="CMU Bright"/>
          <w:vertAlign w:val="superscript"/>
        </w:rPr>
        <w:t>4</w:t>
      </w:r>
      <w:r w:rsidR="005439FF" w:rsidRPr="00330EF4">
        <w:rPr>
          <w:rFonts w:cs="CMU Bright"/>
        </w:rPr>
        <w:t xml:space="preserve"> = {1, 0}, where the 1 represents the weight of state st</w:t>
      </w:r>
      <w:r w:rsidR="005439FF" w:rsidRPr="00330EF4">
        <w:rPr>
          <w:rFonts w:cs="CMU Bright"/>
          <w:vertAlign w:val="subscript"/>
        </w:rPr>
        <w:t>1</w:t>
      </w:r>
      <w:r w:rsidR="005439FF" w:rsidRPr="00330EF4">
        <w:rPr>
          <w:rFonts w:cs="CMU Bright"/>
        </w:rPr>
        <w:t xml:space="preserve"> and 0 represents the weight of state st</w:t>
      </w:r>
      <w:r w:rsidR="005439FF" w:rsidRPr="00330EF4">
        <w:rPr>
          <w:rFonts w:cs="CMU Bright"/>
          <w:vertAlign w:val="subscript"/>
        </w:rPr>
        <w:t xml:space="preserve">2 </w:t>
      </w:r>
      <w:r w:rsidR="005439FF" w:rsidRPr="00330EF4">
        <w:rPr>
          <w:rFonts w:cs="CMU Bright"/>
        </w:rPr>
        <w:t>in time-slot 4. A similar weight vector w for the next time-slot 5 can be represented as w</w:t>
      </w:r>
      <w:r w:rsidR="005439FF" w:rsidRPr="00330EF4">
        <w:rPr>
          <w:rFonts w:cs="CMU Bright"/>
          <w:vertAlign w:val="superscript"/>
        </w:rPr>
        <w:t>5</w:t>
      </w:r>
      <w:r w:rsidR="005439FF" w:rsidRPr="00330EF4">
        <w:rPr>
          <w:rFonts w:cs="CMU Bright"/>
        </w:rPr>
        <w:t xml:space="preserve"> = {0.2</w:t>
      </w:r>
      <w:r w:rsidR="00BE5658" w:rsidRPr="00330EF4">
        <w:rPr>
          <w:rFonts w:cs="CMU Bright"/>
        </w:rPr>
        <w:t>3</w:t>
      </w:r>
      <w:r w:rsidR="005439FF" w:rsidRPr="00330EF4">
        <w:rPr>
          <w:rFonts w:cs="CMU Bright"/>
        </w:rPr>
        <w:t>, 0.7</w:t>
      </w:r>
      <w:r w:rsidR="00BE5658" w:rsidRPr="00330EF4">
        <w:rPr>
          <w:rFonts w:cs="CMU Bright"/>
        </w:rPr>
        <w:t>7</w:t>
      </w:r>
      <w:r w:rsidR="005439FF" w:rsidRPr="00330EF4">
        <w:rPr>
          <w:rFonts w:cs="CMU Bright"/>
        </w:rPr>
        <w:t>}. The multiplication</w:t>
      </w:r>
      <w:r w:rsidR="00CE228C" w:rsidRPr="00330EF4">
        <w:rPr>
          <w:rFonts w:cs="CMU Bright"/>
        </w:rPr>
        <w:t xml:space="preserve"> </w:t>
      </w:r>
      <w:proofErr w:type="gramStart"/>
      <w:r w:rsidR="00CE228C" w:rsidRPr="00330EF4">
        <w:rPr>
          <w:rFonts w:cs="CMU Bright"/>
        </w:rPr>
        <w:t>w</w:t>
      </w:r>
      <w:r w:rsidR="00CE228C" w:rsidRPr="00330EF4">
        <w:rPr>
          <w:rFonts w:cs="CMU Bright"/>
          <w:vertAlign w:val="superscript"/>
        </w:rPr>
        <w:t>4</w:t>
      </w:r>
      <w:r w:rsidR="00CE228C" w:rsidRPr="00330EF4">
        <w:rPr>
          <w:rFonts w:cs="CMU Bright"/>
          <w:vertAlign w:val="subscript"/>
        </w:rPr>
        <w:t>(</w:t>
      </w:r>
      <w:proofErr w:type="gramEnd"/>
      <w:r w:rsidR="00CE228C" w:rsidRPr="00330EF4">
        <w:rPr>
          <w:rFonts w:cs="CMU Bright"/>
          <w:vertAlign w:val="subscript"/>
        </w:rPr>
        <w:t>transpose)</w:t>
      </w:r>
      <w:r w:rsidR="00CE228C" w:rsidRPr="00330EF4">
        <w:rPr>
          <w:rFonts w:cs="CMU Bright"/>
        </w:rPr>
        <w:t>*</w:t>
      </w:r>
      <w:r w:rsidR="005439FF" w:rsidRPr="00330EF4">
        <w:rPr>
          <w:rFonts w:cs="CMU Bright"/>
        </w:rPr>
        <w:t xml:space="preserve"> </w:t>
      </w:r>
      <w:r w:rsidR="00CE228C" w:rsidRPr="00330EF4">
        <w:rPr>
          <w:rFonts w:cs="CMU Bright"/>
        </w:rPr>
        <w:t>w</w:t>
      </w:r>
      <w:r w:rsidR="00CE228C" w:rsidRPr="00330EF4">
        <w:rPr>
          <w:rFonts w:cs="CMU Bright"/>
          <w:vertAlign w:val="superscript"/>
        </w:rPr>
        <w:t>5</w:t>
      </w:r>
      <w:r w:rsidR="00CE228C" w:rsidRPr="00330EF4">
        <w:rPr>
          <w:rFonts w:cs="CMU Bright"/>
        </w:rPr>
        <w:t xml:space="preserve"> results into a matrix as represented in the</w:t>
      </w:r>
      <w:r w:rsidR="005A3EE3" w:rsidRPr="00330EF4">
        <w:rPr>
          <w:rFonts w:cs="CMU Bright"/>
        </w:rPr>
        <w:t xml:space="preserve"> </w:t>
      </w:r>
      <w:r w:rsidR="005A3EE3" w:rsidRPr="00330EF4">
        <w:rPr>
          <w:rFonts w:cs="CMU Bright"/>
        </w:rPr>
        <w:fldChar w:fldCharType="begin"/>
      </w:r>
      <w:r w:rsidR="005A3EE3" w:rsidRPr="00330EF4">
        <w:rPr>
          <w:rFonts w:cs="CMU Bright"/>
        </w:rPr>
        <w:instrText xml:space="preserve"> REF _Ref530128397 \h </w:instrText>
      </w:r>
      <w:r w:rsidR="00C068D7" w:rsidRPr="00330EF4">
        <w:rPr>
          <w:rFonts w:cs="CMU Bright"/>
        </w:rPr>
        <w:instrText xml:space="preserve"> \* MERGEFORMAT </w:instrText>
      </w:r>
      <w:r w:rsidR="005A3EE3" w:rsidRPr="00330EF4">
        <w:rPr>
          <w:rFonts w:cs="CMU Bright"/>
        </w:rPr>
      </w:r>
      <w:r w:rsidR="005A3EE3"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11</w:t>
      </w:r>
      <w:r w:rsidR="005A3EE3" w:rsidRPr="00330EF4">
        <w:rPr>
          <w:rFonts w:cs="CMU Bright"/>
        </w:rPr>
        <w:fldChar w:fldCharType="end"/>
      </w:r>
      <w:r w:rsidR="00CE228C" w:rsidRPr="00330EF4">
        <w:rPr>
          <w:rFonts w:cs="CMU Bright"/>
        </w:rPr>
        <w:t>.</w:t>
      </w:r>
      <w:r w:rsidR="005439FF" w:rsidRPr="00330EF4">
        <w:rPr>
          <w:rFonts w:cs="CMU Bright"/>
        </w:rPr>
        <w:t xml:space="preserve"> </w:t>
      </w:r>
      <w:r w:rsidR="00382365" w:rsidRPr="00330EF4">
        <w:rPr>
          <w:rFonts w:cs="CMU Bright"/>
        </w:rPr>
        <w:t>The table represents the transitions</w:t>
      </w:r>
      <w:r w:rsidR="002E2643" w:rsidRPr="00330EF4">
        <w:rPr>
          <w:rFonts w:cs="CMU Bright"/>
        </w:rPr>
        <w:t xml:space="preserve"> probabilities</w:t>
      </w:r>
      <w:r w:rsidR="00382365" w:rsidRPr="00330EF4">
        <w:rPr>
          <w:rFonts w:cs="CMU Bright"/>
        </w:rPr>
        <w:t xml:space="preserve"> among states st</w:t>
      </w:r>
      <w:r w:rsidR="00382365" w:rsidRPr="00330EF4">
        <w:rPr>
          <w:rFonts w:cs="CMU Bright"/>
          <w:vertAlign w:val="subscript"/>
        </w:rPr>
        <w:t>1</w:t>
      </w:r>
      <w:r w:rsidR="00382365" w:rsidRPr="00330EF4">
        <w:rPr>
          <w:rFonts w:cs="CMU Bright"/>
        </w:rPr>
        <w:t xml:space="preserve"> and st</w:t>
      </w:r>
      <w:r w:rsidR="00382365" w:rsidRPr="00330EF4">
        <w:rPr>
          <w:rFonts w:cs="CMU Bright"/>
          <w:vertAlign w:val="subscript"/>
        </w:rPr>
        <w:t>2</w:t>
      </w:r>
      <w:r w:rsidR="00382365" w:rsidRPr="00330EF4">
        <w:rPr>
          <w:rFonts w:cs="CMU Bright"/>
        </w:rPr>
        <w:t xml:space="preserve"> from time-slot 4 to time-slot 5. </w:t>
      </w:r>
      <w:r w:rsidR="002E2643" w:rsidRPr="00330EF4">
        <w:rPr>
          <w:rFonts w:cs="CMU Bright"/>
        </w:rPr>
        <w:t xml:space="preserve">The first row represents the transition </w:t>
      </w:r>
      <w:r w:rsidR="00A01667" w:rsidRPr="00330EF4">
        <w:rPr>
          <w:rFonts w:cs="CMU Bright"/>
        </w:rPr>
        <w:t xml:space="preserve">probabilities </w:t>
      </w:r>
      <w:r w:rsidR="002E2643" w:rsidRPr="00330EF4">
        <w:rPr>
          <w:rFonts w:cs="CMU Bright"/>
        </w:rPr>
        <w:t>from state st</w:t>
      </w:r>
      <w:r w:rsidR="002E2643" w:rsidRPr="00330EF4">
        <w:rPr>
          <w:rFonts w:cs="CMU Bright"/>
          <w:vertAlign w:val="subscript"/>
        </w:rPr>
        <w:t>1</w:t>
      </w:r>
      <w:r w:rsidR="002E2643" w:rsidRPr="00330EF4">
        <w:rPr>
          <w:rFonts w:cs="CMU Bright"/>
        </w:rPr>
        <w:t xml:space="preserve"> all the other states i.e. st</w:t>
      </w:r>
      <w:r w:rsidR="002E2643" w:rsidRPr="00330EF4">
        <w:rPr>
          <w:rFonts w:cs="CMU Bright"/>
          <w:vertAlign w:val="subscript"/>
        </w:rPr>
        <w:t>1</w:t>
      </w:r>
      <w:r w:rsidR="002E2643" w:rsidRPr="00330EF4">
        <w:rPr>
          <w:rFonts w:cs="CMU Bright"/>
        </w:rPr>
        <w:t xml:space="preserve"> and st</w:t>
      </w:r>
      <w:r w:rsidR="002E2643" w:rsidRPr="00330EF4">
        <w:rPr>
          <w:rFonts w:cs="CMU Bright"/>
          <w:vertAlign w:val="subscript"/>
        </w:rPr>
        <w:t>2</w:t>
      </w:r>
      <w:r w:rsidR="002E2643" w:rsidRPr="00330EF4">
        <w:rPr>
          <w:rFonts w:cs="CMU Bright"/>
        </w:rPr>
        <w:t>.</w:t>
      </w:r>
      <w:r w:rsidR="00A70D93" w:rsidRPr="00330EF4">
        <w:rPr>
          <w:rFonts w:cs="CMU Bright"/>
        </w:rPr>
        <w:t xml:space="preserve"> Similarly, the second row represents the transition</w:t>
      </w:r>
      <w:r w:rsidR="00A01667" w:rsidRPr="00330EF4">
        <w:rPr>
          <w:rFonts w:cs="CMU Bright"/>
        </w:rPr>
        <w:t xml:space="preserve"> probabilities from state st</w:t>
      </w:r>
      <w:r w:rsidR="00A01667" w:rsidRPr="00330EF4">
        <w:rPr>
          <w:rFonts w:cs="CMU Bright"/>
          <w:vertAlign w:val="subscript"/>
        </w:rPr>
        <w:t>2</w:t>
      </w:r>
      <w:r w:rsidR="00277F28" w:rsidRPr="00330EF4">
        <w:rPr>
          <w:rFonts w:cs="CMU Bright"/>
          <w:vertAlign w:val="subscript"/>
        </w:rPr>
        <w:t xml:space="preserve"> </w:t>
      </w:r>
      <w:r w:rsidR="00277F28" w:rsidRPr="00330EF4">
        <w:rPr>
          <w:rFonts w:cs="CMU Bright"/>
        </w:rPr>
        <w:t>to all the other states</w:t>
      </w:r>
      <w:r w:rsidR="00A01667" w:rsidRPr="00330EF4">
        <w:rPr>
          <w:rFonts w:cs="CMU Bright"/>
        </w:rPr>
        <w:t>.</w:t>
      </w:r>
      <w:r w:rsidR="00A01667" w:rsidRPr="00330EF4">
        <w:rPr>
          <w:rFonts w:cs="CMU Bright"/>
          <w:vertAlign w:val="subscript"/>
        </w:rPr>
        <w:t xml:space="preserve"> </w:t>
      </w:r>
      <w:r w:rsidR="00351AC3" w:rsidRPr="00330EF4">
        <w:rPr>
          <w:rFonts w:cs="CMU Bright"/>
        </w:rPr>
        <w:t xml:space="preserve">This transition probability </w:t>
      </w:r>
      <w:r w:rsidR="00F13708" w:rsidRPr="00330EF4">
        <w:rPr>
          <w:rFonts w:cs="CMU Bright"/>
        </w:rPr>
        <w:t xml:space="preserve">matrix is used to calculate the </w:t>
      </w:r>
      <w:r w:rsidR="00351AC3" w:rsidRPr="00330EF4">
        <w:rPr>
          <w:rFonts w:cs="CMU Bright"/>
        </w:rPr>
        <w:t xml:space="preserve">markov chain model for </w:t>
      </w:r>
      <w:r w:rsidR="00356034" w:rsidRPr="00330EF4">
        <w:rPr>
          <w:rFonts w:cs="CMU Bright"/>
        </w:rPr>
        <w:t>the</w:t>
      </w:r>
      <w:r w:rsidR="00351AC3" w:rsidRPr="00330EF4">
        <w:rPr>
          <w:rFonts w:cs="CMU Bright"/>
        </w:rPr>
        <w:t xml:space="preserve"> given time-slot and</w:t>
      </w:r>
      <w:r w:rsidR="001063AA" w:rsidRPr="00330EF4">
        <w:rPr>
          <w:rFonts w:cs="CMU Bright"/>
        </w:rPr>
        <w:t xml:space="preserve"> including all</w:t>
      </w:r>
      <w:r w:rsidR="00356034" w:rsidRPr="00330EF4">
        <w:rPr>
          <w:rFonts w:cs="CMU Bright"/>
        </w:rPr>
        <w:t xml:space="preserve"> the</w:t>
      </w:r>
      <w:r w:rsidR="00351AC3" w:rsidRPr="00330EF4">
        <w:rPr>
          <w:rFonts w:cs="CMU Bright"/>
        </w:rPr>
        <w:t xml:space="preserve"> states</w:t>
      </w:r>
      <w:r w:rsidR="001B0E5C" w:rsidRPr="00330EF4">
        <w:rPr>
          <w:rFonts w:cs="CMU Bright"/>
        </w:rPr>
        <w:t xml:space="preserve"> found</w:t>
      </w:r>
      <w:r w:rsidR="00351AC3" w:rsidRPr="00330EF4">
        <w:rPr>
          <w:rFonts w:cs="CMU Bright"/>
        </w:rPr>
        <w:t xml:space="preserve">. </w:t>
      </w:r>
      <w:r w:rsidRPr="00330EF4">
        <w:rPr>
          <w:rFonts w:cs="CMU Bright"/>
        </w:rPr>
        <w:t xml:space="preserve">The markov chain for transition from hour 4 to hour 5 is called </w:t>
      </w:r>
      <w:r w:rsidR="00C93554" w:rsidRPr="00330EF4">
        <w:rPr>
          <w:rFonts w:cs="CMU Bright"/>
        </w:rPr>
        <w:t>mc</w:t>
      </w:r>
      <w:r w:rsidR="00351AC3" w:rsidRPr="00330EF4">
        <w:rPr>
          <w:rFonts w:cs="CMU Bright"/>
          <w:vertAlign w:val="subscript"/>
        </w:rPr>
        <w:t>5</w:t>
      </w:r>
      <w:r w:rsidR="00B67D21" w:rsidRPr="00330EF4">
        <w:rPr>
          <w:rFonts w:cs="CMU Bright"/>
        </w:rPr>
        <w:t xml:space="preserve"> which is depicted in the </w:t>
      </w:r>
      <w:r w:rsidR="004F0655" w:rsidRPr="00330EF4">
        <w:rPr>
          <w:rFonts w:cs="CMU Bright"/>
        </w:rPr>
        <w:fldChar w:fldCharType="begin"/>
      </w:r>
      <w:r w:rsidR="004F0655" w:rsidRPr="00330EF4">
        <w:rPr>
          <w:rFonts w:cs="CMU Bright"/>
        </w:rPr>
        <w:instrText xml:space="preserve"> REF _Ref528326593 \h </w:instrText>
      </w:r>
      <w:r w:rsidR="003871CA" w:rsidRPr="00330EF4">
        <w:rPr>
          <w:rFonts w:cs="CMU Bright"/>
        </w:rPr>
        <w:instrText xml:space="preserve"> \* MERGEFORMAT </w:instrText>
      </w:r>
      <w:r w:rsidR="004F0655" w:rsidRPr="00330EF4">
        <w:rPr>
          <w:rFonts w:cs="CMU Bright"/>
        </w:rPr>
      </w:r>
      <w:r w:rsidR="004F0655" w:rsidRPr="00330EF4">
        <w:rPr>
          <w:rFonts w:cs="CMU Bright"/>
        </w:rPr>
        <w:fldChar w:fldCharType="separate"/>
      </w:r>
      <w:r w:rsidR="009C4FE4" w:rsidRPr="00330EF4">
        <w:rPr>
          <w:rFonts w:cs="CMU Bright"/>
        </w:rPr>
        <w:t xml:space="preserve">Figure </w:t>
      </w:r>
      <w:r w:rsidR="009C4FE4">
        <w:rPr>
          <w:rFonts w:cs="CMU Bright"/>
          <w:noProof/>
        </w:rPr>
        <w:t>12</w:t>
      </w:r>
      <w:r w:rsidR="004F0655" w:rsidRPr="00330EF4">
        <w:rPr>
          <w:rFonts w:cs="CMU Bright"/>
        </w:rPr>
        <w:fldChar w:fldCharType="end"/>
      </w:r>
      <w:r w:rsidR="00B67D21" w:rsidRPr="00330EF4">
        <w:rPr>
          <w:rFonts w:cs="CMU Bright"/>
        </w:rPr>
        <w:t>.</w:t>
      </w:r>
      <w:r w:rsidR="00A269B4" w:rsidRPr="00330EF4">
        <w:rPr>
          <w:rFonts w:cs="CMU Bright"/>
        </w:rPr>
        <w:t xml:space="preserve"> The arrows indicate the transition probabilities from one state to another.</w:t>
      </w:r>
    </w:p>
    <w:p w14:paraId="779E9DBA" w14:textId="7BBB4581" w:rsidR="00A33DEE" w:rsidRPr="00330EF4" w:rsidRDefault="00FA4CBA" w:rsidP="00EC688E">
      <w:pPr>
        <w:pStyle w:val="Caption"/>
        <w:jc w:val="center"/>
        <w:rPr>
          <w:rFonts w:cs="CMU Bright"/>
          <w:color w:val="auto"/>
        </w:rPr>
      </w:pPr>
      <w:bookmarkStart w:id="139" w:name="_Ref528511470"/>
      <w:bookmarkStart w:id="140" w:name="_Ref528511463"/>
      <w:r w:rsidRPr="00330EF4">
        <w:rPr>
          <w:rFonts w:cs="CMU Bright"/>
          <w:color w:val="auto"/>
        </w:rPr>
        <w:t xml:space="preserve"> </w:t>
      </w:r>
      <w:r w:rsidRPr="00330EF4">
        <w:rPr>
          <w:rFonts w:cs="CMU Bright"/>
          <w:noProof/>
        </w:rPr>
        <w:drawing>
          <wp:inline distT="0" distB="0" distL="0" distR="0" wp14:anchorId="5A6651FC" wp14:editId="5546A823">
            <wp:extent cx="3290455" cy="1170431"/>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8336" cy="1194577"/>
                    </a:xfrm>
                    <a:prstGeom prst="rect">
                      <a:avLst/>
                    </a:prstGeom>
                  </pic:spPr>
                </pic:pic>
              </a:graphicData>
            </a:graphic>
          </wp:inline>
        </w:drawing>
      </w:r>
    </w:p>
    <w:p w14:paraId="1D4DE4D5" w14:textId="3069A53B" w:rsidR="00CE228C" w:rsidRPr="00330EF4" w:rsidRDefault="008B37A6" w:rsidP="008B37A6">
      <w:pPr>
        <w:pStyle w:val="Caption"/>
        <w:jc w:val="center"/>
        <w:rPr>
          <w:rFonts w:cs="CMU Bright"/>
          <w:color w:val="000000" w:themeColor="text1"/>
        </w:rPr>
      </w:pPr>
      <w:bookmarkStart w:id="141" w:name="_Ref530128397"/>
      <w:bookmarkStart w:id="142" w:name="_Toc530914370"/>
      <w:bookmarkEnd w:id="139"/>
      <w:bookmarkEnd w:id="140"/>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11</w:t>
      </w:r>
      <w:r w:rsidRPr="00330EF4">
        <w:rPr>
          <w:rFonts w:cs="CMU Bright"/>
          <w:color w:val="000000" w:themeColor="text1"/>
        </w:rPr>
        <w:fldChar w:fldCharType="end"/>
      </w:r>
      <w:bookmarkEnd w:id="141"/>
      <w:r w:rsidRPr="00330EF4">
        <w:rPr>
          <w:rFonts w:cs="CMU Bright"/>
          <w:color w:val="000000" w:themeColor="text1"/>
        </w:rPr>
        <w:t xml:space="preserve"> State transition matrix</w:t>
      </w:r>
      <w:bookmarkEnd w:id="142"/>
    </w:p>
    <w:p w14:paraId="3A6E9A5F" w14:textId="789D2935" w:rsidR="00CD7785" w:rsidRPr="00330EF4" w:rsidRDefault="00021875" w:rsidP="00EC688E">
      <w:pPr>
        <w:keepNext/>
        <w:ind w:left="720"/>
        <w:jc w:val="center"/>
        <w:rPr>
          <w:rFonts w:cs="CMU Bright"/>
        </w:rPr>
      </w:pPr>
      <w:r w:rsidRPr="00330EF4">
        <w:rPr>
          <w:rFonts w:cs="CMU Bright"/>
          <w:noProof/>
        </w:rPr>
        <w:drawing>
          <wp:inline distT="0" distB="0" distL="0" distR="0" wp14:anchorId="4042DBB4" wp14:editId="16FF2CCF">
            <wp:extent cx="2930236" cy="1301628"/>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2163" cy="1320252"/>
                    </a:xfrm>
                    <a:prstGeom prst="rect">
                      <a:avLst/>
                    </a:prstGeom>
                  </pic:spPr>
                </pic:pic>
              </a:graphicData>
            </a:graphic>
          </wp:inline>
        </w:drawing>
      </w:r>
    </w:p>
    <w:p w14:paraId="35B22BC0" w14:textId="53F7DD77" w:rsidR="0068520E" w:rsidRPr="00330EF4" w:rsidRDefault="00CD7785" w:rsidP="00EC688E">
      <w:pPr>
        <w:pStyle w:val="Caption"/>
        <w:jc w:val="center"/>
        <w:rPr>
          <w:rFonts w:cs="CMU Bright"/>
          <w:color w:val="auto"/>
        </w:rPr>
      </w:pPr>
      <w:bookmarkStart w:id="143" w:name="_Ref528326593"/>
      <w:bookmarkStart w:id="144" w:name="_Toc529179984"/>
      <w:bookmarkStart w:id="145" w:name="_Toc530914371"/>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12</w:t>
      </w:r>
      <w:r w:rsidRPr="00330EF4">
        <w:rPr>
          <w:rFonts w:cs="CMU Bright"/>
          <w:color w:val="auto"/>
        </w:rPr>
        <w:fldChar w:fldCharType="end"/>
      </w:r>
      <w:bookmarkEnd w:id="143"/>
      <w:r w:rsidRPr="00330EF4">
        <w:rPr>
          <w:rFonts w:cs="CMU Bright"/>
          <w:color w:val="auto"/>
        </w:rPr>
        <w:t xml:space="preserve"> Markov model for two states</w:t>
      </w:r>
      <w:bookmarkEnd w:id="144"/>
      <w:bookmarkEnd w:id="145"/>
    </w:p>
    <w:p w14:paraId="0EE24594" w14:textId="0C67ED76" w:rsidR="00387924" w:rsidRPr="00330EF4" w:rsidRDefault="00387924" w:rsidP="00023296">
      <w:pPr>
        <w:pStyle w:val="Heading2"/>
        <w:spacing w:after="240"/>
        <w:rPr>
          <w:rFonts w:ascii="CMU Bright" w:hAnsi="CMU Bright" w:cs="CMU Bright"/>
        </w:rPr>
      </w:pPr>
      <w:r w:rsidRPr="00330EF4">
        <w:rPr>
          <w:rFonts w:ascii="CMU Bright" w:hAnsi="CMU Bright" w:cs="CMU Bright"/>
        </w:rPr>
        <w:lastRenderedPageBreak/>
        <w:tab/>
      </w:r>
      <w:bookmarkStart w:id="146" w:name="_Toc530914323"/>
      <w:r w:rsidRPr="00330EF4">
        <w:rPr>
          <w:rFonts w:ascii="CMU Bright" w:hAnsi="CMU Bright" w:cs="CMU Bright"/>
          <w:color w:val="auto"/>
        </w:rPr>
        <w:t>4.</w:t>
      </w:r>
      <w:r w:rsidR="00D73F0C" w:rsidRPr="00330EF4">
        <w:rPr>
          <w:rFonts w:ascii="CMU Bright" w:hAnsi="CMU Bright" w:cs="CMU Bright"/>
          <w:color w:val="auto"/>
        </w:rPr>
        <w:t>3</w:t>
      </w:r>
      <w:r w:rsidRPr="00330EF4">
        <w:rPr>
          <w:rFonts w:ascii="CMU Bright" w:hAnsi="CMU Bright" w:cs="CMU Bright"/>
          <w:color w:val="auto"/>
        </w:rPr>
        <w:t xml:space="preserve"> </w:t>
      </w:r>
      <w:r w:rsidR="00D154E2" w:rsidRPr="00330EF4">
        <w:rPr>
          <w:rFonts w:ascii="CMU Bright" w:hAnsi="CMU Bright" w:cs="CMU Bright"/>
          <w:color w:val="auto"/>
        </w:rPr>
        <w:t>State Formation Steps</w:t>
      </w:r>
      <w:bookmarkEnd w:id="146"/>
    </w:p>
    <w:p w14:paraId="18CB3F55" w14:textId="1F032437" w:rsidR="00306A08" w:rsidRPr="00330EF4" w:rsidRDefault="00E139A1" w:rsidP="00023296">
      <w:pPr>
        <w:spacing w:after="240"/>
        <w:ind w:left="720"/>
        <w:rPr>
          <w:rFonts w:cs="CMU Bright"/>
        </w:rPr>
      </w:pPr>
      <w:r w:rsidRPr="00330EF4">
        <w:rPr>
          <w:rFonts w:cs="CMU Bright"/>
        </w:rPr>
        <w:t>Using the markov chain</w:t>
      </w:r>
      <w:r w:rsidR="00377AFE" w:rsidRPr="00330EF4">
        <w:rPr>
          <w:rFonts w:cs="CMU Bright"/>
        </w:rPr>
        <w:t xml:space="preserve"> model</w:t>
      </w:r>
      <w:r w:rsidRPr="00330EF4">
        <w:rPr>
          <w:rFonts w:cs="CMU Bright"/>
        </w:rPr>
        <w:t xml:space="preserve">, the </w:t>
      </w:r>
      <w:r w:rsidR="00EC4073" w:rsidRPr="00330EF4">
        <w:rPr>
          <w:rFonts w:cs="CMU Bright"/>
        </w:rPr>
        <w:t xml:space="preserve">future location </w:t>
      </w:r>
      <w:r w:rsidRPr="00330EF4">
        <w:rPr>
          <w:rFonts w:cs="CMU Bright"/>
        </w:rPr>
        <w:t>predictions are done. The predictions are based on user</w:t>
      </w:r>
      <w:r w:rsidR="007B283C" w:rsidRPr="00330EF4">
        <w:rPr>
          <w:rFonts w:cs="CMU Bright"/>
        </w:rPr>
        <w:t xml:space="preserve">’s current location. </w:t>
      </w:r>
      <w:r w:rsidR="004B6D63" w:rsidRPr="00330EF4">
        <w:rPr>
          <w:rFonts w:cs="CMU Bright"/>
        </w:rPr>
        <w:t>Continuing the previous example, if the user is at location st</w:t>
      </w:r>
      <w:r w:rsidR="004B6D63" w:rsidRPr="00330EF4">
        <w:rPr>
          <w:rFonts w:cs="CMU Bright"/>
          <w:vertAlign w:val="subscript"/>
        </w:rPr>
        <w:t>1</w:t>
      </w:r>
      <w:r w:rsidR="004B6D63" w:rsidRPr="00330EF4">
        <w:rPr>
          <w:rFonts w:cs="CMU Bright"/>
        </w:rPr>
        <w:t xml:space="preserve"> at hour 4, there are 7</w:t>
      </w:r>
      <w:r w:rsidR="003F2062" w:rsidRPr="00330EF4">
        <w:rPr>
          <w:rFonts w:cs="CMU Bright"/>
        </w:rPr>
        <w:t>7</w:t>
      </w:r>
      <w:r w:rsidR="004B6D63" w:rsidRPr="00330EF4">
        <w:rPr>
          <w:rFonts w:cs="CMU Bright"/>
        </w:rPr>
        <w:t xml:space="preserve">% chances </w:t>
      </w:r>
      <w:r w:rsidR="00064D82" w:rsidRPr="00330EF4">
        <w:rPr>
          <w:rFonts w:cs="CMU Bright"/>
        </w:rPr>
        <w:t xml:space="preserve">that the user will </w:t>
      </w:r>
      <w:r w:rsidR="004B6D63" w:rsidRPr="00330EF4">
        <w:rPr>
          <w:rFonts w:cs="CMU Bright"/>
        </w:rPr>
        <w:t xml:space="preserve">move to </w:t>
      </w:r>
      <w:r w:rsidR="00223E9C" w:rsidRPr="00330EF4">
        <w:rPr>
          <w:rFonts w:cs="CMU Bright"/>
        </w:rPr>
        <w:t xml:space="preserve">state </w:t>
      </w:r>
      <w:r w:rsidR="004B6D63" w:rsidRPr="00330EF4">
        <w:rPr>
          <w:rFonts w:cs="CMU Bright"/>
        </w:rPr>
        <w:t>st</w:t>
      </w:r>
      <w:r w:rsidR="004B6D63" w:rsidRPr="00330EF4">
        <w:rPr>
          <w:rFonts w:cs="CMU Bright"/>
          <w:vertAlign w:val="subscript"/>
        </w:rPr>
        <w:t>2</w:t>
      </w:r>
      <w:r w:rsidR="004B6D63" w:rsidRPr="00330EF4">
        <w:rPr>
          <w:rFonts w:cs="CMU Bright"/>
        </w:rPr>
        <w:t xml:space="preserve"> at hour 5 and 2</w:t>
      </w:r>
      <w:r w:rsidR="003F2062" w:rsidRPr="00330EF4">
        <w:rPr>
          <w:rFonts w:cs="CMU Bright"/>
        </w:rPr>
        <w:t>3</w:t>
      </w:r>
      <w:r w:rsidR="004B6D63" w:rsidRPr="00330EF4">
        <w:rPr>
          <w:rFonts w:cs="CMU Bright"/>
        </w:rPr>
        <w:t xml:space="preserve">% chances of staying at </w:t>
      </w:r>
      <w:r w:rsidR="00223E9C" w:rsidRPr="00330EF4">
        <w:rPr>
          <w:rFonts w:cs="CMU Bright"/>
        </w:rPr>
        <w:t xml:space="preserve">state </w:t>
      </w:r>
      <w:r w:rsidR="004B6D63" w:rsidRPr="00330EF4">
        <w:rPr>
          <w:rFonts w:cs="CMU Bright"/>
        </w:rPr>
        <w:t>st</w:t>
      </w:r>
      <w:r w:rsidR="004B6D63" w:rsidRPr="00330EF4">
        <w:rPr>
          <w:rFonts w:cs="CMU Bright"/>
          <w:vertAlign w:val="subscript"/>
        </w:rPr>
        <w:t>1</w:t>
      </w:r>
      <w:r w:rsidR="004B6D63" w:rsidRPr="00330EF4">
        <w:rPr>
          <w:rFonts w:cs="CMU Bright"/>
        </w:rPr>
        <w:t xml:space="preserve"> at hour 5. </w:t>
      </w:r>
      <w:r w:rsidR="007B283C" w:rsidRPr="00330EF4">
        <w:rPr>
          <w:rFonts w:cs="CMU Bright"/>
        </w:rPr>
        <w:t xml:space="preserve">The probability of going to all the other places </w:t>
      </w:r>
      <w:r w:rsidR="00654D37" w:rsidRPr="00330EF4">
        <w:rPr>
          <w:rFonts w:cs="CMU Bright"/>
        </w:rPr>
        <w:t xml:space="preserve">from his/her current location, at </w:t>
      </w:r>
      <w:r w:rsidR="007B283C" w:rsidRPr="00330EF4">
        <w:rPr>
          <w:rFonts w:cs="CMU Bright"/>
        </w:rPr>
        <w:t>this time-slot</w:t>
      </w:r>
      <w:r w:rsidR="00654D37" w:rsidRPr="00330EF4">
        <w:rPr>
          <w:rFonts w:cs="CMU Bright"/>
        </w:rPr>
        <w:t>,</w:t>
      </w:r>
      <w:r w:rsidR="007B283C" w:rsidRPr="00330EF4">
        <w:rPr>
          <w:rFonts w:cs="CMU Bright"/>
        </w:rPr>
        <w:t xml:space="preserve"> is present in markov chain</w:t>
      </w:r>
      <w:r w:rsidR="00A666F4" w:rsidRPr="00330EF4">
        <w:rPr>
          <w:rFonts w:cs="CMU Bright"/>
        </w:rPr>
        <w:t xml:space="preserve"> model</w:t>
      </w:r>
      <w:r w:rsidR="007B283C" w:rsidRPr="00330EF4">
        <w:rPr>
          <w:rFonts w:cs="CMU Bright"/>
        </w:rPr>
        <w:t xml:space="preserve">. </w:t>
      </w:r>
    </w:p>
    <w:p w14:paraId="478C6C87" w14:textId="4A96D259" w:rsidR="003F64C4" w:rsidRPr="00330EF4" w:rsidRDefault="003F2062" w:rsidP="00EC688E">
      <w:pPr>
        <w:ind w:left="720"/>
        <w:rPr>
          <w:rFonts w:cs="CMU Bright"/>
        </w:rPr>
      </w:pPr>
      <w:r w:rsidRPr="00330EF4">
        <w:rPr>
          <w:rFonts w:cs="CMU Bright"/>
        </w:rPr>
        <w:t xml:space="preserve">The states are formed using the raw GPS coordinates. </w:t>
      </w:r>
      <w:r w:rsidR="001D7D2D" w:rsidRPr="00330EF4">
        <w:rPr>
          <w:rFonts w:cs="CMU Bright"/>
        </w:rPr>
        <w:t xml:space="preserve">The GPS trajectory points are received as input. For each new GPS Point </w:t>
      </w:r>
      <w:r w:rsidR="003E65E3" w:rsidRPr="00330EF4">
        <w:rPr>
          <w:rFonts w:cs="CMU Bright"/>
          <w:i/>
        </w:rPr>
        <w:t>P[x, y, d]</w:t>
      </w:r>
      <w:r w:rsidR="001D7D2D" w:rsidRPr="00330EF4">
        <w:rPr>
          <w:rFonts w:cs="CMU Bright"/>
        </w:rPr>
        <w:t xml:space="preserve">, which contains </w:t>
      </w:r>
      <w:r w:rsidR="001D7D2D" w:rsidRPr="00330EF4">
        <w:rPr>
          <w:rFonts w:cs="CMU Bright"/>
          <w:i/>
        </w:rPr>
        <w:t>x</w:t>
      </w:r>
      <w:r w:rsidR="001D7D2D" w:rsidRPr="00330EF4">
        <w:rPr>
          <w:rFonts w:cs="CMU Bright"/>
        </w:rPr>
        <w:t xml:space="preserve"> as latitude, </w:t>
      </w:r>
      <w:r w:rsidR="001D7D2D" w:rsidRPr="00330EF4">
        <w:rPr>
          <w:rFonts w:cs="CMU Bright"/>
          <w:i/>
        </w:rPr>
        <w:t>y</w:t>
      </w:r>
      <w:r w:rsidR="001D7D2D" w:rsidRPr="00330EF4">
        <w:rPr>
          <w:rFonts w:cs="CMU Bright"/>
        </w:rPr>
        <w:t xml:space="preserve"> as longitude and </w:t>
      </w:r>
      <w:r w:rsidR="0008539D" w:rsidRPr="00330EF4">
        <w:rPr>
          <w:rFonts w:cs="CMU Bright"/>
          <w:i/>
        </w:rPr>
        <w:t>d</w:t>
      </w:r>
      <w:r w:rsidR="001D7D2D" w:rsidRPr="00330EF4">
        <w:rPr>
          <w:rFonts w:cs="CMU Bright"/>
        </w:rPr>
        <w:t xml:space="preserve"> as datetime, the process is run. </w:t>
      </w:r>
      <w:r w:rsidR="00A55B48" w:rsidRPr="00330EF4">
        <w:rPr>
          <w:rFonts w:cs="CMU Bright"/>
        </w:rPr>
        <w:t xml:space="preserve">The transitions are recorded from one time-slot to the next. </w:t>
      </w:r>
      <w:r w:rsidR="001D7D2D" w:rsidRPr="00330EF4">
        <w:rPr>
          <w:rFonts w:cs="CMU Bright"/>
        </w:rPr>
        <w:t xml:space="preserve">The first step is to detect the time-slot change. </w:t>
      </w:r>
      <w:r w:rsidR="00E8769E" w:rsidRPr="00330EF4">
        <w:rPr>
          <w:rFonts w:cs="CMU Bright"/>
        </w:rPr>
        <w:t xml:space="preserve">Until the time-slot is changed, the GPS coordinates are collected and kept </w:t>
      </w:r>
      <w:r w:rsidRPr="00330EF4">
        <w:rPr>
          <w:rFonts w:cs="CMU Bright"/>
        </w:rPr>
        <w:t xml:space="preserve">in last hour points </w:t>
      </w:r>
      <w:r w:rsidR="00A8286B" w:rsidRPr="00330EF4">
        <w:rPr>
          <w:rFonts w:cs="CMU Bright"/>
          <w:i/>
        </w:rPr>
        <w:t>lst_hr_pts</w:t>
      </w:r>
      <w:r w:rsidR="003E65E3" w:rsidRPr="00330EF4">
        <w:rPr>
          <w:rFonts w:cs="CMU Bright"/>
          <w:i/>
        </w:rPr>
        <w:t>[x, y, d]</w:t>
      </w:r>
      <w:r w:rsidR="00E8769E" w:rsidRPr="00330EF4">
        <w:rPr>
          <w:rFonts w:cs="CMU Bright"/>
        </w:rPr>
        <w:t xml:space="preserve">. </w:t>
      </w:r>
      <w:r w:rsidR="00FF046F" w:rsidRPr="00330EF4">
        <w:rPr>
          <w:rFonts w:cs="CMU Bright"/>
        </w:rPr>
        <w:t xml:space="preserve">Once, the time-slot has changed or the next hour is detected, </w:t>
      </w:r>
      <w:r w:rsidR="00A8286B" w:rsidRPr="00330EF4">
        <w:rPr>
          <w:rFonts w:cs="CMU Bright"/>
          <w:i/>
        </w:rPr>
        <w:t>lst_hr_pts</w:t>
      </w:r>
      <w:r w:rsidR="003E65E3" w:rsidRPr="00330EF4">
        <w:rPr>
          <w:rFonts w:cs="CMU Bright"/>
          <w:i/>
        </w:rPr>
        <w:t>[x, y, d]</w:t>
      </w:r>
      <w:r w:rsidR="00FF046F" w:rsidRPr="00330EF4">
        <w:rPr>
          <w:rFonts w:cs="CMU Bright"/>
          <w:i/>
        </w:rPr>
        <w:t xml:space="preserve"> </w:t>
      </w:r>
      <w:r w:rsidR="00FF046F" w:rsidRPr="00330EF4">
        <w:rPr>
          <w:rFonts w:cs="CMU Bright"/>
        </w:rPr>
        <w:t>are processed</w:t>
      </w:r>
      <w:r w:rsidR="00291AA7" w:rsidRPr="00330EF4">
        <w:rPr>
          <w:rFonts w:cs="CMU Bright"/>
        </w:rPr>
        <w:t xml:space="preserve"> to extract states</w:t>
      </w:r>
      <w:r w:rsidR="00FF046F" w:rsidRPr="00330EF4">
        <w:rPr>
          <w:rFonts w:cs="CMU Bright"/>
        </w:rPr>
        <w:t xml:space="preserve">. </w:t>
      </w:r>
      <w:r w:rsidR="00D80B09" w:rsidRPr="00330EF4">
        <w:rPr>
          <w:rFonts w:cs="CMU Bright"/>
        </w:rPr>
        <w:t xml:space="preserve">There are several steps performed on </w:t>
      </w:r>
      <w:r w:rsidR="00A8286B" w:rsidRPr="00330EF4">
        <w:rPr>
          <w:rFonts w:cs="CMU Bright"/>
          <w:i/>
        </w:rPr>
        <w:t>lst_hr_pts</w:t>
      </w:r>
      <w:r w:rsidR="003E65E3" w:rsidRPr="00330EF4">
        <w:rPr>
          <w:rFonts w:cs="CMU Bright"/>
          <w:i/>
        </w:rPr>
        <w:t>[x, y, d]</w:t>
      </w:r>
      <w:r w:rsidR="00D80B09" w:rsidRPr="00330EF4">
        <w:rPr>
          <w:rFonts w:cs="CMU Bright"/>
          <w:i/>
        </w:rPr>
        <w:t xml:space="preserve"> </w:t>
      </w:r>
      <w:r w:rsidR="00D80B09" w:rsidRPr="00330EF4">
        <w:rPr>
          <w:rFonts w:cs="CMU Bright"/>
        </w:rPr>
        <w:t xml:space="preserve"> as listed below:</w:t>
      </w:r>
    </w:p>
    <w:p w14:paraId="6D987EAD" w14:textId="37CF2F09" w:rsidR="003F64C4" w:rsidRPr="00330EF4" w:rsidRDefault="003F64C4" w:rsidP="00EC688E">
      <w:pPr>
        <w:pStyle w:val="ListParagraph"/>
        <w:numPr>
          <w:ilvl w:val="0"/>
          <w:numId w:val="15"/>
        </w:numPr>
        <w:contextualSpacing w:val="0"/>
        <w:rPr>
          <w:rFonts w:cs="CMU Bright"/>
        </w:rPr>
      </w:pPr>
      <w:r w:rsidRPr="00330EF4">
        <w:rPr>
          <w:rFonts w:cs="CMU Bright"/>
          <w:b/>
        </w:rPr>
        <w:t>Stay-point extraction:</w:t>
      </w:r>
      <w:r w:rsidRPr="00330EF4">
        <w:rPr>
          <w:rFonts w:cs="CMU Bright"/>
        </w:rPr>
        <w:t xml:space="preserve"> </w:t>
      </w:r>
      <w:r w:rsidR="001D7D2D" w:rsidRPr="00330EF4">
        <w:rPr>
          <w:rFonts w:cs="CMU Bright"/>
        </w:rPr>
        <w:t>For every hour</w:t>
      </w:r>
      <w:r w:rsidR="00FF046F" w:rsidRPr="00330EF4">
        <w:rPr>
          <w:rFonts w:cs="CMU Bright"/>
        </w:rPr>
        <w:t xml:space="preserve"> or time-slot</w:t>
      </w:r>
      <w:r w:rsidR="001D7D2D" w:rsidRPr="00330EF4">
        <w:rPr>
          <w:rFonts w:cs="CMU Bright"/>
        </w:rPr>
        <w:t xml:space="preserve">, the extraction of stay-points extractStaypoints() is run </w:t>
      </w:r>
      <w:r w:rsidR="00C93470" w:rsidRPr="00330EF4">
        <w:rPr>
          <w:rFonts w:cs="CMU Bright"/>
        </w:rPr>
        <w:t>creating</w:t>
      </w:r>
      <w:r w:rsidR="001D7D2D" w:rsidRPr="00330EF4">
        <w:rPr>
          <w:rFonts w:cs="CMU Bright"/>
        </w:rPr>
        <w:t xml:space="preserve"> the </w:t>
      </w:r>
      <w:r w:rsidR="00C93470" w:rsidRPr="00330EF4">
        <w:rPr>
          <w:rFonts w:cs="CMU Bright"/>
        </w:rPr>
        <w:t xml:space="preserve">stay-points </w:t>
      </w:r>
      <w:r w:rsidR="001D7D2D" w:rsidRPr="00330EF4">
        <w:rPr>
          <w:rFonts w:cs="CMU Bright"/>
        </w:rPr>
        <w:t>sp = {sp</w:t>
      </w:r>
      <w:r w:rsidR="001D7D2D" w:rsidRPr="00330EF4">
        <w:rPr>
          <w:rFonts w:cs="CMU Bright"/>
          <w:vertAlign w:val="subscript"/>
        </w:rPr>
        <w:t xml:space="preserve">1, </w:t>
      </w:r>
      <w:r w:rsidR="001D7D2D" w:rsidRPr="00330EF4">
        <w:rPr>
          <w:rFonts w:cs="CMU Bright"/>
        </w:rPr>
        <w:t>sp</w:t>
      </w:r>
      <w:r w:rsidR="001D7D2D" w:rsidRPr="00330EF4">
        <w:rPr>
          <w:rFonts w:cs="CMU Bright"/>
          <w:vertAlign w:val="subscript"/>
        </w:rPr>
        <w:t>2</w:t>
      </w:r>
      <w:r w:rsidR="001D7D2D" w:rsidRPr="00330EF4">
        <w:rPr>
          <w:rFonts w:cs="CMU Bright"/>
        </w:rPr>
        <w:t>,</w:t>
      </w:r>
      <w:r w:rsidR="001D7D2D" w:rsidRPr="00330EF4">
        <w:rPr>
          <w:rFonts w:cs="CMU Bright"/>
          <w:vertAlign w:val="subscript"/>
        </w:rPr>
        <w:t xml:space="preserve"> </w:t>
      </w:r>
      <w:r w:rsidR="001D7D2D" w:rsidRPr="00330EF4">
        <w:rPr>
          <w:rFonts w:cs="CMU Bright"/>
        </w:rPr>
        <w:t>… sp</w:t>
      </w:r>
      <w:r w:rsidR="001D7D2D" w:rsidRPr="00330EF4">
        <w:rPr>
          <w:rFonts w:cs="CMU Bright"/>
          <w:vertAlign w:val="subscript"/>
        </w:rPr>
        <w:t>n</w:t>
      </w:r>
      <w:r w:rsidR="001D7D2D" w:rsidRPr="00330EF4">
        <w:rPr>
          <w:rFonts w:cs="CMU Bright"/>
        </w:rPr>
        <w:t xml:space="preserve">}. </w:t>
      </w:r>
      <w:r w:rsidR="00BE7E13" w:rsidRPr="00330EF4">
        <w:rPr>
          <w:rFonts w:cs="CMU Bright"/>
        </w:rPr>
        <w:t>The stay-points represents the location points which are stayed for longer durations</w:t>
      </w:r>
      <w:r w:rsidR="00FD2CB7" w:rsidRPr="00330EF4">
        <w:rPr>
          <w:rFonts w:cs="CMU Bright"/>
        </w:rPr>
        <w:t>.</w:t>
      </w:r>
      <w:r w:rsidR="00C363EC" w:rsidRPr="00330EF4">
        <w:rPr>
          <w:rFonts w:cs="CMU Bright"/>
        </w:rPr>
        <w:t xml:space="preserve"> </w:t>
      </w:r>
    </w:p>
    <w:p w14:paraId="6FAD8195" w14:textId="3049FFE3" w:rsidR="00A86AC9" w:rsidRPr="00330EF4" w:rsidRDefault="003F64C4" w:rsidP="00EC688E">
      <w:pPr>
        <w:pStyle w:val="ListParagraph"/>
        <w:numPr>
          <w:ilvl w:val="0"/>
          <w:numId w:val="15"/>
        </w:numPr>
        <w:contextualSpacing w:val="0"/>
        <w:rPr>
          <w:rFonts w:cs="CMU Bright"/>
        </w:rPr>
      </w:pPr>
      <w:r w:rsidRPr="00330EF4">
        <w:rPr>
          <w:rFonts w:cs="CMU Bright"/>
          <w:b/>
        </w:rPr>
        <w:t>States:</w:t>
      </w:r>
      <w:r w:rsidRPr="00330EF4">
        <w:rPr>
          <w:rFonts w:cs="CMU Bright"/>
        </w:rPr>
        <w:t xml:space="preserve"> </w:t>
      </w:r>
      <w:r w:rsidR="001D7D2D" w:rsidRPr="00330EF4">
        <w:rPr>
          <w:rFonts w:cs="CMU Bright"/>
        </w:rPr>
        <w:t xml:space="preserve">From the stay-points </w:t>
      </w:r>
      <w:r w:rsidR="0008539D" w:rsidRPr="00330EF4">
        <w:rPr>
          <w:rFonts w:cs="CMU Bright"/>
        </w:rPr>
        <w:t>sp</w:t>
      </w:r>
      <w:r w:rsidR="00C363EC" w:rsidRPr="00330EF4">
        <w:rPr>
          <w:rFonts w:cs="CMU Bright"/>
        </w:rPr>
        <w:t>,</w:t>
      </w:r>
      <w:r w:rsidR="001D7D2D" w:rsidRPr="00330EF4">
        <w:rPr>
          <w:rFonts w:cs="CMU Bright"/>
        </w:rPr>
        <w:t xml:space="preserve"> the states st = {st</w:t>
      </w:r>
      <w:r w:rsidR="001D7D2D" w:rsidRPr="00330EF4">
        <w:rPr>
          <w:rFonts w:cs="CMU Bright"/>
          <w:vertAlign w:val="subscript"/>
        </w:rPr>
        <w:t>1</w:t>
      </w:r>
      <w:r w:rsidR="001D7D2D" w:rsidRPr="00330EF4">
        <w:rPr>
          <w:rFonts w:cs="CMU Bright"/>
        </w:rPr>
        <w:t>, st</w:t>
      </w:r>
      <w:r w:rsidR="001D7D2D" w:rsidRPr="00330EF4">
        <w:rPr>
          <w:rFonts w:cs="CMU Bright"/>
          <w:vertAlign w:val="subscript"/>
        </w:rPr>
        <w:t>2</w:t>
      </w:r>
      <w:r w:rsidR="001D7D2D" w:rsidRPr="00330EF4">
        <w:rPr>
          <w:rFonts w:cs="CMU Bright"/>
        </w:rPr>
        <w:t>, … st</w:t>
      </w:r>
      <w:r w:rsidR="001D7D2D" w:rsidRPr="00330EF4">
        <w:rPr>
          <w:rFonts w:cs="CMU Bright"/>
          <w:vertAlign w:val="subscript"/>
        </w:rPr>
        <w:t>n</w:t>
      </w:r>
      <w:r w:rsidR="001D7D2D" w:rsidRPr="00330EF4">
        <w:rPr>
          <w:rFonts w:cs="CMU Bright"/>
        </w:rPr>
        <w:t xml:space="preserve">} are formed using formStates(). </w:t>
      </w:r>
      <w:r w:rsidR="00C363EC" w:rsidRPr="00330EF4">
        <w:rPr>
          <w:rFonts w:cs="CMU Bright"/>
        </w:rPr>
        <w:t xml:space="preserve">This process </w:t>
      </w:r>
      <w:r w:rsidR="007030E2" w:rsidRPr="00330EF4">
        <w:rPr>
          <w:rFonts w:cs="CMU Bright"/>
        </w:rPr>
        <w:t>snaps</w:t>
      </w:r>
      <w:r w:rsidR="000E4CC0" w:rsidRPr="00330EF4">
        <w:rPr>
          <w:rFonts w:cs="CMU Bright"/>
        </w:rPr>
        <w:t xml:space="preserve"> the geographically close</w:t>
      </w:r>
      <w:r w:rsidRPr="00330EF4">
        <w:rPr>
          <w:rFonts w:cs="CMU Bright"/>
        </w:rPr>
        <w:t>-by</w:t>
      </w:r>
      <w:r w:rsidR="000E4CC0" w:rsidRPr="00330EF4">
        <w:rPr>
          <w:rFonts w:cs="CMU Bright"/>
        </w:rPr>
        <w:t xml:space="preserve"> stay-points to one state. Similarly, several states are formed from stay-points. </w:t>
      </w:r>
      <w:r w:rsidR="001D7D2D" w:rsidRPr="00330EF4">
        <w:rPr>
          <w:rFonts w:cs="CMU Bright"/>
        </w:rPr>
        <w:t xml:space="preserve">These states are used later for markov chain model. The states’ </w:t>
      </w:r>
      <w:r w:rsidR="0008539D" w:rsidRPr="00330EF4">
        <w:rPr>
          <w:rFonts w:cs="CMU Bright"/>
        </w:rPr>
        <w:t>st</w:t>
      </w:r>
      <w:r w:rsidR="001D7D2D" w:rsidRPr="00330EF4">
        <w:rPr>
          <w:rFonts w:cs="CMU Bright"/>
        </w:rPr>
        <w:t xml:space="preserve"> represent “home”, “work” and other important visited places. </w:t>
      </w:r>
    </w:p>
    <w:p w14:paraId="7F21E1C3" w14:textId="19BB1113" w:rsidR="00A333D1" w:rsidRPr="00330EF4" w:rsidRDefault="00A86AC9" w:rsidP="00D73F0C">
      <w:pPr>
        <w:pStyle w:val="ListParagraph"/>
        <w:numPr>
          <w:ilvl w:val="0"/>
          <w:numId w:val="15"/>
        </w:numPr>
        <w:contextualSpacing w:val="0"/>
        <w:rPr>
          <w:rFonts w:cs="CMU Bright"/>
        </w:rPr>
      </w:pPr>
      <w:r w:rsidRPr="00330EF4">
        <w:rPr>
          <w:rFonts w:cs="CMU Bright"/>
          <w:b/>
        </w:rPr>
        <w:t>State weights:</w:t>
      </w:r>
      <w:r w:rsidRPr="00330EF4">
        <w:rPr>
          <w:rFonts w:cs="CMU Bright"/>
        </w:rPr>
        <w:t xml:space="preserve"> </w:t>
      </w:r>
      <w:r w:rsidR="001D7D2D" w:rsidRPr="00330EF4">
        <w:rPr>
          <w:rFonts w:cs="CMU Bright"/>
        </w:rPr>
        <w:t>The next step after state formation is t</w:t>
      </w:r>
      <w:r w:rsidR="007A2276" w:rsidRPr="00330EF4">
        <w:rPr>
          <w:rFonts w:cs="CMU Bright"/>
        </w:rPr>
        <w:t>o</w:t>
      </w:r>
      <w:r w:rsidR="001D7D2D" w:rsidRPr="00330EF4">
        <w:rPr>
          <w:rFonts w:cs="CMU Bright"/>
        </w:rPr>
        <w:t xml:space="preserve"> calculate state weights w = {w</w:t>
      </w:r>
      <w:r w:rsidR="001D7D2D" w:rsidRPr="00330EF4">
        <w:rPr>
          <w:rFonts w:cs="CMU Bright"/>
          <w:vertAlign w:val="subscript"/>
        </w:rPr>
        <w:t>1</w:t>
      </w:r>
      <w:r w:rsidR="001D7D2D" w:rsidRPr="00330EF4">
        <w:rPr>
          <w:rFonts w:cs="CMU Bright"/>
        </w:rPr>
        <w:t>, w</w:t>
      </w:r>
      <w:r w:rsidR="001D7D2D" w:rsidRPr="00330EF4">
        <w:rPr>
          <w:rFonts w:cs="CMU Bright"/>
          <w:vertAlign w:val="subscript"/>
        </w:rPr>
        <w:t xml:space="preserve">2, … </w:t>
      </w:r>
      <w:r w:rsidR="001D7D2D" w:rsidRPr="00330EF4">
        <w:rPr>
          <w:rFonts w:cs="CMU Bright"/>
        </w:rPr>
        <w:t>w</w:t>
      </w:r>
      <w:r w:rsidR="001D7D2D" w:rsidRPr="00330EF4">
        <w:rPr>
          <w:rFonts w:cs="CMU Bright"/>
          <w:vertAlign w:val="subscript"/>
        </w:rPr>
        <w:t>k</w:t>
      </w:r>
      <w:r w:rsidR="001D7D2D" w:rsidRPr="00330EF4">
        <w:rPr>
          <w:rFonts w:cs="CMU Bright"/>
        </w:rPr>
        <w:t xml:space="preserve">} in </w:t>
      </w:r>
      <w:r w:rsidR="007E20BB" w:rsidRPr="00330EF4">
        <w:rPr>
          <w:rFonts w:cs="CMU Bright"/>
        </w:rPr>
        <w:t>each</w:t>
      </w:r>
      <w:r w:rsidR="001D7D2D" w:rsidRPr="00330EF4">
        <w:rPr>
          <w:rFonts w:cs="CMU Bright"/>
        </w:rPr>
        <w:t xml:space="preserve"> time-slot. </w:t>
      </w:r>
      <w:r w:rsidR="007E1AC0" w:rsidRPr="00330EF4">
        <w:rPr>
          <w:rFonts w:cs="CMU Bright"/>
        </w:rPr>
        <w:t>A</w:t>
      </w:r>
      <w:r w:rsidR="00CA0EAF" w:rsidRPr="00330EF4">
        <w:rPr>
          <w:rFonts w:cs="CMU Bright"/>
        </w:rPr>
        <w:t xml:space="preserve"> state weight</w:t>
      </w:r>
      <w:r w:rsidR="007E1AC0" w:rsidRPr="00330EF4">
        <w:rPr>
          <w:rFonts w:cs="CMU Bright"/>
        </w:rPr>
        <w:t xml:space="preserve"> w</w:t>
      </w:r>
      <w:r w:rsidR="007E1AC0" w:rsidRPr="00330EF4">
        <w:rPr>
          <w:rFonts w:cs="CMU Bright"/>
          <w:vertAlign w:val="subscript"/>
        </w:rPr>
        <w:t>1</w:t>
      </w:r>
      <w:r w:rsidR="00CA0EAF" w:rsidRPr="00330EF4">
        <w:rPr>
          <w:rFonts w:cs="CMU Bright"/>
        </w:rPr>
        <w:t xml:space="preserve"> </w:t>
      </w:r>
      <w:r w:rsidR="007324CD" w:rsidRPr="00330EF4">
        <w:rPr>
          <w:rFonts w:cs="CMU Bright"/>
        </w:rPr>
        <w:t xml:space="preserve">(minutes/60) </w:t>
      </w:r>
      <w:r w:rsidR="00CA0EAF" w:rsidRPr="00330EF4">
        <w:rPr>
          <w:rFonts w:cs="CMU Bright"/>
        </w:rPr>
        <w:t>represent the</w:t>
      </w:r>
      <w:r w:rsidR="007324CD" w:rsidRPr="00330EF4">
        <w:rPr>
          <w:rFonts w:cs="CMU Bright"/>
        </w:rPr>
        <w:t xml:space="preserve"> hourly duration</w:t>
      </w:r>
      <w:r w:rsidR="00CA0EAF" w:rsidRPr="00330EF4">
        <w:rPr>
          <w:rFonts w:cs="CMU Bright"/>
        </w:rPr>
        <w:t xml:space="preserve"> </w:t>
      </w:r>
      <w:r w:rsidR="00650E3D" w:rsidRPr="00330EF4">
        <w:rPr>
          <w:rFonts w:cs="CMU Bright"/>
        </w:rPr>
        <w:t xml:space="preserve">of </w:t>
      </w:r>
      <w:r w:rsidR="007E1AC0" w:rsidRPr="00330EF4">
        <w:rPr>
          <w:rFonts w:cs="CMU Bright"/>
        </w:rPr>
        <w:t>the</w:t>
      </w:r>
      <w:r w:rsidR="00CA0EAF" w:rsidRPr="00330EF4">
        <w:rPr>
          <w:rFonts w:cs="CMU Bright"/>
        </w:rPr>
        <w:t xml:space="preserve"> state</w:t>
      </w:r>
      <w:r w:rsidR="007E1AC0" w:rsidRPr="00330EF4">
        <w:rPr>
          <w:rFonts w:cs="CMU Bright"/>
        </w:rPr>
        <w:t xml:space="preserve"> st</w:t>
      </w:r>
      <w:r w:rsidR="007E1AC0" w:rsidRPr="00330EF4">
        <w:rPr>
          <w:rFonts w:cs="CMU Bright"/>
          <w:vertAlign w:val="subscript"/>
        </w:rPr>
        <w:t>1</w:t>
      </w:r>
      <w:r w:rsidR="00CA0EAF" w:rsidRPr="00330EF4">
        <w:rPr>
          <w:rFonts w:cs="CMU Bright"/>
        </w:rPr>
        <w:t xml:space="preserve"> in this time-slot. </w:t>
      </w:r>
      <w:r w:rsidR="00DC3953" w:rsidRPr="00330EF4">
        <w:rPr>
          <w:rFonts w:cs="CMU Bright"/>
        </w:rPr>
        <w:t xml:space="preserve">These states are later normalized in each time-slot. </w:t>
      </w:r>
    </w:p>
    <w:p w14:paraId="32B86EB2" w14:textId="77777777" w:rsidR="00FB5F8C" w:rsidRPr="00330EF4" w:rsidRDefault="00CF2828" w:rsidP="00D73F0C">
      <w:pPr>
        <w:pStyle w:val="ListParagraph"/>
        <w:ind w:left="1080"/>
        <w:contextualSpacing w:val="0"/>
        <w:rPr>
          <w:rFonts w:cs="CMU Bright"/>
        </w:rPr>
      </w:pPr>
      <w:r w:rsidRPr="00330EF4">
        <w:rPr>
          <w:rFonts w:cs="CMU Bright"/>
        </w:rPr>
        <w:t>This process</w:t>
      </w:r>
      <w:r w:rsidR="00A333D1" w:rsidRPr="00330EF4">
        <w:rPr>
          <w:rFonts w:cs="CMU Bright"/>
        </w:rPr>
        <w:t xml:space="preserve"> (A, B, C)</w:t>
      </w:r>
      <w:r w:rsidRPr="00330EF4">
        <w:rPr>
          <w:rFonts w:cs="CMU Bright"/>
        </w:rPr>
        <w:t xml:space="preserve"> is repeated for the entire time-slot. The same steps are repeated for each time-slot</w:t>
      </w:r>
      <w:r w:rsidR="00A333D1" w:rsidRPr="00330EF4">
        <w:rPr>
          <w:rFonts w:cs="CMU Bright"/>
        </w:rPr>
        <w:t xml:space="preserve"> and the data is accumulated</w:t>
      </w:r>
      <w:r w:rsidRPr="00330EF4">
        <w:rPr>
          <w:rFonts w:cs="CMU Bright"/>
        </w:rPr>
        <w:t>.</w:t>
      </w:r>
      <w:r w:rsidR="00A30193" w:rsidRPr="00330EF4">
        <w:rPr>
          <w:rFonts w:cs="CMU Bright"/>
        </w:rPr>
        <w:t xml:space="preserve"> </w:t>
      </w:r>
      <w:r w:rsidR="00A333D1" w:rsidRPr="00330EF4">
        <w:rPr>
          <w:rFonts w:cs="CMU Bright"/>
        </w:rPr>
        <w:t xml:space="preserve">This means, </w:t>
      </w:r>
      <w:r w:rsidR="00A30193" w:rsidRPr="00330EF4">
        <w:rPr>
          <w:rFonts w:cs="CMU Bright"/>
        </w:rPr>
        <w:t>the same locations visited are snapped to the same state id</w:t>
      </w:r>
      <w:r w:rsidR="00C33BE7" w:rsidRPr="00330EF4">
        <w:rPr>
          <w:rFonts w:cs="CMU Bright"/>
        </w:rPr>
        <w:t>s</w:t>
      </w:r>
      <w:r w:rsidR="00A30193" w:rsidRPr="00330EF4">
        <w:rPr>
          <w:rFonts w:cs="CMU Bright"/>
        </w:rPr>
        <w:t xml:space="preserve">. For example, </w:t>
      </w:r>
      <w:r w:rsidR="00E26B7E" w:rsidRPr="00330EF4">
        <w:rPr>
          <w:rFonts w:cs="CMU Bright"/>
        </w:rPr>
        <w:t>user has been at location “home” during the early hours of the day. I</w:t>
      </w:r>
      <w:r w:rsidR="00A333D1" w:rsidRPr="00330EF4">
        <w:rPr>
          <w:rFonts w:cs="CMU Bright"/>
        </w:rPr>
        <w:t xml:space="preserve">f location “home” is visited again during the day, it will be extracted as a new stay-point in step A. Since “home” </w:t>
      </w:r>
      <w:r w:rsidR="00E26B7E" w:rsidRPr="00330EF4">
        <w:rPr>
          <w:rFonts w:cs="CMU Bright"/>
        </w:rPr>
        <w:t xml:space="preserve">location </w:t>
      </w:r>
      <w:r w:rsidR="00A333D1" w:rsidRPr="00330EF4">
        <w:rPr>
          <w:rFonts w:cs="CMU Bright"/>
        </w:rPr>
        <w:t xml:space="preserve">was visited already </w:t>
      </w:r>
      <w:r w:rsidR="00533B9B" w:rsidRPr="00330EF4">
        <w:rPr>
          <w:rFonts w:cs="CMU Bright"/>
        </w:rPr>
        <w:t>known</w:t>
      </w:r>
      <w:r w:rsidR="00A333D1" w:rsidRPr="00330EF4">
        <w:rPr>
          <w:rFonts w:cs="CMU Bright"/>
        </w:rPr>
        <w:t xml:space="preserve">, it will be snapped to an existing state in step B. </w:t>
      </w:r>
    </w:p>
    <w:p w14:paraId="63629B0C" w14:textId="4E692202" w:rsidR="00D73F0C" w:rsidRPr="00330EF4" w:rsidRDefault="00A2765E" w:rsidP="00D73F0C">
      <w:pPr>
        <w:pStyle w:val="ListParagraph"/>
        <w:ind w:left="1080"/>
        <w:contextualSpacing w:val="0"/>
        <w:rPr>
          <w:rFonts w:cs="CMU Bright"/>
        </w:rPr>
      </w:pPr>
      <w:r w:rsidRPr="00330EF4">
        <w:rPr>
          <w:rFonts w:cs="CMU Bright"/>
        </w:rPr>
        <w:t xml:space="preserve">In </w:t>
      </w:r>
      <w:r w:rsidR="00FB5F8C" w:rsidRPr="00330EF4">
        <w:rPr>
          <w:rFonts w:cs="CMU Bright"/>
        </w:rPr>
        <w:t xml:space="preserve">the </w:t>
      </w:r>
      <w:r w:rsidRPr="00330EF4">
        <w:rPr>
          <w:rFonts w:cs="CMU Bright"/>
        </w:rPr>
        <w:t xml:space="preserve">algorithm, </w:t>
      </w:r>
      <w:r w:rsidR="00FB5F8C" w:rsidRPr="00330EF4">
        <w:rPr>
          <w:rFonts w:cs="CMU Bright"/>
        </w:rPr>
        <w:t xml:space="preserve">the states are represented with a numeric id number. Each of these states can have </w:t>
      </w:r>
      <w:r w:rsidR="00A478A8" w:rsidRPr="00330EF4">
        <w:rPr>
          <w:rFonts w:cs="CMU Bright"/>
        </w:rPr>
        <w:t xml:space="preserve">a semantic meaning </w:t>
      </w:r>
      <w:r w:rsidR="00B80F97" w:rsidRPr="00330EF4">
        <w:rPr>
          <w:rFonts w:cs="CMU Bright"/>
        </w:rPr>
        <w:t xml:space="preserve">like </w:t>
      </w:r>
      <w:r w:rsidR="00A478A8" w:rsidRPr="00330EF4">
        <w:rPr>
          <w:rFonts w:cs="CMU Bright"/>
        </w:rPr>
        <w:t>“hom</w:t>
      </w:r>
      <w:r w:rsidR="00FB5F8C" w:rsidRPr="00330EF4">
        <w:rPr>
          <w:rFonts w:cs="CMU Bright"/>
        </w:rPr>
        <w:t>e</w:t>
      </w:r>
      <w:r w:rsidR="00A478A8" w:rsidRPr="00330EF4">
        <w:rPr>
          <w:rFonts w:cs="CMU Bright"/>
        </w:rPr>
        <w:t>”.</w:t>
      </w:r>
      <w:r w:rsidR="005D5CDD" w:rsidRPr="00330EF4">
        <w:rPr>
          <w:rFonts w:cs="CMU Bright"/>
        </w:rPr>
        <w:t xml:space="preserve"> T</w:t>
      </w:r>
      <w:r w:rsidR="00A333D1" w:rsidRPr="00330EF4">
        <w:rPr>
          <w:rFonts w:cs="CMU Bright"/>
        </w:rPr>
        <w:t xml:space="preserve">he last step C is used to calculate the </w:t>
      </w:r>
      <w:r w:rsidR="00A30193" w:rsidRPr="00330EF4">
        <w:rPr>
          <w:rFonts w:cs="CMU Bright"/>
        </w:rPr>
        <w:t>weight,</w:t>
      </w:r>
      <w:r w:rsidR="00A333D1" w:rsidRPr="00330EF4">
        <w:rPr>
          <w:rFonts w:cs="CMU Bright"/>
        </w:rPr>
        <w:t xml:space="preserve"> or the time spent at </w:t>
      </w:r>
      <w:r w:rsidR="00F24C7E" w:rsidRPr="00330EF4">
        <w:rPr>
          <w:rFonts w:cs="CMU Bright"/>
        </w:rPr>
        <w:t>“</w:t>
      </w:r>
      <w:r w:rsidR="00A333D1" w:rsidRPr="00330EF4">
        <w:rPr>
          <w:rFonts w:cs="CMU Bright"/>
        </w:rPr>
        <w:t>home</w:t>
      </w:r>
      <w:r w:rsidR="00F24C7E" w:rsidRPr="00330EF4">
        <w:rPr>
          <w:rFonts w:cs="CMU Bright"/>
        </w:rPr>
        <w:t>”</w:t>
      </w:r>
      <w:r w:rsidR="00A333D1" w:rsidRPr="00330EF4">
        <w:rPr>
          <w:rFonts w:cs="CMU Bright"/>
        </w:rPr>
        <w:t xml:space="preserve"> at this new time-slot. </w:t>
      </w:r>
      <w:r w:rsidR="00F24C7E" w:rsidRPr="00330EF4">
        <w:rPr>
          <w:rFonts w:cs="CMU Bright"/>
        </w:rPr>
        <w:t xml:space="preserve">This process ensures that we keep snapping the known locations with the same ids. </w:t>
      </w:r>
      <w:r w:rsidR="001D7D2D" w:rsidRPr="00330EF4">
        <w:rPr>
          <w:rFonts w:cs="CMU Bright"/>
        </w:rPr>
        <w:t>Once the day is change</w:t>
      </w:r>
      <w:r w:rsidR="00940437" w:rsidRPr="00330EF4">
        <w:rPr>
          <w:rFonts w:cs="CMU Bright"/>
        </w:rPr>
        <w:t>d</w:t>
      </w:r>
      <w:r w:rsidR="001D7D2D" w:rsidRPr="00330EF4">
        <w:rPr>
          <w:rFonts w:cs="CMU Bright"/>
        </w:rPr>
        <w:t xml:space="preserve">, the markov model </w:t>
      </w:r>
      <w:r w:rsidR="00F24FA2" w:rsidRPr="00330EF4">
        <w:rPr>
          <w:rFonts w:cs="CMU Bright"/>
          <w:i/>
        </w:rPr>
        <w:t>mc</w:t>
      </w:r>
      <w:r w:rsidR="00F24FA2" w:rsidRPr="00330EF4">
        <w:rPr>
          <w:rFonts w:cs="CMU Bright"/>
        </w:rPr>
        <w:t xml:space="preserve"> </w:t>
      </w:r>
      <w:r w:rsidR="001D7D2D" w:rsidRPr="00330EF4">
        <w:rPr>
          <w:rFonts w:cs="CMU Bright"/>
        </w:rPr>
        <w:t>is created using the state weights w</w:t>
      </w:r>
      <w:r w:rsidR="00E5346E" w:rsidRPr="00330EF4">
        <w:rPr>
          <w:rFonts w:cs="CMU Bright"/>
        </w:rPr>
        <w:t xml:space="preserve"> for 24 time-slots</w:t>
      </w:r>
      <w:r w:rsidR="001D7D2D" w:rsidRPr="00330EF4">
        <w:rPr>
          <w:rFonts w:cs="CMU Bright"/>
        </w:rPr>
        <w:t xml:space="preserve">. </w:t>
      </w:r>
      <w:r w:rsidR="000D2248" w:rsidRPr="00330EF4">
        <w:rPr>
          <w:rFonts w:cs="CMU Bright"/>
        </w:rPr>
        <w:t xml:space="preserve">The individual algorithms of stay-point detection, state formation, state weight calculation and markov chain model creation is explained in </w:t>
      </w:r>
      <w:r w:rsidR="0018373A" w:rsidRPr="00330EF4">
        <w:rPr>
          <w:rFonts w:cs="CMU Bright"/>
        </w:rPr>
        <w:t>further sub-chapters</w:t>
      </w:r>
      <w:r w:rsidR="000D2248" w:rsidRPr="00330EF4">
        <w:rPr>
          <w:rFonts w:cs="CMU Bright"/>
        </w:rPr>
        <w:t>.</w:t>
      </w:r>
    </w:p>
    <w:p w14:paraId="25409998" w14:textId="282D8C58" w:rsidR="00D70F56" w:rsidRPr="00330EF4" w:rsidRDefault="00023296" w:rsidP="0059209D">
      <w:pPr>
        <w:pStyle w:val="Heading2"/>
        <w:spacing w:after="240"/>
        <w:ind w:firstLine="720"/>
        <w:rPr>
          <w:rFonts w:ascii="CMU Bright" w:eastAsiaTheme="minorHAnsi" w:hAnsi="CMU Bright" w:cs="CMU Bright"/>
          <w:color w:val="auto"/>
          <w:sz w:val="22"/>
          <w:szCs w:val="22"/>
        </w:rPr>
      </w:pPr>
      <w:bookmarkStart w:id="147" w:name="_Toc530914324"/>
      <w:r w:rsidRPr="00330EF4">
        <w:rPr>
          <w:rFonts w:ascii="CMU Bright" w:hAnsi="CMU Bright" w:cs="CMU Bright"/>
          <w:color w:val="auto"/>
        </w:rPr>
        <w:t>4.</w:t>
      </w:r>
      <w:r w:rsidR="00781AAC" w:rsidRPr="00330EF4">
        <w:rPr>
          <w:rFonts w:ascii="CMU Bright" w:hAnsi="CMU Bright" w:cs="CMU Bright"/>
          <w:color w:val="auto"/>
        </w:rPr>
        <w:t>4</w:t>
      </w:r>
      <w:r w:rsidRPr="00330EF4">
        <w:rPr>
          <w:rFonts w:ascii="CMU Bright" w:hAnsi="CMU Bright" w:cs="CMU Bright"/>
          <w:color w:val="auto"/>
        </w:rPr>
        <w:t xml:space="preserve"> </w:t>
      </w:r>
      <w:r w:rsidR="00D70F56" w:rsidRPr="00330EF4">
        <w:rPr>
          <w:rFonts w:ascii="CMU Bright" w:hAnsi="CMU Bright" w:cs="CMU Bright"/>
          <w:color w:val="auto"/>
        </w:rPr>
        <w:t>Implementation</w:t>
      </w:r>
      <w:bookmarkEnd w:id="147"/>
    </w:p>
    <w:p w14:paraId="38C2E965" w14:textId="3AD78102" w:rsidR="00023296" w:rsidRPr="00330EF4" w:rsidRDefault="00D73F0C" w:rsidP="0059209D">
      <w:pPr>
        <w:spacing w:after="240"/>
        <w:ind w:left="720"/>
        <w:rPr>
          <w:rFonts w:cs="CMU Bright"/>
        </w:rPr>
      </w:pPr>
      <w:r w:rsidRPr="00330EF4">
        <w:rPr>
          <w:rFonts w:cs="CMU Bright"/>
        </w:rPr>
        <w:t xml:space="preserve">In this subsection we introduce the implementation of each component of the model. The subsections </w:t>
      </w:r>
      <w:r w:rsidR="0059209D" w:rsidRPr="00330EF4">
        <w:rPr>
          <w:rFonts w:cs="CMU Bright"/>
        </w:rPr>
        <w:t>include</w:t>
      </w:r>
      <w:r w:rsidRPr="00330EF4">
        <w:rPr>
          <w:rFonts w:cs="CMU Bright"/>
        </w:rPr>
        <w:t xml:space="preserve"> the explanation of each component in detail and the corresponding algorithm.</w:t>
      </w:r>
    </w:p>
    <w:p w14:paraId="2E4AFCCE" w14:textId="6F63FB66" w:rsidR="00BB1071" w:rsidRPr="00330EF4" w:rsidRDefault="00D73F0C" w:rsidP="00D73F0C">
      <w:pPr>
        <w:pStyle w:val="Heading3"/>
        <w:spacing w:after="240"/>
        <w:ind w:firstLine="720"/>
        <w:rPr>
          <w:rFonts w:ascii="CMU Bright" w:hAnsi="CMU Bright" w:cs="CMU Bright"/>
          <w:color w:val="auto"/>
        </w:rPr>
      </w:pPr>
      <w:bookmarkStart w:id="148" w:name="_Toc530914325"/>
      <w:r w:rsidRPr="00330EF4">
        <w:rPr>
          <w:rFonts w:ascii="CMU Bright" w:hAnsi="CMU Bright" w:cs="CMU Bright"/>
          <w:color w:val="auto"/>
        </w:rPr>
        <w:lastRenderedPageBreak/>
        <w:t>4.</w:t>
      </w:r>
      <w:r w:rsidR="00781AAC" w:rsidRPr="00330EF4">
        <w:rPr>
          <w:rFonts w:ascii="CMU Bright" w:hAnsi="CMU Bright" w:cs="CMU Bright"/>
          <w:color w:val="auto"/>
        </w:rPr>
        <w:t>4</w:t>
      </w:r>
      <w:r w:rsidR="00220947" w:rsidRPr="00330EF4">
        <w:rPr>
          <w:rFonts w:ascii="CMU Bright" w:hAnsi="CMU Bright" w:cs="CMU Bright"/>
          <w:color w:val="auto"/>
        </w:rPr>
        <w:t xml:space="preserve">.1 </w:t>
      </w:r>
      <w:r w:rsidR="00BB1071" w:rsidRPr="00330EF4">
        <w:rPr>
          <w:rFonts w:ascii="CMU Bright" w:hAnsi="CMU Bright" w:cs="CMU Bright"/>
          <w:color w:val="auto"/>
        </w:rPr>
        <w:t>Variables</w:t>
      </w:r>
      <w:r w:rsidR="00686843" w:rsidRPr="00330EF4">
        <w:rPr>
          <w:rFonts w:ascii="CMU Bright" w:hAnsi="CMU Bright" w:cs="CMU Bright"/>
          <w:color w:val="auto"/>
        </w:rPr>
        <w:t xml:space="preserve"> Used</w:t>
      </w:r>
      <w:bookmarkEnd w:id="148"/>
    </w:p>
    <w:p w14:paraId="404EA425" w14:textId="4861A0F3" w:rsidR="007F5B70" w:rsidRPr="00330EF4" w:rsidRDefault="00BD35AB" w:rsidP="008525CD">
      <w:pPr>
        <w:spacing w:after="240"/>
        <w:ind w:left="720"/>
        <w:rPr>
          <w:rFonts w:cs="CMU Bright"/>
        </w:rPr>
      </w:pPr>
      <w:r w:rsidRPr="00330EF4">
        <w:rPr>
          <w:rFonts w:cs="CMU Bright"/>
        </w:rPr>
        <w:fldChar w:fldCharType="begin"/>
      </w:r>
      <w:r w:rsidRPr="00330EF4">
        <w:rPr>
          <w:rFonts w:cs="CMU Bright"/>
        </w:rPr>
        <w:instrText xml:space="preserve"> REF _Ref530326808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9C4FE4" w:rsidRPr="00330EF4">
        <w:rPr>
          <w:rFonts w:cs="CMU Bright"/>
        </w:rPr>
        <w:t xml:space="preserve">Table </w:t>
      </w:r>
      <w:r w:rsidR="009C4FE4">
        <w:rPr>
          <w:rFonts w:cs="CMU Bright"/>
          <w:noProof/>
        </w:rPr>
        <w:t>1</w:t>
      </w:r>
      <w:r w:rsidRPr="00330EF4">
        <w:rPr>
          <w:rFonts w:cs="CMU Bright"/>
        </w:rPr>
        <w:fldChar w:fldCharType="end"/>
      </w:r>
      <w:r w:rsidRPr="00330EF4">
        <w:rPr>
          <w:rFonts w:cs="CMU Bright"/>
        </w:rPr>
        <w:t xml:space="preserve"> </w:t>
      </w:r>
      <w:r w:rsidR="00CD03F5" w:rsidRPr="00330EF4">
        <w:rPr>
          <w:rFonts w:cs="CMU Bright"/>
        </w:rPr>
        <w:t xml:space="preserve">is to provide an overview of the variables used in the further sub-sections. The variables are used in algorithms and in explanation. The list of variables covers majority of variables used in further </w:t>
      </w:r>
      <w:r w:rsidR="00A66BB7" w:rsidRPr="00330EF4">
        <w:rPr>
          <w:rFonts w:cs="CMU Bright"/>
        </w:rPr>
        <w:t>sections,</w:t>
      </w:r>
      <w:r w:rsidR="00CD03F5" w:rsidRPr="00330EF4">
        <w:rPr>
          <w:rFonts w:cs="CMU Bright"/>
        </w:rPr>
        <w:t xml:space="preserve"> but </w:t>
      </w:r>
      <w:r w:rsidR="0021420D" w:rsidRPr="00330EF4">
        <w:rPr>
          <w:rFonts w:cs="CMU Bright"/>
        </w:rPr>
        <w:t>the list</w:t>
      </w:r>
      <w:r w:rsidR="00CD03F5" w:rsidRPr="00330EF4">
        <w:rPr>
          <w:rFonts w:cs="CMU Bright"/>
        </w:rPr>
        <w:t xml:space="preserve"> is not </w:t>
      </w:r>
      <w:r w:rsidR="00A66BB7" w:rsidRPr="00330EF4">
        <w:rPr>
          <w:rFonts w:cs="CMU Bright"/>
        </w:rPr>
        <w:t>exhaustive. Few</w:t>
      </w:r>
      <w:r w:rsidR="00CD03F5" w:rsidRPr="00330EF4">
        <w:rPr>
          <w:rFonts w:cs="CMU Bright"/>
        </w:rPr>
        <w:t xml:space="preserve"> new variables are introduced</w:t>
      </w:r>
      <w:r w:rsidR="008575A2" w:rsidRPr="00330EF4">
        <w:rPr>
          <w:rFonts w:cs="CMU Bright"/>
        </w:rPr>
        <w:t xml:space="preserve"> and explained</w:t>
      </w:r>
      <w:r w:rsidR="00CD03F5" w:rsidRPr="00330EF4">
        <w:rPr>
          <w:rFonts w:cs="CMU Bright"/>
        </w:rPr>
        <w:t xml:space="preserve"> in the</w:t>
      </w:r>
      <w:r w:rsidR="0021420D" w:rsidRPr="00330EF4">
        <w:rPr>
          <w:rFonts w:cs="CMU Bright"/>
        </w:rPr>
        <w:t xml:space="preserve"> coming</w:t>
      </w:r>
      <w:r w:rsidR="00CD03F5" w:rsidRPr="00330EF4">
        <w:rPr>
          <w:rFonts w:cs="CMU Bright"/>
        </w:rPr>
        <w:t xml:space="preserve"> section</w:t>
      </w:r>
      <w:r w:rsidR="0021420D" w:rsidRPr="00330EF4">
        <w:rPr>
          <w:rFonts w:cs="CMU Bright"/>
        </w:rPr>
        <w:t>s</w:t>
      </w:r>
      <w:r w:rsidR="00CD03F5" w:rsidRPr="00330EF4">
        <w:rPr>
          <w:rFonts w:cs="CMU Bright"/>
        </w:rPr>
        <w:t xml:space="preserve"> for clear understanding of concepts.</w:t>
      </w:r>
    </w:p>
    <w:tbl>
      <w:tblPr>
        <w:tblStyle w:val="PlainTable1"/>
        <w:tblpPr w:leftFromText="180" w:rightFromText="180" w:vertAnchor="text" w:horzAnchor="margin" w:tblpXSpec="right" w:tblpY="59"/>
        <w:tblW w:w="0" w:type="auto"/>
        <w:tblLook w:val="04A0" w:firstRow="1" w:lastRow="0" w:firstColumn="1" w:lastColumn="0" w:noHBand="0" w:noVBand="1"/>
      </w:tblPr>
      <w:tblGrid>
        <w:gridCol w:w="2785"/>
        <w:gridCol w:w="4976"/>
      </w:tblGrid>
      <w:tr w:rsidR="00BB1071" w:rsidRPr="00330EF4" w14:paraId="16335877" w14:textId="77777777" w:rsidTr="00642231">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6454636" w14:textId="77777777" w:rsidR="00BB1071" w:rsidRPr="00330EF4" w:rsidRDefault="00BB1071" w:rsidP="00EC688E">
            <w:pPr>
              <w:spacing w:line="276" w:lineRule="auto"/>
              <w:rPr>
                <w:rFonts w:cs="CMU Bright"/>
                <w:noProof/>
              </w:rPr>
            </w:pPr>
            <w:r w:rsidRPr="00330EF4">
              <w:rPr>
                <w:rFonts w:cs="CMU Bright"/>
                <w:noProof/>
              </w:rPr>
              <w:t>Variable</w:t>
            </w:r>
          </w:p>
        </w:tc>
        <w:tc>
          <w:tcPr>
            <w:tcW w:w="4976" w:type="dxa"/>
          </w:tcPr>
          <w:p w14:paraId="6AA34FA5" w14:textId="77777777" w:rsidR="00BB1071" w:rsidRPr="00330EF4" w:rsidRDefault="00BB1071" w:rsidP="00EC688E">
            <w:pPr>
              <w:spacing w:line="276" w:lineRule="auto"/>
              <w:cnfStyle w:val="100000000000" w:firstRow="1" w:lastRow="0" w:firstColumn="0" w:lastColumn="0" w:oddVBand="0" w:evenVBand="0" w:oddHBand="0" w:evenHBand="0" w:firstRowFirstColumn="0" w:firstRowLastColumn="0" w:lastRowFirstColumn="0" w:lastRowLastColumn="0"/>
              <w:rPr>
                <w:rFonts w:cs="CMU Bright"/>
                <w:noProof/>
              </w:rPr>
            </w:pPr>
            <w:r w:rsidRPr="00330EF4">
              <w:rPr>
                <w:rFonts w:cs="CMU Bright"/>
                <w:noProof/>
              </w:rPr>
              <w:t>Description</w:t>
            </w:r>
          </w:p>
        </w:tc>
      </w:tr>
      <w:tr w:rsidR="00BB1071" w:rsidRPr="00330EF4" w14:paraId="7AF21B0F" w14:textId="77777777" w:rsidTr="00642231">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785" w:type="dxa"/>
          </w:tcPr>
          <w:p w14:paraId="4AD599CF" w14:textId="21323272" w:rsidR="00BB1071" w:rsidRPr="00330EF4" w:rsidRDefault="003E65E3" w:rsidP="00EC688E">
            <w:pPr>
              <w:spacing w:line="276" w:lineRule="auto"/>
              <w:rPr>
                <w:rFonts w:cs="CMU Bright"/>
                <w:b w:val="0"/>
                <w:noProof/>
              </w:rPr>
            </w:pPr>
            <w:r w:rsidRPr="00330EF4">
              <w:rPr>
                <w:rFonts w:cs="CMU Bright"/>
                <w:b w:val="0"/>
                <w:i/>
                <w:noProof/>
              </w:rPr>
              <w:t>P[x, y, d]</w:t>
            </w:r>
          </w:p>
        </w:tc>
        <w:tc>
          <w:tcPr>
            <w:tcW w:w="4976" w:type="dxa"/>
          </w:tcPr>
          <w:p w14:paraId="7F7A6619" w14:textId="796A5B1E" w:rsidR="00BB1071" w:rsidRPr="00330EF4" w:rsidRDefault="00187C3D"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GPS</w:t>
            </w:r>
            <w:r w:rsidR="00022A2F" w:rsidRPr="00330EF4">
              <w:rPr>
                <w:rFonts w:cs="CMU Bright"/>
                <w:noProof/>
              </w:rPr>
              <w:t xml:space="preserve"> raw coordinate point</w:t>
            </w:r>
            <w:r w:rsidR="00BB1071" w:rsidRPr="00330EF4">
              <w:rPr>
                <w:rFonts w:cs="CMU Bright"/>
                <w:noProof/>
              </w:rPr>
              <w:t>:</w:t>
            </w:r>
          </w:p>
          <w:p w14:paraId="15ABCD5D" w14:textId="77777777" w:rsidR="00BB1071" w:rsidRPr="00330EF4"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(Latitude, Longitude, Datetime)</w:t>
            </w:r>
          </w:p>
        </w:tc>
      </w:tr>
      <w:tr w:rsidR="00DA272F" w:rsidRPr="00330EF4" w14:paraId="1D420CAA" w14:textId="77777777" w:rsidTr="00642231">
        <w:trPr>
          <w:trHeight w:val="751"/>
        </w:trPr>
        <w:tc>
          <w:tcPr>
            <w:cnfStyle w:val="001000000000" w:firstRow="0" w:lastRow="0" w:firstColumn="1" w:lastColumn="0" w:oddVBand="0" w:evenVBand="0" w:oddHBand="0" w:evenHBand="0" w:firstRowFirstColumn="0" w:firstRowLastColumn="0" w:lastRowFirstColumn="0" w:lastRowLastColumn="0"/>
            <w:tcW w:w="2785" w:type="dxa"/>
          </w:tcPr>
          <w:p w14:paraId="0930855A" w14:textId="6E56D9B7" w:rsidR="00DA272F" w:rsidRPr="00330EF4" w:rsidRDefault="00A8286B" w:rsidP="00DA272F">
            <w:pPr>
              <w:rPr>
                <w:rFonts w:cs="CMU Bright"/>
                <w:b w:val="0"/>
                <w:noProof/>
              </w:rPr>
            </w:pPr>
            <w:r w:rsidRPr="00330EF4">
              <w:rPr>
                <w:rFonts w:cs="CMU Bright"/>
                <w:b w:val="0"/>
                <w:i/>
                <w:noProof/>
              </w:rPr>
              <w:t>lst_hr_pts</w:t>
            </w:r>
            <w:r w:rsidR="003E65E3" w:rsidRPr="00330EF4">
              <w:rPr>
                <w:rFonts w:cs="CMU Bright"/>
                <w:b w:val="0"/>
                <w:i/>
                <w:noProof/>
              </w:rPr>
              <w:t>[x, y, d]</w:t>
            </w:r>
          </w:p>
        </w:tc>
        <w:tc>
          <w:tcPr>
            <w:tcW w:w="4976" w:type="dxa"/>
          </w:tcPr>
          <w:p w14:paraId="2DFE1F8F" w14:textId="11A4CE1D" w:rsidR="00DA272F" w:rsidRPr="00330EF4"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Last hour GPS coordinate points</w:t>
            </w:r>
          </w:p>
          <w:p w14:paraId="2578903C" w14:textId="090D8E77" w:rsidR="00DA272F" w:rsidRPr="00330EF4" w:rsidRDefault="00DA272F" w:rsidP="00DA272F">
            <w:pPr>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(Latitude, Longitude, Datetime)</w:t>
            </w:r>
          </w:p>
        </w:tc>
      </w:tr>
      <w:tr w:rsidR="00DA272F" w:rsidRPr="00330EF4" w14:paraId="3707686C"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8F3D75" w14:textId="56467241" w:rsidR="00DA272F" w:rsidRPr="00330EF4" w:rsidRDefault="00DA272F" w:rsidP="00DA272F">
            <w:pPr>
              <w:spacing w:line="276" w:lineRule="auto"/>
              <w:rPr>
                <w:rFonts w:cs="CMU Bright"/>
                <w:b w:val="0"/>
                <w:i/>
                <w:noProof/>
              </w:rPr>
            </w:pPr>
            <w:r w:rsidRPr="00330EF4">
              <w:rPr>
                <w:rFonts w:cs="CMU Bright"/>
                <w:b w:val="0"/>
                <w:i/>
                <w:noProof/>
              </w:rPr>
              <w:t>sp</w:t>
            </w:r>
          </w:p>
        </w:tc>
        <w:tc>
          <w:tcPr>
            <w:tcW w:w="4976" w:type="dxa"/>
          </w:tcPr>
          <w:p w14:paraId="204FF8C5" w14:textId="257FB03F" w:rsidR="00DA272F" w:rsidRPr="00330EF4" w:rsidRDefault="00DA272F" w:rsidP="00DA272F">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Stay</w:t>
            </w:r>
            <w:r w:rsidR="009A2B46" w:rsidRPr="00330EF4">
              <w:rPr>
                <w:rFonts w:cs="CMU Bright"/>
                <w:noProof/>
              </w:rPr>
              <w:t>-</w:t>
            </w:r>
            <w:r w:rsidRPr="00330EF4">
              <w:rPr>
                <w:rFonts w:cs="CMU Bright"/>
                <w:noProof/>
              </w:rPr>
              <w:t>point</w:t>
            </w:r>
          </w:p>
        </w:tc>
      </w:tr>
      <w:tr w:rsidR="00DA272F" w:rsidRPr="00330EF4" w14:paraId="41CF60CE"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23DBC52" w14:textId="6799F9A8" w:rsidR="00DA272F" w:rsidRPr="00330EF4" w:rsidRDefault="00DA272F" w:rsidP="00DA272F">
            <w:pPr>
              <w:spacing w:line="276" w:lineRule="auto"/>
              <w:rPr>
                <w:rFonts w:cs="CMU Bright"/>
                <w:b w:val="0"/>
                <w:i/>
                <w:noProof/>
              </w:rPr>
            </w:pPr>
            <w:r w:rsidRPr="00330EF4">
              <w:rPr>
                <w:rFonts w:cs="CMU Bright"/>
                <w:b w:val="0"/>
                <w:i/>
                <w:noProof/>
              </w:rPr>
              <w:t>st</w:t>
            </w:r>
          </w:p>
        </w:tc>
        <w:tc>
          <w:tcPr>
            <w:tcW w:w="4976" w:type="dxa"/>
          </w:tcPr>
          <w:p w14:paraId="75B52813" w14:textId="3202839B" w:rsidR="00DA272F" w:rsidRPr="00330EF4"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State</w:t>
            </w:r>
          </w:p>
        </w:tc>
      </w:tr>
      <w:tr w:rsidR="00DA272F" w:rsidRPr="00330EF4" w14:paraId="6E4365F3"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560A7ABE" w14:textId="77777777" w:rsidR="00DA272F" w:rsidRPr="00330EF4" w:rsidRDefault="00DA272F" w:rsidP="00DA272F">
            <w:pPr>
              <w:spacing w:line="276" w:lineRule="auto"/>
              <w:rPr>
                <w:rFonts w:cs="CMU Bright"/>
                <w:b w:val="0"/>
                <w:i/>
                <w:noProof/>
              </w:rPr>
            </w:pPr>
            <w:r w:rsidRPr="00330EF4">
              <w:rPr>
                <w:rFonts w:cs="CMU Bright"/>
                <w:b w:val="0"/>
                <w:i/>
                <w:noProof/>
              </w:rPr>
              <w:t>w</w:t>
            </w:r>
          </w:p>
        </w:tc>
        <w:tc>
          <w:tcPr>
            <w:tcW w:w="4976" w:type="dxa"/>
          </w:tcPr>
          <w:p w14:paraId="6B13B63E" w14:textId="77777777" w:rsidR="00DA272F" w:rsidRPr="00330EF4" w:rsidRDefault="00DA272F" w:rsidP="00DA272F">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State hour weights</w:t>
            </w:r>
          </w:p>
        </w:tc>
      </w:tr>
      <w:tr w:rsidR="00DA272F" w:rsidRPr="00330EF4" w14:paraId="1325B363"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AB1E2E" w14:textId="77777777" w:rsidR="00DA272F" w:rsidRPr="00330EF4" w:rsidRDefault="00DA272F" w:rsidP="00DA272F">
            <w:pPr>
              <w:spacing w:line="276" w:lineRule="auto"/>
              <w:rPr>
                <w:rFonts w:cs="CMU Bright"/>
                <w:b w:val="0"/>
                <w:i/>
                <w:noProof/>
              </w:rPr>
            </w:pPr>
            <w:r w:rsidRPr="00330EF4">
              <w:rPr>
                <w:rFonts w:cs="CMU Bright"/>
                <w:b w:val="0"/>
                <w:i/>
                <w:noProof/>
              </w:rPr>
              <w:t>mc</w:t>
            </w:r>
          </w:p>
        </w:tc>
        <w:tc>
          <w:tcPr>
            <w:tcW w:w="4976" w:type="dxa"/>
          </w:tcPr>
          <w:p w14:paraId="01B18AC7" w14:textId="427B1C46" w:rsidR="00DA272F" w:rsidRPr="00330EF4"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Markov Chain</w:t>
            </w:r>
          </w:p>
        </w:tc>
      </w:tr>
      <w:tr w:rsidR="00DA272F" w:rsidRPr="00330EF4" w14:paraId="526E1DD2"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189CEDF5" w14:textId="7907FACE" w:rsidR="00DA272F" w:rsidRPr="00330EF4" w:rsidRDefault="00A8286B" w:rsidP="00DA272F">
            <w:pPr>
              <w:rPr>
                <w:rFonts w:cs="CMU Bright"/>
                <w:b w:val="0"/>
                <w:i/>
                <w:noProof/>
              </w:rPr>
            </w:pPr>
            <w:r w:rsidRPr="00330EF4">
              <w:rPr>
                <w:rFonts w:cs="CMU Bright"/>
                <w:b w:val="0"/>
                <w:i/>
                <w:noProof/>
              </w:rPr>
              <w:t>th_tck</w:t>
            </w:r>
          </w:p>
        </w:tc>
        <w:tc>
          <w:tcPr>
            <w:tcW w:w="4976" w:type="dxa"/>
          </w:tcPr>
          <w:p w14:paraId="57617FBB" w14:textId="7212B0D8" w:rsidR="00DA272F" w:rsidRPr="00330EF4" w:rsidRDefault="00DA272F" w:rsidP="00DA272F">
            <w:pPr>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Threshold time for tracking GPS location data</w:t>
            </w:r>
          </w:p>
        </w:tc>
      </w:tr>
      <w:tr w:rsidR="00DA272F" w:rsidRPr="00330EF4" w14:paraId="38064789"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1C4D12AB" w14:textId="435CDE8B" w:rsidR="00DA272F" w:rsidRPr="00330EF4" w:rsidRDefault="00FE0BFA" w:rsidP="00DA272F">
            <w:pPr>
              <w:rPr>
                <w:rFonts w:cs="CMU Bright"/>
                <w:b w:val="0"/>
                <w:noProof/>
              </w:rPr>
            </w:pPr>
            <w:r w:rsidRPr="00330EF4">
              <w:rPr>
                <w:rFonts w:cs="CMU Bright"/>
                <w:b w:val="0"/>
                <w:i/>
                <w:noProof/>
              </w:rPr>
              <w:t>th_d</w:t>
            </w:r>
          </w:p>
        </w:tc>
        <w:tc>
          <w:tcPr>
            <w:tcW w:w="4976" w:type="dxa"/>
          </w:tcPr>
          <w:p w14:paraId="53D1F08E" w14:textId="61210607" w:rsidR="00DA272F" w:rsidRPr="00330EF4" w:rsidRDefault="00DA272F" w:rsidP="00DA272F">
            <w:pPr>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Threshold distance for staypoints</w:t>
            </w:r>
          </w:p>
        </w:tc>
      </w:tr>
      <w:tr w:rsidR="00DA272F" w:rsidRPr="00330EF4" w14:paraId="0F5CFA45"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63679FF6" w14:textId="4AF111E9" w:rsidR="00DA272F" w:rsidRPr="00330EF4" w:rsidRDefault="00DA272F" w:rsidP="00DA272F">
            <w:pPr>
              <w:rPr>
                <w:rFonts w:cs="CMU Bright"/>
                <w:b w:val="0"/>
                <w:i/>
                <w:noProof/>
              </w:rPr>
            </w:pPr>
            <w:r w:rsidRPr="00330EF4">
              <w:rPr>
                <w:rFonts w:cs="CMU Bright"/>
                <w:b w:val="0"/>
                <w:i/>
                <w:noProof/>
              </w:rPr>
              <w:t>th_t</w:t>
            </w:r>
          </w:p>
        </w:tc>
        <w:tc>
          <w:tcPr>
            <w:tcW w:w="4976" w:type="dxa"/>
          </w:tcPr>
          <w:p w14:paraId="197096FC" w14:textId="1D48E98B" w:rsidR="00DA272F" w:rsidRPr="00330EF4" w:rsidRDefault="00DA272F" w:rsidP="00DA272F">
            <w:pPr>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Threshold time for staypoints</w:t>
            </w:r>
          </w:p>
        </w:tc>
      </w:tr>
    </w:tbl>
    <w:p w14:paraId="375AA36C" w14:textId="046CC5AD" w:rsidR="00BB1071" w:rsidRPr="00330EF4" w:rsidRDefault="00BB1071" w:rsidP="00EC688E">
      <w:pPr>
        <w:pStyle w:val="ListParagraph"/>
        <w:ind w:left="1440"/>
        <w:contextualSpacing w:val="0"/>
        <w:rPr>
          <w:rFonts w:cs="CMU Bright"/>
        </w:rPr>
      </w:pPr>
    </w:p>
    <w:p w14:paraId="5BE836A4" w14:textId="7DD2489D" w:rsidR="00BB1071" w:rsidRPr="00330EF4" w:rsidRDefault="00BB1071" w:rsidP="00EC688E">
      <w:pPr>
        <w:pStyle w:val="ListParagraph"/>
        <w:ind w:left="1440"/>
        <w:contextualSpacing w:val="0"/>
        <w:rPr>
          <w:rFonts w:cs="CMU Bright"/>
        </w:rPr>
      </w:pPr>
    </w:p>
    <w:p w14:paraId="0738B3BD" w14:textId="42A085D9" w:rsidR="00BB1071" w:rsidRPr="00330EF4" w:rsidRDefault="00BB1071" w:rsidP="00EC688E">
      <w:pPr>
        <w:pStyle w:val="ListParagraph"/>
        <w:ind w:left="1440"/>
        <w:contextualSpacing w:val="0"/>
        <w:rPr>
          <w:rFonts w:cs="CMU Bright"/>
        </w:rPr>
      </w:pPr>
    </w:p>
    <w:p w14:paraId="233BB4D8" w14:textId="65EBA7F3" w:rsidR="00BB1071" w:rsidRPr="00330EF4" w:rsidRDefault="00BB1071" w:rsidP="00EC688E">
      <w:pPr>
        <w:pStyle w:val="ListParagraph"/>
        <w:ind w:left="1440"/>
        <w:contextualSpacing w:val="0"/>
        <w:rPr>
          <w:rFonts w:cs="CMU Bright"/>
        </w:rPr>
      </w:pPr>
    </w:p>
    <w:p w14:paraId="1C96FA95" w14:textId="77777777" w:rsidR="00BB1071" w:rsidRPr="00330EF4" w:rsidRDefault="00BB1071" w:rsidP="00EC688E">
      <w:pPr>
        <w:pStyle w:val="ListParagraph"/>
        <w:ind w:left="1440"/>
        <w:contextualSpacing w:val="0"/>
        <w:rPr>
          <w:rFonts w:cs="CMU Bright"/>
        </w:rPr>
      </w:pPr>
    </w:p>
    <w:p w14:paraId="1CBEDAD3" w14:textId="77777777" w:rsidR="007E31E8" w:rsidRPr="00330EF4" w:rsidRDefault="007E31E8" w:rsidP="009A2B46">
      <w:pPr>
        <w:pStyle w:val="Caption"/>
        <w:rPr>
          <w:rFonts w:cs="CMU Bright"/>
          <w:color w:val="auto"/>
        </w:rPr>
      </w:pPr>
      <w:bookmarkStart w:id="149" w:name="_Ref528513622"/>
    </w:p>
    <w:p w14:paraId="5C2DC45F" w14:textId="55E3B0BF" w:rsidR="00A50482" w:rsidRPr="00330EF4" w:rsidRDefault="00A50482" w:rsidP="00EC688E">
      <w:pPr>
        <w:pStyle w:val="Caption"/>
        <w:jc w:val="center"/>
        <w:rPr>
          <w:rFonts w:cs="CMU Bright"/>
          <w:color w:val="auto"/>
        </w:rPr>
      </w:pPr>
      <w:bookmarkStart w:id="150" w:name="_Ref530326808"/>
      <w:bookmarkStart w:id="151" w:name="_Toc530422631"/>
      <w:r w:rsidRPr="00330EF4">
        <w:rPr>
          <w:rFonts w:cs="CMU Bright"/>
          <w:color w:val="auto"/>
        </w:rPr>
        <w:t xml:space="preserve">Table </w:t>
      </w:r>
      <w:r w:rsidRPr="00330EF4">
        <w:rPr>
          <w:rFonts w:cs="CMU Bright"/>
          <w:color w:val="auto"/>
        </w:rPr>
        <w:fldChar w:fldCharType="begin"/>
      </w:r>
      <w:r w:rsidRPr="00330EF4">
        <w:rPr>
          <w:rFonts w:cs="CMU Bright"/>
          <w:color w:val="auto"/>
        </w:rPr>
        <w:instrText xml:space="preserve"> SEQ Table \* ARABIC </w:instrText>
      </w:r>
      <w:r w:rsidRPr="00330EF4">
        <w:rPr>
          <w:rFonts w:cs="CMU Bright"/>
          <w:color w:val="auto"/>
        </w:rPr>
        <w:fldChar w:fldCharType="separate"/>
      </w:r>
      <w:r w:rsidR="009C4FE4">
        <w:rPr>
          <w:rFonts w:cs="CMU Bright"/>
          <w:noProof/>
          <w:color w:val="auto"/>
        </w:rPr>
        <w:t>1</w:t>
      </w:r>
      <w:r w:rsidRPr="00330EF4">
        <w:rPr>
          <w:rFonts w:cs="CMU Bright"/>
          <w:color w:val="auto"/>
        </w:rPr>
        <w:fldChar w:fldCharType="end"/>
      </w:r>
      <w:bookmarkEnd w:id="149"/>
      <w:bookmarkEnd w:id="150"/>
      <w:r w:rsidRPr="00330EF4">
        <w:rPr>
          <w:rFonts w:cs="CMU Bright"/>
          <w:color w:val="auto"/>
        </w:rPr>
        <w:t xml:space="preserve"> Variables used in algorithms</w:t>
      </w:r>
      <w:bookmarkEnd w:id="151"/>
    </w:p>
    <w:p w14:paraId="692006CD" w14:textId="2D7901F9" w:rsidR="00D70F56" w:rsidRPr="00330EF4" w:rsidRDefault="00E61391" w:rsidP="00E61391">
      <w:pPr>
        <w:pStyle w:val="Heading3"/>
        <w:spacing w:after="240"/>
        <w:ind w:firstLine="720"/>
        <w:rPr>
          <w:rFonts w:ascii="CMU Bright" w:hAnsi="CMU Bright" w:cs="CMU Bright"/>
          <w:color w:val="auto"/>
        </w:rPr>
      </w:pPr>
      <w:bookmarkStart w:id="152" w:name="_Toc530914326"/>
      <w:r w:rsidRPr="00330EF4">
        <w:rPr>
          <w:rFonts w:ascii="CMU Bright" w:hAnsi="CMU Bright" w:cs="CMU Bright"/>
          <w:color w:val="auto"/>
        </w:rPr>
        <w:t>4.</w:t>
      </w:r>
      <w:r w:rsidR="00781AAC" w:rsidRPr="00330EF4">
        <w:rPr>
          <w:rFonts w:ascii="CMU Bright" w:hAnsi="CMU Bright" w:cs="CMU Bright"/>
          <w:color w:val="auto"/>
        </w:rPr>
        <w:t>4</w:t>
      </w:r>
      <w:r w:rsidRPr="00330EF4">
        <w:rPr>
          <w:rFonts w:ascii="CMU Bright" w:hAnsi="CMU Bright" w:cs="CMU Bright"/>
          <w:color w:val="auto"/>
        </w:rPr>
        <w:t>.2</w:t>
      </w:r>
      <w:r w:rsidR="00D70F56" w:rsidRPr="00330EF4">
        <w:rPr>
          <w:rFonts w:ascii="CMU Bright" w:hAnsi="CMU Bright" w:cs="CMU Bright"/>
          <w:color w:val="auto"/>
        </w:rPr>
        <w:t xml:space="preserve"> Stay-points</w:t>
      </w:r>
      <w:bookmarkEnd w:id="152"/>
    </w:p>
    <w:p w14:paraId="14C0DB19" w14:textId="259D144B" w:rsidR="000B5AFB" w:rsidRPr="00330EF4" w:rsidRDefault="00154068" w:rsidP="000B5AFB">
      <w:pPr>
        <w:autoSpaceDE w:val="0"/>
        <w:autoSpaceDN w:val="0"/>
        <w:adjustRightInd w:val="0"/>
        <w:ind w:left="720"/>
        <w:rPr>
          <w:rFonts w:cs="CMU Bright"/>
        </w:rPr>
      </w:pPr>
      <w:r w:rsidRPr="00330EF4">
        <w:rPr>
          <w:rFonts w:cs="CMU Bright"/>
        </w:rPr>
        <w:t xml:space="preserve">Stay-points are those important places where user spends ample amount of time. </w:t>
      </w:r>
      <w:r w:rsidR="002A7FBD" w:rsidRPr="00330EF4">
        <w:rPr>
          <w:rFonts w:cs="CMU Bright"/>
        </w:rPr>
        <w:t xml:space="preserve">The places like </w:t>
      </w:r>
      <w:r w:rsidR="00692247" w:rsidRPr="00330EF4">
        <w:rPr>
          <w:rFonts w:cs="CMU Bright"/>
        </w:rPr>
        <w:t>“café”</w:t>
      </w:r>
      <w:r w:rsidRPr="00330EF4">
        <w:rPr>
          <w:rFonts w:cs="CMU Bright"/>
        </w:rPr>
        <w:t xml:space="preserve">, “gym”, “restaurant”, </w:t>
      </w:r>
      <w:r w:rsidR="00181E49" w:rsidRPr="00330EF4">
        <w:rPr>
          <w:rFonts w:cs="CMU Bright"/>
        </w:rPr>
        <w:t xml:space="preserve">etc., </w:t>
      </w:r>
      <w:r w:rsidRPr="00330EF4">
        <w:rPr>
          <w:rFonts w:cs="CMU Bright"/>
        </w:rPr>
        <w:t>are</w:t>
      </w:r>
      <w:r w:rsidR="002A7FBD" w:rsidRPr="00330EF4">
        <w:rPr>
          <w:rFonts w:cs="CMU Bright"/>
        </w:rPr>
        <w:t xml:space="preserve"> identified using</w:t>
      </w:r>
      <w:r w:rsidR="00F1509B" w:rsidRPr="00330EF4">
        <w:rPr>
          <w:rFonts w:cs="CMU Bright"/>
        </w:rPr>
        <w:t xml:space="preserve"> </w:t>
      </w:r>
      <w:r w:rsidR="002A7FBD" w:rsidRPr="00330EF4">
        <w:rPr>
          <w:rFonts w:cs="CMU Bright"/>
        </w:rPr>
        <w:t xml:space="preserve">distance and time-based clustering. </w:t>
      </w:r>
      <w:r w:rsidR="0032304B" w:rsidRPr="00330EF4">
        <w:rPr>
          <w:rFonts w:cs="CMU Bright"/>
        </w:rPr>
        <w:t>Distance and time-based clustering work best in case of location data</w:t>
      </w:r>
      <w:r w:rsidR="00320E2D" w:rsidRPr="00330EF4">
        <w:rPr>
          <w:rFonts w:cs="CMU Bright"/>
        </w:rPr>
        <w:t xml:space="preserve"> as explained by </w:t>
      </w:r>
      <w:r w:rsidR="00864D44" w:rsidRPr="00330EF4">
        <w:rPr>
          <w:rFonts w:cs="CMU Bright"/>
        </w:rPr>
        <w:t xml:space="preserve">the </w:t>
      </w:r>
      <w:r w:rsidR="00320E2D" w:rsidRPr="00330EF4">
        <w:rPr>
          <w:rFonts w:cs="CMU Bright"/>
        </w:rPr>
        <w:t xml:space="preserve">authors </w:t>
      </w:r>
      <w:sdt>
        <w:sdtPr>
          <w:rPr>
            <w:rFonts w:cs="CMU Bright"/>
          </w:rPr>
          <w:id w:val="46814369"/>
          <w:citation/>
        </w:sdtPr>
        <w:sdtContent>
          <w:r w:rsidR="00320E2D" w:rsidRPr="00330EF4">
            <w:rPr>
              <w:rFonts w:cs="CMU Bright"/>
            </w:rPr>
            <w:fldChar w:fldCharType="begin"/>
          </w:r>
          <w:r w:rsidR="007241BF">
            <w:rPr>
              <w:rFonts w:cs="CMU Bright"/>
            </w:rPr>
            <w:instrText xml:space="preserve">CITATION Jon04 \l 1031 </w:instrText>
          </w:r>
          <w:r w:rsidR="00320E2D" w:rsidRPr="00330EF4">
            <w:rPr>
              <w:rFonts w:cs="CMU Bright"/>
            </w:rPr>
            <w:fldChar w:fldCharType="separate"/>
          </w:r>
          <w:r w:rsidR="007241BF" w:rsidRPr="007241BF">
            <w:rPr>
              <w:rFonts w:cs="CMU Bright"/>
              <w:noProof/>
            </w:rPr>
            <w:t>[6]</w:t>
          </w:r>
          <w:r w:rsidR="00320E2D" w:rsidRPr="00330EF4">
            <w:rPr>
              <w:rFonts w:cs="CMU Bright"/>
            </w:rPr>
            <w:fldChar w:fldCharType="end"/>
          </w:r>
        </w:sdtContent>
      </w:sdt>
      <w:r w:rsidR="0032304B" w:rsidRPr="00330EF4">
        <w:rPr>
          <w:rFonts w:cs="CMU Bright"/>
        </w:rPr>
        <w:t xml:space="preserve">. </w:t>
      </w:r>
      <w:r w:rsidR="00EF613A" w:rsidRPr="00330EF4">
        <w:rPr>
          <w:rFonts w:cs="CMU Bright"/>
        </w:rPr>
        <w:t xml:space="preserve">This clustering </w:t>
      </w:r>
      <w:r w:rsidR="003B1DB5" w:rsidRPr="00330EF4">
        <w:rPr>
          <w:rFonts w:cs="CMU Bright"/>
        </w:rPr>
        <w:t>approach is</w:t>
      </w:r>
      <w:r w:rsidR="00EF613A" w:rsidRPr="00330EF4">
        <w:rPr>
          <w:rFonts w:cs="CMU Bright"/>
        </w:rPr>
        <w:t xml:space="preserve"> not so complex and can be run on a mobile device as a background process. </w:t>
      </w:r>
      <w:r w:rsidR="00DA67E3" w:rsidRPr="00330EF4">
        <w:rPr>
          <w:rFonts w:cs="CMU Bright"/>
        </w:rPr>
        <w:t>The clustering has two thresholds, one for distance</w:t>
      </w:r>
      <w:r w:rsidR="0056769E" w:rsidRPr="00330EF4">
        <w:rPr>
          <w:rFonts w:cs="CMU Bright"/>
        </w:rPr>
        <w:t xml:space="preserve"> </w:t>
      </w:r>
      <w:r w:rsidR="00FE0BFA" w:rsidRPr="00330EF4">
        <w:rPr>
          <w:rFonts w:cs="CMU Bright"/>
          <w:i/>
        </w:rPr>
        <w:t>th_d</w:t>
      </w:r>
      <w:r w:rsidR="00DA67E3" w:rsidRPr="00330EF4">
        <w:rPr>
          <w:rFonts w:cs="CMU Bright"/>
        </w:rPr>
        <w:t xml:space="preserve"> and one for time</w:t>
      </w:r>
      <w:r w:rsidR="0056769E" w:rsidRPr="00330EF4">
        <w:rPr>
          <w:rFonts w:cs="CMU Bright"/>
        </w:rPr>
        <w:t xml:space="preserve"> </w:t>
      </w:r>
      <w:r w:rsidR="002533E2" w:rsidRPr="00330EF4">
        <w:rPr>
          <w:rFonts w:cs="CMU Bright"/>
          <w:i/>
        </w:rPr>
        <w:t>th_t</w:t>
      </w:r>
      <w:r w:rsidR="00470E39" w:rsidRPr="00330EF4">
        <w:rPr>
          <w:rFonts w:cs="CMU Bright"/>
          <w:i/>
        </w:rPr>
        <w:t>.</w:t>
      </w:r>
      <w:r w:rsidR="00DA67E3" w:rsidRPr="00330EF4">
        <w:rPr>
          <w:rFonts w:cs="CMU Bright"/>
        </w:rPr>
        <w:t xml:space="preserve"> These threshold help determin</w:t>
      </w:r>
      <w:r w:rsidR="00470E39" w:rsidRPr="00330EF4">
        <w:rPr>
          <w:rFonts w:cs="CMU Bright"/>
        </w:rPr>
        <w:t>e</w:t>
      </w:r>
      <w:r w:rsidR="00DA67E3" w:rsidRPr="00330EF4">
        <w:rPr>
          <w:rFonts w:cs="CMU Bright"/>
        </w:rPr>
        <w:t xml:space="preserve"> the stay-points in an online fashion. The location points with</w:t>
      </w:r>
      <w:r w:rsidR="00773EA9" w:rsidRPr="00330EF4">
        <w:rPr>
          <w:rFonts w:cs="CMU Bright"/>
        </w:rPr>
        <w:t xml:space="preserve">in the radius </w:t>
      </w:r>
      <w:r w:rsidR="00B26585" w:rsidRPr="00330EF4">
        <w:rPr>
          <w:rFonts w:cs="CMU Bright"/>
        </w:rPr>
        <w:t>of distance</w:t>
      </w:r>
      <w:r w:rsidR="00DA67E3" w:rsidRPr="00330EF4">
        <w:rPr>
          <w:rFonts w:cs="CMU Bright"/>
        </w:rPr>
        <w:t xml:space="preserve"> threshold</w:t>
      </w:r>
      <w:r w:rsidR="00F70294" w:rsidRPr="00330EF4">
        <w:rPr>
          <w:rFonts w:cs="CMU Bright"/>
        </w:rPr>
        <w:t xml:space="preserve"> </w:t>
      </w:r>
      <w:r w:rsidR="00FE0BFA" w:rsidRPr="00330EF4">
        <w:rPr>
          <w:rFonts w:cs="CMU Bright"/>
          <w:i/>
        </w:rPr>
        <w:t>th_d</w:t>
      </w:r>
      <w:r w:rsidR="00773EA9" w:rsidRPr="00330EF4">
        <w:rPr>
          <w:rFonts w:cs="CMU Bright"/>
        </w:rPr>
        <w:t xml:space="preserve"> </w:t>
      </w:r>
      <w:r w:rsidR="006115A0" w:rsidRPr="00330EF4">
        <w:rPr>
          <w:rFonts w:cs="CMU Bright"/>
        </w:rPr>
        <w:t xml:space="preserve">and </w:t>
      </w:r>
      <w:r w:rsidR="00DA67E3" w:rsidRPr="00330EF4">
        <w:rPr>
          <w:rFonts w:cs="CMU Bright"/>
        </w:rPr>
        <w:t xml:space="preserve">time spent at this location </w:t>
      </w:r>
      <w:r w:rsidR="00C0265B" w:rsidRPr="00330EF4">
        <w:rPr>
          <w:rFonts w:cs="CMU Bright"/>
        </w:rPr>
        <w:t xml:space="preserve">are </w:t>
      </w:r>
      <w:r w:rsidR="00DA67E3" w:rsidRPr="00330EF4">
        <w:rPr>
          <w:rFonts w:cs="CMU Bright"/>
        </w:rPr>
        <w:t xml:space="preserve">greater than or equal to the time threshold </w:t>
      </w:r>
      <w:r w:rsidR="00773EA9" w:rsidRPr="00330EF4">
        <w:rPr>
          <w:rFonts w:cs="CMU Bright"/>
          <w:i/>
        </w:rPr>
        <w:t>th_t</w:t>
      </w:r>
      <w:r w:rsidR="00CA25BD" w:rsidRPr="00330EF4">
        <w:rPr>
          <w:rFonts w:cs="CMU Bright"/>
        </w:rPr>
        <w:t xml:space="preserve">, </w:t>
      </w:r>
      <w:r w:rsidR="00DA67E3" w:rsidRPr="00330EF4">
        <w:rPr>
          <w:rFonts w:cs="CMU Bright"/>
        </w:rPr>
        <w:t xml:space="preserve">is regarded as a stay-point. </w:t>
      </w:r>
      <w:r w:rsidR="002A7FBD" w:rsidRPr="00330EF4">
        <w:rPr>
          <w:rFonts w:cs="CMU Bright"/>
        </w:rPr>
        <w:t>For example, a set of points within</w:t>
      </w:r>
      <w:r w:rsidR="00F1509B" w:rsidRPr="00330EF4">
        <w:rPr>
          <w:rFonts w:cs="CMU Bright"/>
        </w:rPr>
        <w:t xml:space="preserve"> </w:t>
      </w:r>
      <w:r w:rsidR="000B5AFB" w:rsidRPr="00330EF4">
        <w:rPr>
          <w:rFonts w:cs="CMU Bright"/>
        </w:rPr>
        <w:t>5</w:t>
      </w:r>
      <w:r w:rsidR="002A7FBD" w:rsidRPr="00330EF4">
        <w:rPr>
          <w:rFonts w:cs="CMU Bright"/>
        </w:rPr>
        <w:t xml:space="preserve">0m </w:t>
      </w:r>
      <w:r w:rsidR="00951410" w:rsidRPr="00330EF4">
        <w:rPr>
          <w:rFonts w:cs="CMU Bright"/>
        </w:rPr>
        <w:t xml:space="preserve">of radius </w:t>
      </w:r>
      <w:r w:rsidR="008D3409" w:rsidRPr="00330EF4">
        <w:rPr>
          <w:rFonts w:cs="CMU Bright"/>
        </w:rPr>
        <w:t>and</w:t>
      </w:r>
      <w:r w:rsidR="002A7FBD" w:rsidRPr="00330EF4">
        <w:rPr>
          <w:rFonts w:cs="CMU Bright"/>
        </w:rPr>
        <w:t xml:space="preserve"> total</w:t>
      </w:r>
      <w:r w:rsidR="00F1509B" w:rsidRPr="00330EF4">
        <w:rPr>
          <w:rFonts w:cs="CMU Bright"/>
        </w:rPr>
        <w:t xml:space="preserve"> </w:t>
      </w:r>
      <w:r w:rsidR="002A7FBD" w:rsidRPr="00330EF4">
        <w:rPr>
          <w:rFonts w:cs="CMU Bright"/>
        </w:rPr>
        <w:t xml:space="preserve">duration of stay greater than </w:t>
      </w:r>
      <w:r w:rsidR="000B5AFB" w:rsidRPr="00330EF4">
        <w:rPr>
          <w:rFonts w:cs="CMU Bright"/>
        </w:rPr>
        <w:t>1</w:t>
      </w:r>
      <w:r w:rsidR="002A7FBD" w:rsidRPr="00330EF4">
        <w:rPr>
          <w:rFonts w:cs="CMU Bright"/>
        </w:rPr>
        <w:t>0 minutes</w:t>
      </w:r>
      <w:r w:rsidR="008D3409" w:rsidRPr="00330EF4">
        <w:rPr>
          <w:rFonts w:cs="CMU Bright"/>
        </w:rPr>
        <w:t>,</w:t>
      </w:r>
      <w:r w:rsidR="002A7FBD" w:rsidRPr="00330EF4">
        <w:rPr>
          <w:rFonts w:cs="CMU Bright"/>
        </w:rPr>
        <w:t xml:space="preserve"> can be regarded</w:t>
      </w:r>
      <w:r w:rsidR="00F1509B" w:rsidRPr="00330EF4">
        <w:rPr>
          <w:rFonts w:cs="CMU Bright"/>
        </w:rPr>
        <w:t xml:space="preserve"> </w:t>
      </w:r>
      <w:r w:rsidR="002A7FBD" w:rsidRPr="00330EF4">
        <w:rPr>
          <w:rFonts w:cs="CMU Bright"/>
        </w:rPr>
        <w:t>as a stay-point</w:t>
      </w:r>
      <w:r w:rsidR="00F3394A" w:rsidRPr="00330EF4">
        <w:rPr>
          <w:rFonts w:cs="CMU Bright"/>
        </w:rPr>
        <w:t>.</w:t>
      </w:r>
      <w:r w:rsidR="00557B93" w:rsidRPr="00330EF4">
        <w:rPr>
          <w:rFonts w:cs="CMU Bright"/>
        </w:rPr>
        <w:t xml:space="preserve"> In the example above, the café location will be </w:t>
      </w:r>
      <w:r w:rsidR="00907351" w:rsidRPr="00330EF4">
        <w:rPr>
          <w:rFonts w:cs="CMU Bright"/>
        </w:rPr>
        <w:t xml:space="preserve">a stay-point only if the stay is greater than or equal to the time threshold </w:t>
      </w:r>
      <w:r w:rsidR="00907351" w:rsidRPr="00330EF4">
        <w:rPr>
          <w:rFonts w:cs="CMU Bright"/>
          <w:i/>
        </w:rPr>
        <w:t>th_t</w:t>
      </w:r>
      <w:r w:rsidR="00907351" w:rsidRPr="00330EF4">
        <w:rPr>
          <w:rFonts w:cs="CMU Bright"/>
        </w:rPr>
        <w:t>. This help to remove noise, like travelling GPS coordinates or short stay locations. Hence, only significant locations from the trajectory are extracted and noise is removed.</w:t>
      </w:r>
    </w:p>
    <w:p w14:paraId="7F66DEFE" w14:textId="6015397B" w:rsidR="00C068D7" w:rsidRPr="00330EF4" w:rsidRDefault="00C068D7" w:rsidP="00062110">
      <w:pPr>
        <w:pStyle w:val="Heading4"/>
        <w:spacing w:after="240"/>
        <w:rPr>
          <w:rFonts w:ascii="CMU Bright" w:hAnsi="CMU Bright" w:cs="CMU Bright"/>
          <w:i w:val="0"/>
        </w:rPr>
      </w:pPr>
      <w:r w:rsidRPr="00330EF4">
        <w:rPr>
          <w:rFonts w:ascii="CMU Bright" w:hAnsi="CMU Bright" w:cs="CMU Bright"/>
        </w:rPr>
        <w:tab/>
      </w:r>
      <w:bookmarkStart w:id="153" w:name="_Toc530914327"/>
      <w:r w:rsidRPr="00330EF4">
        <w:rPr>
          <w:rFonts w:ascii="CMU Bright" w:hAnsi="CMU Bright" w:cs="CMU Bright"/>
          <w:i w:val="0"/>
          <w:color w:val="000000" w:themeColor="text1"/>
        </w:rPr>
        <w:t>4.4.2.1 Sporadic GPS Trajectories</w:t>
      </w:r>
      <w:bookmarkEnd w:id="153"/>
    </w:p>
    <w:p w14:paraId="62A57D3A" w14:textId="654FD53E" w:rsidR="000B5AFB" w:rsidRPr="00330EF4" w:rsidRDefault="00C56980" w:rsidP="00062110">
      <w:pPr>
        <w:autoSpaceDE w:val="0"/>
        <w:autoSpaceDN w:val="0"/>
        <w:adjustRightInd w:val="0"/>
        <w:spacing w:after="240"/>
        <w:ind w:left="720"/>
        <w:rPr>
          <w:rFonts w:cs="CMU Bright"/>
        </w:rPr>
      </w:pPr>
      <w:r w:rsidRPr="00330EF4">
        <w:rPr>
          <w:rFonts w:cs="CMU Bright"/>
        </w:rPr>
        <w:t>A GPS trajectory is the path taken by the user where the GPS points are continuously received i.e. every 5-10 seconds a coordinate is received. A trajectory can end for several reasons, for example, if the user turns o</w:t>
      </w:r>
      <w:r w:rsidR="00C0265B" w:rsidRPr="00330EF4">
        <w:rPr>
          <w:rFonts w:cs="CMU Bright"/>
        </w:rPr>
        <w:t>f</w:t>
      </w:r>
      <w:r w:rsidRPr="00330EF4">
        <w:rPr>
          <w:rFonts w:cs="CMU Bright"/>
        </w:rPr>
        <w:t>f the phone or</w:t>
      </w:r>
      <w:r w:rsidR="00C0265B" w:rsidRPr="00330EF4">
        <w:rPr>
          <w:rFonts w:cs="CMU Bright"/>
        </w:rPr>
        <w:t xml:space="preserve"> turns off</w:t>
      </w:r>
      <w:r w:rsidRPr="00330EF4">
        <w:rPr>
          <w:rFonts w:cs="CMU Bright"/>
        </w:rPr>
        <w:t xml:space="preserve"> location sharing</w:t>
      </w:r>
      <w:r w:rsidR="00934077" w:rsidRPr="00330EF4">
        <w:rPr>
          <w:rFonts w:cs="CMU Bright"/>
        </w:rPr>
        <w:t>,</w:t>
      </w:r>
      <w:r w:rsidRPr="00330EF4">
        <w:rPr>
          <w:rFonts w:cs="CMU Bright"/>
        </w:rPr>
        <w:t xml:space="preserve"> or the user enters a </w:t>
      </w:r>
      <w:r w:rsidR="00260753" w:rsidRPr="00330EF4">
        <w:rPr>
          <w:rFonts w:cs="CMU Bright"/>
        </w:rPr>
        <w:t xml:space="preserve">low </w:t>
      </w:r>
      <w:r w:rsidRPr="00330EF4">
        <w:rPr>
          <w:rFonts w:cs="CMU Bright"/>
        </w:rPr>
        <w:t xml:space="preserve">network area. </w:t>
      </w:r>
      <w:r w:rsidR="000B5AFB" w:rsidRPr="00330EF4">
        <w:rPr>
          <w:rFonts w:cs="CMU Bright"/>
        </w:rPr>
        <w:t>The clustering approach works adequately if the GPS points are received continuously. But if the location is shared only at intermittent intervals, the extraction of all the important location</w:t>
      </w:r>
      <w:r w:rsidRPr="00330EF4">
        <w:rPr>
          <w:rFonts w:cs="CMU Bright"/>
        </w:rPr>
        <w:t xml:space="preserve">s is incomplete. </w:t>
      </w:r>
      <w:r w:rsidR="00E5175A" w:rsidRPr="00330EF4">
        <w:rPr>
          <w:rFonts w:cs="CMU Bright"/>
        </w:rPr>
        <w:t xml:space="preserve">This type of GPS trajectories contributes to the sporadic GPS trajectories. </w:t>
      </w:r>
    </w:p>
    <w:p w14:paraId="0E38C0D8" w14:textId="110C5B43" w:rsidR="00341BCE" w:rsidRPr="00330EF4" w:rsidRDefault="00341BCE" w:rsidP="00341BCE">
      <w:pPr>
        <w:autoSpaceDE w:val="0"/>
        <w:autoSpaceDN w:val="0"/>
        <w:adjustRightInd w:val="0"/>
        <w:spacing w:after="240"/>
        <w:ind w:left="720"/>
        <w:rPr>
          <w:rFonts w:cs="CMU Bright"/>
        </w:rPr>
      </w:pPr>
      <w:r w:rsidRPr="00330EF4">
        <w:rPr>
          <w:rFonts w:cs="CMU Bright"/>
        </w:rPr>
        <w:t>Stay-points are any points which are stayed by the user during the user GPS trajectories or it is the start or the end of the GPS trajectory. For example, if the user starts his/her trajectory at “home” location, the “home” itself is a stay-point. Now he moves towards “work”, but he visits a “café” in between for breakfast. The “café” is also, a stay-point and then he finishes his trajectory at “work”, where “work” is again a stay-point.</w:t>
      </w:r>
    </w:p>
    <w:p w14:paraId="676609D8" w14:textId="64AC8DA4" w:rsidR="002A7FBD" w:rsidRPr="00330EF4" w:rsidRDefault="00BA186F" w:rsidP="00EC688E">
      <w:pPr>
        <w:ind w:left="720"/>
        <w:rPr>
          <w:rFonts w:cs="CMU Bright"/>
        </w:rPr>
      </w:pPr>
      <w:r w:rsidRPr="00330EF4">
        <w:rPr>
          <w:rFonts w:cs="CMU Bright"/>
        </w:rPr>
        <w:lastRenderedPageBreak/>
        <w:t>Trajectories are continuously receiv</w:t>
      </w:r>
      <w:r w:rsidR="00565569" w:rsidRPr="00330EF4">
        <w:rPr>
          <w:rFonts w:cs="CMU Bright"/>
        </w:rPr>
        <w:t>ing</w:t>
      </w:r>
      <w:r w:rsidRPr="00330EF4">
        <w:rPr>
          <w:rFonts w:cs="CMU Bright"/>
        </w:rPr>
        <w:t xml:space="preserve"> GPS points. The gap of time greater than tracking time threshold </w:t>
      </w:r>
      <w:r w:rsidR="00A8286B" w:rsidRPr="00330EF4">
        <w:rPr>
          <w:rFonts w:cs="CMU Bright"/>
          <w:i/>
        </w:rPr>
        <w:t>th_tck</w:t>
      </w:r>
      <w:r w:rsidRPr="00330EF4">
        <w:rPr>
          <w:rFonts w:cs="CMU Bright"/>
        </w:rPr>
        <w:t xml:space="preserve"> between two GPS points breaks the old trajectory and starts a new one. </w:t>
      </w:r>
      <w:r w:rsidR="00BF7197" w:rsidRPr="00330EF4">
        <w:rPr>
          <w:rFonts w:cs="CMU Bright"/>
        </w:rPr>
        <w:t>This means, if the location coordinates are received continuously for few hours</w:t>
      </w:r>
      <w:r w:rsidR="00B74C6C" w:rsidRPr="00330EF4">
        <w:rPr>
          <w:rFonts w:cs="CMU Bright"/>
        </w:rPr>
        <w:t xml:space="preserve">, </w:t>
      </w:r>
      <w:r w:rsidR="00BF7197" w:rsidRPr="00330EF4">
        <w:rPr>
          <w:rFonts w:cs="CMU Bright"/>
        </w:rPr>
        <w:t xml:space="preserve">then the location coordinates are stopped, </w:t>
      </w:r>
      <w:r w:rsidR="00B74C6C" w:rsidRPr="00330EF4">
        <w:rPr>
          <w:rFonts w:cs="CMU Bright"/>
        </w:rPr>
        <w:t xml:space="preserve">therefore ending </w:t>
      </w:r>
      <w:r w:rsidR="00BF7197" w:rsidRPr="00330EF4">
        <w:rPr>
          <w:rFonts w:cs="CMU Bright"/>
        </w:rPr>
        <w:t xml:space="preserve">this trajectory. As soon as the new location coordinates </w:t>
      </w:r>
      <w:r w:rsidR="004D5384" w:rsidRPr="00330EF4">
        <w:rPr>
          <w:rFonts w:cs="CMU Bright"/>
        </w:rPr>
        <w:t>starts</w:t>
      </w:r>
      <w:r w:rsidR="00BF7197" w:rsidRPr="00330EF4">
        <w:rPr>
          <w:rFonts w:cs="CMU Bright"/>
        </w:rPr>
        <w:t xml:space="preserve">, a new trajectory </w:t>
      </w:r>
      <w:r w:rsidR="004D5384" w:rsidRPr="00330EF4">
        <w:rPr>
          <w:rFonts w:cs="CMU Bright"/>
        </w:rPr>
        <w:t>will start</w:t>
      </w:r>
      <w:r w:rsidR="00BF7197" w:rsidRPr="00330EF4">
        <w:rPr>
          <w:rFonts w:cs="CMU Bright"/>
        </w:rPr>
        <w:t xml:space="preserve">. </w:t>
      </w:r>
      <w:r w:rsidR="00D73693" w:rsidRPr="00330EF4">
        <w:rPr>
          <w:rFonts w:cs="CMU Bright"/>
        </w:rPr>
        <w:t>Note that the stay-points</w:t>
      </w:r>
      <w:r w:rsidR="00030064" w:rsidRPr="00330EF4">
        <w:rPr>
          <w:rFonts w:cs="CMU Bright"/>
        </w:rPr>
        <w:t>,</w:t>
      </w:r>
      <w:r w:rsidR="00D73693" w:rsidRPr="00330EF4">
        <w:rPr>
          <w:rFonts w:cs="CMU Bright"/>
        </w:rPr>
        <w:t xml:space="preserve"> </w:t>
      </w:r>
      <w:r w:rsidR="00030064" w:rsidRPr="00330EF4">
        <w:rPr>
          <w:rFonts w:cs="CMU Bright"/>
        </w:rPr>
        <w:t xml:space="preserve">within the trajectory, </w:t>
      </w:r>
      <w:r w:rsidR="00154B8C" w:rsidRPr="00330EF4">
        <w:rPr>
          <w:rFonts w:cs="CMU Bright"/>
        </w:rPr>
        <w:t xml:space="preserve">are found </w:t>
      </w:r>
      <w:r w:rsidR="00030064" w:rsidRPr="00330EF4">
        <w:rPr>
          <w:rFonts w:cs="CMU Bright"/>
        </w:rPr>
        <w:t>using the</w:t>
      </w:r>
      <w:r w:rsidR="00154B8C" w:rsidRPr="00330EF4">
        <w:rPr>
          <w:rFonts w:cs="CMU Bright"/>
        </w:rPr>
        <w:t xml:space="preserve"> </w:t>
      </w:r>
      <w:r w:rsidR="000C4409" w:rsidRPr="00330EF4">
        <w:rPr>
          <w:rFonts w:cs="CMU Bright"/>
        </w:rPr>
        <w:t>time and distance clustering</w:t>
      </w:r>
      <w:r w:rsidR="00154B8C" w:rsidRPr="00330EF4">
        <w:rPr>
          <w:rFonts w:cs="CMU Bright"/>
        </w:rPr>
        <w:t xml:space="preserve"> algorithm</w:t>
      </w:r>
      <w:r w:rsidR="0054717E" w:rsidRPr="00330EF4">
        <w:rPr>
          <w:rFonts w:cs="CMU Bright"/>
        </w:rPr>
        <w:t xml:space="preserve"> </w:t>
      </w:r>
      <w:sdt>
        <w:sdtPr>
          <w:rPr>
            <w:rFonts w:cs="CMU Bright"/>
          </w:rPr>
          <w:id w:val="1389529851"/>
          <w:citation/>
        </w:sdtPr>
        <w:sdtContent>
          <w:r w:rsidR="0054717E" w:rsidRPr="00330EF4">
            <w:rPr>
              <w:rFonts w:cs="CMU Bright"/>
            </w:rPr>
            <w:fldChar w:fldCharType="begin"/>
          </w:r>
          <w:r w:rsidR="007241BF">
            <w:rPr>
              <w:rFonts w:cs="CMU Bright"/>
            </w:rPr>
            <w:instrText xml:space="preserve">CITATION Jon04 \l 1031 </w:instrText>
          </w:r>
          <w:r w:rsidR="0054717E" w:rsidRPr="00330EF4">
            <w:rPr>
              <w:rFonts w:cs="CMU Bright"/>
            </w:rPr>
            <w:fldChar w:fldCharType="separate"/>
          </w:r>
          <w:r w:rsidR="007241BF" w:rsidRPr="007241BF">
            <w:rPr>
              <w:rFonts w:cs="CMU Bright"/>
              <w:noProof/>
            </w:rPr>
            <w:t>[6]</w:t>
          </w:r>
          <w:r w:rsidR="0054717E" w:rsidRPr="00330EF4">
            <w:rPr>
              <w:rFonts w:cs="CMU Bright"/>
            </w:rPr>
            <w:fldChar w:fldCharType="end"/>
          </w:r>
        </w:sdtContent>
      </w:sdt>
      <w:r w:rsidRPr="00330EF4">
        <w:rPr>
          <w:rFonts w:cs="CMU Bright"/>
        </w:rPr>
        <w:t xml:space="preserve">. </w:t>
      </w:r>
      <w:r w:rsidR="0077004E" w:rsidRPr="00330EF4">
        <w:rPr>
          <w:rFonts w:cs="CMU Bright"/>
        </w:rPr>
        <w:t xml:space="preserve">The second type of stay-points also exists. These stay-points are the locations where </w:t>
      </w:r>
      <w:r w:rsidR="00154B8C" w:rsidRPr="00330EF4">
        <w:rPr>
          <w:rFonts w:cs="CMU Bright"/>
        </w:rPr>
        <w:t>user has ended or started his</w:t>
      </w:r>
      <w:r w:rsidR="0077004E" w:rsidRPr="00330EF4">
        <w:rPr>
          <w:rFonts w:cs="CMU Bright"/>
        </w:rPr>
        <w:t>/her</w:t>
      </w:r>
      <w:r w:rsidR="00154B8C" w:rsidRPr="00330EF4">
        <w:rPr>
          <w:rFonts w:cs="CMU Bright"/>
        </w:rPr>
        <w:t xml:space="preserve"> trajectory. For instance, the user has entered his </w:t>
      </w:r>
      <w:r w:rsidR="00904230" w:rsidRPr="00330EF4">
        <w:rPr>
          <w:rFonts w:cs="CMU Bright"/>
        </w:rPr>
        <w:t>“</w:t>
      </w:r>
      <w:r w:rsidR="00154B8C" w:rsidRPr="00330EF4">
        <w:rPr>
          <w:rFonts w:cs="CMU Bright"/>
        </w:rPr>
        <w:t>work</w:t>
      </w:r>
      <w:r w:rsidR="00904230" w:rsidRPr="00330EF4">
        <w:rPr>
          <w:rFonts w:cs="CMU Bright"/>
        </w:rPr>
        <w:t>”</w:t>
      </w:r>
      <w:r w:rsidR="00154B8C" w:rsidRPr="00330EF4">
        <w:rPr>
          <w:rFonts w:cs="CMU Bright"/>
        </w:rPr>
        <w:t xml:space="preserve"> location and now </w:t>
      </w:r>
      <w:r w:rsidR="004D7ED0" w:rsidRPr="00330EF4">
        <w:rPr>
          <w:rFonts w:cs="CMU Bright"/>
        </w:rPr>
        <w:t>he/she</w:t>
      </w:r>
      <w:r w:rsidR="00154B8C" w:rsidRPr="00330EF4">
        <w:rPr>
          <w:rFonts w:cs="CMU Bright"/>
        </w:rPr>
        <w:t xml:space="preserve"> do</w:t>
      </w:r>
      <w:r w:rsidR="007D06EC" w:rsidRPr="00330EF4">
        <w:rPr>
          <w:rFonts w:cs="CMU Bright"/>
        </w:rPr>
        <w:t xml:space="preserve"> n</w:t>
      </w:r>
      <w:r w:rsidR="004D7ED0" w:rsidRPr="00330EF4">
        <w:rPr>
          <w:rFonts w:cs="CMU Bright"/>
        </w:rPr>
        <w:t xml:space="preserve">ot </w:t>
      </w:r>
      <w:r w:rsidR="00154B8C" w:rsidRPr="00330EF4">
        <w:rPr>
          <w:rFonts w:cs="CMU Bright"/>
        </w:rPr>
        <w:t>share hi</w:t>
      </w:r>
      <w:r w:rsidR="006D2C87" w:rsidRPr="00330EF4">
        <w:rPr>
          <w:rFonts w:cs="CMU Bright"/>
        </w:rPr>
        <w:t>s/her</w:t>
      </w:r>
      <w:r w:rsidR="00154B8C" w:rsidRPr="00330EF4">
        <w:rPr>
          <w:rFonts w:cs="CMU Bright"/>
        </w:rPr>
        <w:t xml:space="preserve"> location</w:t>
      </w:r>
      <w:r w:rsidR="001849A8" w:rsidRPr="00330EF4">
        <w:rPr>
          <w:rFonts w:cs="CMU Bright"/>
        </w:rPr>
        <w:t>. If the next shared location is after a</w:t>
      </w:r>
      <w:r w:rsidR="00154B8C" w:rsidRPr="00330EF4">
        <w:rPr>
          <w:rFonts w:cs="CMU Bright"/>
        </w:rPr>
        <w:t xml:space="preserve"> threshold tracking time</w:t>
      </w:r>
      <w:r w:rsidR="00491005" w:rsidRPr="00330EF4">
        <w:rPr>
          <w:rFonts w:cs="CMU Bright"/>
        </w:rPr>
        <w:t xml:space="preserve"> </w:t>
      </w:r>
      <w:r w:rsidR="00491005" w:rsidRPr="00330EF4">
        <w:rPr>
          <w:rFonts w:cs="CMU Bright"/>
          <w:i/>
        </w:rPr>
        <w:t>th_tck</w:t>
      </w:r>
      <w:r w:rsidR="001849A8" w:rsidRPr="00330EF4">
        <w:rPr>
          <w:rFonts w:cs="CMU Bright"/>
        </w:rPr>
        <w:t>, the last trajectory is broken and a new has been star</w:t>
      </w:r>
      <w:r w:rsidR="0000097E" w:rsidRPr="00330EF4">
        <w:rPr>
          <w:rFonts w:cs="CMU Bright"/>
        </w:rPr>
        <w:t>t</w:t>
      </w:r>
      <w:r w:rsidR="001849A8" w:rsidRPr="00330EF4">
        <w:rPr>
          <w:rFonts w:cs="CMU Bright"/>
        </w:rPr>
        <w:t>ed</w:t>
      </w:r>
      <w:r w:rsidR="00154B8C" w:rsidRPr="00330EF4">
        <w:rPr>
          <w:rFonts w:cs="CMU Bright"/>
        </w:rPr>
        <w:t xml:space="preserve">. This means, if there </w:t>
      </w:r>
      <w:r w:rsidR="00537E36" w:rsidRPr="00330EF4">
        <w:rPr>
          <w:rFonts w:cs="CMU Bright"/>
        </w:rPr>
        <w:t>have</w:t>
      </w:r>
      <w:r w:rsidR="00154B8C" w:rsidRPr="00330EF4">
        <w:rPr>
          <w:rFonts w:cs="CMU Bright"/>
        </w:rPr>
        <w:t xml:space="preserve"> been no new location coordinates received for a given time, the last point</w:t>
      </w:r>
      <w:r w:rsidR="00D23D71" w:rsidRPr="00330EF4">
        <w:rPr>
          <w:rFonts w:cs="CMU Bright"/>
        </w:rPr>
        <w:t xml:space="preserve"> in the previous trajectory </w:t>
      </w:r>
      <w:r w:rsidR="00154B8C" w:rsidRPr="00330EF4">
        <w:rPr>
          <w:rFonts w:cs="CMU Bright"/>
        </w:rPr>
        <w:t>is added as a stay-point and so is the next point received consequently</w:t>
      </w:r>
      <w:r w:rsidR="00D23D71" w:rsidRPr="00330EF4">
        <w:rPr>
          <w:rFonts w:cs="CMU Bright"/>
        </w:rPr>
        <w:t xml:space="preserve"> in the next trajectory</w:t>
      </w:r>
      <w:r w:rsidR="00154B8C" w:rsidRPr="00330EF4">
        <w:rPr>
          <w:rFonts w:cs="CMU Bright"/>
        </w:rPr>
        <w:t xml:space="preserve">. </w:t>
      </w:r>
      <w:r w:rsidR="00C750CF" w:rsidRPr="00330EF4">
        <w:rPr>
          <w:rFonts w:cs="CMU Bright"/>
        </w:rPr>
        <w:t xml:space="preserve">This ensures that the important locations are not missed even if the </w:t>
      </w:r>
      <w:r w:rsidR="00AD45F5" w:rsidRPr="00330EF4">
        <w:rPr>
          <w:rFonts w:cs="CMU Bright"/>
        </w:rPr>
        <w:t xml:space="preserve">location data is not present. Since, the location data </w:t>
      </w:r>
      <w:r w:rsidR="00A37286" w:rsidRPr="00330EF4">
        <w:rPr>
          <w:rFonts w:cs="CMU Bright"/>
        </w:rPr>
        <w:t>is</w:t>
      </w:r>
      <w:r w:rsidR="00AD45F5" w:rsidRPr="00330EF4">
        <w:rPr>
          <w:rFonts w:cs="CMU Bright"/>
        </w:rPr>
        <w:t xml:space="preserve"> often turned off at stable locations like “home” and “work”, this algorithm makes sure that these locations are not missed for future user movement analysis.</w:t>
      </w:r>
    </w:p>
    <w:p w14:paraId="46CD6AA0" w14:textId="2761B442" w:rsidR="00537E36" w:rsidRPr="00330EF4" w:rsidRDefault="00537E36" w:rsidP="003B78F0">
      <w:pPr>
        <w:pStyle w:val="Heading4"/>
        <w:spacing w:after="240"/>
        <w:ind w:firstLine="720"/>
        <w:rPr>
          <w:rFonts w:ascii="CMU Bright" w:hAnsi="CMU Bright" w:cs="CMU Bright"/>
          <w:i w:val="0"/>
          <w:color w:val="000000" w:themeColor="text1"/>
        </w:rPr>
      </w:pPr>
      <w:bookmarkStart w:id="154" w:name="_Toc530914328"/>
      <w:r w:rsidRPr="00330EF4">
        <w:rPr>
          <w:rFonts w:ascii="CMU Bright" w:hAnsi="CMU Bright" w:cs="CMU Bright"/>
          <w:i w:val="0"/>
          <w:color w:val="000000" w:themeColor="text1"/>
        </w:rPr>
        <w:t xml:space="preserve">4.4.2.2 </w:t>
      </w:r>
      <w:r w:rsidR="00F04150" w:rsidRPr="00330EF4">
        <w:rPr>
          <w:rFonts w:ascii="CMU Bright" w:hAnsi="CMU Bright" w:cs="CMU Bright"/>
          <w:i w:val="0"/>
          <w:color w:val="000000" w:themeColor="text1"/>
        </w:rPr>
        <w:t>Estimating</w:t>
      </w:r>
      <w:r w:rsidRPr="00330EF4">
        <w:rPr>
          <w:rFonts w:ascii="CMU Bright" w:hAnsi="CMU Bright" w:cs="CMU Bright"/>
          <w:i w:val="0"/>
          <w:color w:val="000000" w:themeColor="text1"/>
        </w:rPr>
        <w:t xml:space="preserve"> Arrival and Departure times </w:t>
      </w:r>
      <w:r w:rsidR="00976D0A" w:rsidRPr="00330EF4">
        <w:rPr>
          <w:rFonts w:ascii="CMU Bright" w:hAnsi="CMU Bright" w:cs="CMU Bright"/>
          <w:i w:val="0"/>
          <w:color w:val="000000" w:themeColor="text1"/>
        </w:rPr>
        <w:t>of</w:t>
      </w:r>
      <w:r w:rsidRPr="00330EF4">
        <w:rPr>
          <w:rFonts w:ascii="CMU Bright" w:hAnsi="CMU Bright" w:cs="CMU Bright"/>
          <w:i w:val="0"/>
          <w:color w:val="000000" w:themeColor="text1"/>
        </w:rPr>
        <w:t xml:space="preserve"> Stay-points</w:t>
      </w:r>
      <w:bookmarkEnd w:id="154"/>
    </w:p>
    <w:p w14:paraId="43514020" w14:textId="4AA7CBBC" w:rsidR="00B32EE8" w:rsidRPr="00330EF4" w:rsidRDefault="0095608D" w:rsidP="003B78F0">
      <w:pPr>
        <w:spacing w:after="240"/>
        <w:ind w:left="720"/>
        <w:rPr>
          <w:rFonts w:cs="CMU Bright"/>
        </w:rPr>
      </w:pPr>
      <w:r w:rsidRPr="00330EF4">
        <w:rPr>
          <w:rFonts w:cs="CMU Bright"/>
        </w:rPr>
        <w:t xml:space="preserve">After the collection of stay-points, the stay-points entering and leaving time </w:t>
      </w:r>
      <w:r w:rsidR="008E4E50" w:rsidRPr="00330EF4">
        <w:rPr>
          <w:rFonts w:cs="CMU Bright"/>
        </w:rPr>
        <w:t>is re</w:t>
      </w:r>
      <w:r w:rsidR="0021659E" w:rsidRPr="00330EF4">
        <w:rPr>
          <w:rFonts w:cs="CMU Bright"/>
        </w:rPr>
        <w:t>calculated</w:t>
      </w:r>
      <w:r w:rsidRPr="00330EF4">
        <w:rPr>
          <w:rFonts w:cs="CMU Bright"/>
        </w:rPr>
        <w:t xml:space="preserve">. This is done to estimate the time of leaving a stay-point </w:t>
      </w:r>
      <w:r w:rsidR="00DD7485" w:rsidRPr="00330EF4">
        <w:rPr>
          <w:rFonts w:cs="CMU Bright"/>
        </w:rPr>
        <w:t>and</w:t>
      </w:r>
      <w:r w:rsidRPr="00330EF4">
        <w:rPr>
          <w:rFonts w:cs="CMU Bright"/>
        </w:rPr>
        <w:t xml:space="preserve"> </w:t>
      </w:r>
      <w:r w:rsidR="00DD7485" w:rsidRPr="00330EF4">
        <w:rPr>
          <w:rFonts w:cs="CMU Bright"/>
        </w:rPr>
        <w:t xml:space="preserve">the </w:t>
      </w:r>
      <w:r w:rsidRPr="00330EF4">
        <w:rPr>
          <w:rFonts w:cs="CMU Bright"/>
        </w:rPr>
        <w:t xml:space="preserve">time of entering </w:t>
      </w:r>
      <w:r w:rsidR="00974DF2" w:rsidRPr="00330EF4">
        <w:rPr>
          <w:rFonts w:cs="CMU Bright"/>
        </w:rPr>
        <w:t>the next</w:t>
      </w:r>
      <w:r w:rsidRPr="00330EF4">
        <w:rPr>
          <w:rFonts w:cs="CMU Bright"/>
        </w:rPr>
        <w:t xml:space="preserve"> stay-point.</w:t>
      </w:r>
      <w:r w:rsidR="00974DF2" w:rsidRPr="00330EF4">
        <w:rPr>
          <w:rFonts w:cs="CMU Bright"/>
        </w:rPr>
        <w:t xml:space="preserve"> </w:t>
      </w:r>
    </w:p>
    <w:p w14:paraId="223FCF41" w14:textId="18C556E6" w:rsidR="002D2F5A" w:rsidRPr="00330EF4" w:rsidRDefault="002D2F5A" w:rsidP="003B78F0">
      <w:pPr>
        <w:spacing w:after="240"/>
        <w:ind w:left="720"/>
        <w:rPr>
          <w:rFonts w:cs="CMU Bright"/>
          <w:i/>
        </w:rPr>
      </w:pPr>
      <w:r w:rsidRPr="00330EF4">
        <w:rPr>
          <w:rFonts w:cs="CMU Bright"/>
          <w:i/>
        </w:rPr>
        <w:t>Case 1:</w:t>
      </w:r>
    </w:p>
    <w:p w14:paraId="4378DFC4" w14:textId="44E770F5" w:rsidR="00943FAB" w:rsidRPr="00330EF4" w:rsidRDefault="00974DF2" w:rsidP="003B78F0">
      <w:pPr>
        <w:spacing w:after="240"/>
        <w:ind w:left="720"/>
        <w:rPr>
          <w:rFonts w:cs="CMU Bright"/>
        </w:rPr>
      </w:pPr>
      <w:r w:rsidRPr="00330EF4">
        <w:rPr>
          <w:rFonts w:cs="CMU Bright"/>
        </w:rPr>
        <w:t>Let us understand this using an example</w:t>
      </w:r>
      <w:r w:rsidR="0015356F" w:rsidRPr="00330EF4">
        <w:rPr>
          <w:rFonts w:cs="CMU Bright"/>
        </w:rPr>
        <w:t xml:space="preserve"> as depicted in </w:t>
      </w:r>
      <w:r w:rsidR="0015356F" w:rsidRPr="00330EF4">
        <w:rPr>
          <w:rFonts w:cs="CMU Bright"/>
        </w:rPr>
        <w:fldChar w:fldCharType="begin"/>
      </w:r>
      <w:r w:rsidR="0015356F" w:rsidRPr="00330EF4">
        <w:rPr>
          <w:rFonts w:cs="CMU Bright"/>
        </w:rPr>
        <w:instrText xml:space="preserve"> REF _Ref528519767 \h </w:instrText>
      </w:r>
      <w:r w:rsidR="00434170" w:rsidRPr="00330EF4">
        <w:rPr>
          <w:rFonts w:cs="CMU Bright"/>
        </w:rPr>
        <w:instrText xml:space="preserve"> \* MERGEFORMAT </w:instrText>
      </w:r>
      <w:r w:rsidR="0015356F" w:rsidRPr="00330EF4">
        <w:rPr>
          <w:rFonts w:cs="CMU Bright"/>
        </w:rPr>
      </w:r>
      <w:r w:rsidR="0015356F" w:rsidRPr="00330EF4">
        <w:rPr>
          <w:rFonts w:cs="CMU Bright"/>
        </w:rPr>
        <w:fldChar w:fldCharType="separate"/>
      </w:r>
      <w:r w:rsidR="009C4FE4" w:rsidRPr="00330EF4">
        <w:rPr>
          <w:rFonts w:cs="CMU Bright"/>
        </w:rPr>
        <w:t xml:space="preserve">Figure </w:t>
      </w:r>
      <w:r w:rsidR="009C4FE4">
        <w:rPr>
          <w:rFonts w:cs="CMU Bright"/>
          <w:noProof/>
        </w:rPr>
        <w:t>13</w:t>
      </w:r>
      <w:r w:rsidR="0015356F" w:rsidRPr="00330EF4">
        <w:rPr>
          <w:rFonts w:cs="CMU Bright"/>
        </w:rPr>
        <w:fldChar w:fldCharType="end"/>
      </w:r>
      <w:r w:rsidRPr="00330EF4">
        <w:rPr>
          <w:rFonts w:cs="CMU Bright"/>
        </w:rPr>
        <w:t xml:space="preserve">. </w:t>
      </w:r>
      <w:r w:rsidR="00531202" w:rsidRPr="00330EF4">
        <w:rPr>
          <w:rFonts w:cs="CMU Bright"/>
        </w:rPr>
        <w:t xml:space="preserve">In this example, we consider the distance threshold </w:t>
      </w:r>
      <w:r w:rsidR="00FE0BFA" w:rsidRPr="00330EF4">
        <w:rPr>
          <w:rFonts w:cs="CMU Bright"/>
          <w:i/>
        </w:rPr>
        <w:t>th_d</w:t>
      </w:r>
      <w:r w:rsidR="00531202" w:rsidRPr="00330EF4">
        <w:rPr>
          <w:rFonts w:cs="CMU Bright"/>
        </w:rPr>
        <w:t xml:space="preserve"> to be 200 meters</w:t>
      </w:r>
      <w:r w:rsidR="00451978" w:rsidRPr="00330EF4">
        <w:rPr>
          <w:rFonts w:cs="CMU Bright"/>
        </w:rPr>
        <w:t xml:space="preserve"> or 0.2 kms</w:t>
      </w:r>
      <w:r w:rsidR="00531202" w:rsidRPr="00330EF4">
        <w:rPr>
          <w:rFonts w:cs="CMU Bright"/>
        </w:rPr>
        <w:t xml:space="preserve">. </w:t>
      </w:r>
      <w:r w:rsidRPr="00330EF4">
        <w:rPr>
          <w:rFonts w:cs="CMU Bright"/>
        </w:rPr>
        <w:t xml:space="preserve">For instance, user is reported to be at “home” location at 7am and then the next stay-point is found to be “work” location at 8 am. </w:t>
      </w:r>
      <w:r w:rsidR="00943FAB" w:rsidRPr="00330EF4">
        <w:rPr>
          <w:rFonts w:cs="CMU Bright"/>
        </w:rPr>
        <w:t>The departure time from “home” and arrival time at “work” can be estimated.</w:t>
      </w:r>
    </w:p>
    <w:p w14:paraId="05199A9E" w14:textId="11CE970D" w:rsidR="00974DF2" w:rsidRPr="00330EF4" w:rsidRDefault="00B03181" w:rsidP="003B78F0">
      <w:pPr>
        <w:spacing w:after="240"/>
        <w:ind w:left="720"/>
        <w:rPr>
          <w:rFonts w:cs="CMU Bright"/>
        </w:rPr>
      </w:pPr>
      <w:r w:rsidRPr="00330EF4">
        <w:rPr>
          <w:rFonts w:cs="CMU Bright"/>
        </w:rPr>
        <w:t>Furthermore</w:t>
      </w:r>
      <w:r w:rsidR="00974DF2" w:rsidRPr="00330EF4">
        <w:rPr>
          <w:rFonts w:cs="CMU Bright"/>
        </w:rPr>
        <w:t>,</w:t>
      </w:r>
      <w:r w:rsidR="006E6F21" w:rsidRPr="00330EF4">
        <w:rPr>
          <w:rFonts w:cs="CMU Bright"/>
        </w:rPr>
        <w:t xml:space="preserve"> in </w:t>
      </w:r>
      <w:r w:rsidR="006E6F21" w:rsidRPr="00330EF4">
        <w:rPr>
          <w:rFonts w:cs="CMU Bright"/>
        </w:rPr>
        <w:fldChar w:fldCharType="begin"/>
      </w:r>
      <w:r w:rsidR="006E6F21" w:rsidRPr="00330EF4">
        <w:rPr>
          <w:rFonts w:cs="CMU Bright"/>
        </w:rPr>
        <w:instrText xml:space="preserve"> REF _Ref528519767 \h </w:instrText>
      </w:r>
      <w:r w:rsidR="004E07A2" w:rsidRPr="00330EF4">
        <w:rPr>
          <w:rFonts w:cs="CMU Bright"/>
        </w:rPr>
        <w:instrText xml:space="preserve"> \* MERGEFORMAT </w:instrText>
      </w:r>
      <w:r w:rsidR="006E6F21" w:rsidRPr="00330EF4">
        <w:rPr>
          <w:rFonts w:cs="CMU Bright"/>
        </w:rPr>
      </w:r>
      <w:r w:rsidR="006E6F21" w:rsidRPr="00330EF4">
        <w:rPr>
          <w:rFonts w:cs="CMU Bright"/>
        </w:rPr>
        <w:fldChar w:fldCharType="separate"/>
      </w:r>
      <w:r w:rsidR="009C4FE4" w:rsidRPr="00330EF4">
        <w:rPr>
          <w:rFonts w:cs="CMU Bright"/>
        </w:rPr>
        <w:t xml:space="preserve">Figure </w:t>
      </w:r>
      <w:r w:rsidR="009C4FE4">
        <w:rPr>
          <w:rFonts w:cs="CMU Bright"/>
          <w:noProof/>
        </w:rPr>
        <w:t>13</w:t>
      </w:r>
      <w:r w:rsidR="006E6F21" w:rsidRPr="00330EF4">
        <w:rPr>
          <w:rFonts w:cs="CMU Bright"/>
        </w:rPr>
        <w:fldChar w:fldCharType="end"/>
      </w:r>
      <w:r w:rsidR="003653DD" w:rsidRPr="00330EF4">
        <w:rPr>
          <w:rFonts w:cs="CMU Bright"/>
        </w:rPr>
        <w:t>, the</w:t>
      </w:r>
      <w:r w:rsidR="00974DF2" w:rsidRPr="00330EF4">
        <w:rPr>
          <w:rFonts w:cs="CMU Bright"/>
        </w:rPr>
        <w:t xml:space="preserve"> distance between these two locations is </w:t>
      </w:r>
      <w:r w:rsidR="004408F1" w:rsidRPr="00330EF4">
        <w:rPr>
          <w:rFonts w:cs="CMU Bright"/>
          <w:i/>
        </w:rPr>
        <w:t>x</w:t>
      </w:r>
      <w:r w:rsidR="00974DF2" w:rsidRPr="00330EF4">
        <w:rPr>
          <w:rFonts w:cs="CMU Bright"/>
        </w:rPr>
        <w:t xml:space="preserve"> kms, which is easy to calculate as the “home” location coordinates and “work” location coordinates are known. </w:t>
      </w:r>
      <w:r w:rsidR="007F4110" w:rsidRPr="00330EF4">
        <w:rPr>
          <w:rFonts w:cs="CMU Bright"/>
        </w:rPr>
        <w:t xml:space="preserve">Let’s consider the distance </w:t>
      </w:r>
      <w:r w:rsidR="00FE0BFA" w:rsidRPr="00330EF4">
        <w:rPr>
          <w:rFonts w:cs="CMU Bright"/>
          <w:i/>
        </w:rPr>
        <w:t>d</w:t>
      </w:r>
      <w:r w:rsidR="00FE0BFA" w:rsidRPr="00330EF4">
        <w:rPr>
          <w:rFonts w:cs="CMU Bright"/>
        </w:rPr>
        <w:t xml:space="preserve"> </w:t>
      </w:r>
      <w:r w:rsidR="007F4110" w:rsidRPr="00330EF4">
        <w:rPr>
          <w:rFonts w:cs="CMU Bright"/>
        </w:rPr>
        <w:t xml:space="preserve">to be 6 kms between “home” and “work” location. </w:t>
      </w:r>
      <w:r w:rsidR="00974DF2" w:rsidRPr="00330EF4">
        <w:rPr>
          <w:rFonts w:cs="CMU Bright"/>
        </w:rPr>
        <w:t xml:space="preserve">The time difference </w:t>
      </w:r>
      <w:r w:rsidR="004408F1" w:rsidRPr="00330EF4">
        <w:rPr>
          <w:rFonts w:cs="CMU Bright"/>
          <w:i/>
        </w:rPr>
        <w:t>t</w:t>
      </w:r>
      <w:r w:rsidR="004408F1" w:rsidRPr="00330EF4">
        <w:rPr>
          <w:rFonts w:cs="CMU Bright"/>
        </w:rPr>
        <w:t xml:space="preserve"> </w:t>
      </w:r>
      <w:r w:rsidR="00974DF2" w:rsidRPr="00330EF4">
        <w:rPr>
          <w:rFonts w:cs="CMU Bright"/>
        </w:rPr>
        <w:t xml:space="preserve">between the two points “home” and “work” is also known, which is 1 hour in this example. This information helps us to estimate the actual leaving time from “home” location and actual arriving time at “work” location. The speed of user </w:t>
      </w:r>
      <w:r w:rsidR="00974DF2" w:rsidRPr="00330EF4">
        <w:rPr>
          <w:rFonts w:cs="CMU Bright"/>
          <w:i/>
        </w:rPr>
        <w:t>spd</w:t>
      </w:r>
      <w:r w:rsidR="00974DF2" w:rsidRPr="00330EF4">
        <w:rPr>
          <w:rFonts w:cs="CMU Bright"/>
        </w:rPr>
        <w:t xml:space="preserve"> can be calculated as (</w:t>
      </w:r>
      <w:r w:rsidR="0046069E" w:rsidRPr="00330EF4">
        <w:rPr>
          <w:rFonts w:cs="CMU Bright"/>
          <w:i/>
        </w:rPr>
        <w:t>x</w:t>
      </w:r>
      <w:r w:rsidR="002B7BAE" w:rsidRPr="00330EF4">
        <w:rPr>
          <w:rFonts w:cs="CMU Bright"/>
          <w:i/>
        </w:rPr>
        <w:t xml:space="preserve"> </w:t>
      </w:r>
      <w:r w:rsidR="00974DF2" w:rsidRPr="00330EF4">
        <w:rPr>
          <w:rFonts w:cs="CMU Bright"/>
        </w:rPr>
        <w:t xml:space="preserve">kms / </w:t>
      </w:r>
      <w:r w:rsidR="004B6156" w:rsidRPr="00330EF4">
        <w:rPr>
          <w:rFonts w:cs="CMU Bright"/>
          <w:i/>
        </w:rPr>
        <w:t>t</w:t>
      </w:r>
      <w:r w:rsidR="00974DF2" w:rsidRPr="00330EF4">
        <w:rPr>
          <w:rFonts w:cs="CMU Bright"/>
        </w:rPr>
        <w:t xml:space="preserve"> minutes) i.e. (</w:t>
      </w:r>
      <w:r w:rsidR="00531202" w:rsidRPr="00330EF4">
        <w:rPr>
          <w:rFonts w:cs="CMU Bright"/>
        </w:rPr>
        <w:t>6</w:t>
      </w:r>
      <w:r w:rsidR="00974DF2" w:rsidRPr="00330EF4">
        <w:rPr>
          <w:rFonts w:cs="CMU Bright"/>
        </w:rPr>
        <w:t>/60) kms/mins</w:t>
      </w:r>
      <w:r w:rsidR="00531202" w:rsidRPr="00330EF4">
        <w:rPr>
          <w:rFonts w:cs="CMU Bright"/>
        </w:rPr>
        <w:t xml:space="preserve"> or 0.1 kms/mins</w:t>
      </w:r>
      <w:r w:rsidR="00974DF2" w:rsidRPr="00330EF4">
        <w:rPr>
          <w:rFonts w:cs="CMU Bright"/>
        </w:rPr>
        <w:t xml:space="preserve">. Now, the </w:t>
      </w:r>
      <w:r w:rsidR="00451978" w:rsidRPr="00330EF4">
        <w:rPr>
          <w:rFonts w:cs="CMU Bright"/>
        </w:rPr>
        <w:t xml:space="preserve">delta </w:t>
      </w:r>
      <w:r w:rsidR="00974DF2" w:rsidRPr="00330EF4">
        <w:rPr>
          <w:rFonts w:cs="CMU Bright"/>
        </w:rPr>
        <w:t xml:space="preserve">time is calculated as </w:t>
      </w:r>
      <w:r w:rsidR="007D296F" w:rsidRPr="00330EF4">
        <w:rPr>
          <w:rFonts w:cs="CMU Bright"/>
        </w:rPr>
        <w:t>minimum(</w:t>
      </w:r>
      <w:r w:rsidR="00FE0BFA" w:rsidRPr="00330EF4">
        <w:rPr>
          <w:rFonts w:cs="CMU Bright"/>
          <w:i/>
        </w:rPr>
        <w:t>th_d</w:t>
      </w:r>
      <w:r w:rsidR="00974DF2" w:rsidRPr="00330EF4">
        <w:rPr>
          <w:rFonts w:cs="CMU Bright"/>
        </w:rPr>
        <w:t>,</w:t>
      </w:r>
      <w:r w:rsidR="00531202" w:rsidRPr="00330EF4">
        <w:rPr>
          <w:rFonts w:cs="CMU Bright"/>
        </w:rPr>
        <w:t xml:space="preserve"> </w:t>
      </w:r>
      <w:r w:rsidR="00531202" w:rsidRPr="00330EF4">
        <w:rPr>
          <w:rFonts w:cs="CMU Bright"/>
          <w:i/>
        </w:rPr>
        <w:t>d</w:t>
      </w:r>
      <w:r w:rsidR="00974DF2" w:rsidRPr="00330EF4">
        <w:rPr>
          <w:rFonts w:cs="CMU Bright"/>
        </w:rPr>
        <w:t>)/</w:t>
      </w:r>
      <w:r w:rsidR="00531202" w:rsidRPr="00330EF4">
        <w:rPr>
          <w:rFonts w:cs="CMU Bright"/>
          <w:i/>
        </w:rPr>
        <w:t>spd</w:t>
      </w:r>
      <w:r w:rsidR="00531202" w:rsidRPr="00330EF4">
        <w:rPr>
          <w:rFonts w:cs="CMU Bright"/>
        </w:rPr>
        <w:t xml:space="preserve"> i.e. </w:t>
      </w:r>
      <w:r w:rsidR="00451978" w:rsidRPr="00330EF4">
        <w:rPr>
          <w:rFonts w:cs="CMU Bright"/>
        </w:rPr>
        <w:t xml:space="preserve">minimum(0.2, 6)/0.6 </w:t>
      </w:r>
      <w:r w:rsidR="00E976BA" w:rsidRPr="00330EF4">
        <w:rPr>
          <w:rFonts w:cs="CMU Bright"/>
        </w:rPr>
        <w:t>or 0.33 minutes. This delta time is added in the departure time</w:t>
      </w:r>
      <w:r w:rsidR="007D4A5B" w:rsidRPr="00330EF4">
        <w:rPr>
          <w:rFonts w:cs="CMU Bright"/>
        </w:rPr>
        <w:t xml:space="preserve"> of “home” location</w:t>
      </w:r>
      <w:r w:rsidR="00E976BA" w:rsidRPr="00330EF4">
        <w:rPr>
          <w:rFonts w:cs="CMU Bright"/>
        </w:rPr>
        <w:t xml:space="preserve"> and subtracted from the arrival time</w:t>
      </w:r>
      <w:r w:rsidR="007D4A5B" w:rsidRPr="00330EF4">
        <w:rPr>
          <w:rFonts w:cs="CMU Bright"/>
        </w:rPr>
        <w:t xml:space="preserve"> of “work” location</w:t>
      </w:r>
      <w:r w:rsidR="00E976BA" w:rsidRPr="00330EF4">
        <w:rPr>
          <w:rFonts w:cs="CMU Bright"/>
        </w:rPr>
        <w:t xml:space="preserve">. </w:t>
      </w:r>
      <w:r w:rsidR="0001116B" w:rsidRPr="00330EF4">
        <w:rPr>
          <w:rFonts w:cs="CMU Bright"/>
        </w:rPr>
        <w:t>So,</w:t>
      </w:r>
      <w:r w:rsidR="00531202" w:rsidRPr="00330EF4">
        <w:rPr>
          <w:rFonts w:cs="CMU Bright"/>
        </w:rPr>
        <w:t xml:space="preserve"> </w:t>
      </w:r>
      <w:r w:rsidR="00E976BA" w:rsidRPr="00330EF4">
        <w:rPr>
          <w:rFonts w:cs="CMU Bright"/>
        </w:rPr>
        <w:t xml:space="preserve">the estimated departure time at “home” location is 7am + delta time i.e. 7am + 0.33 minutes and the estimated arrival time at “work” locations is 8am – </w:t>
      </w:r>
      <w:r w:rsidR="007E40CF" w:rsidRPr="00330EF4">
        <w:rPr>
          <w:rFonts w:cs="CMU Bright"/>
        </w:rPr>
        <w:t xml:space="preserve">delta time i.e. 8am - </w:t>
      </w:r>
      <w:r w:rsidR="00E976BA" w:rsidRPr="00330EF4">
        <w:rPr>
          <w:rFonts w:cs="CMU Bright"/>
        </w:rPr>
        <w:t xml:space="preserve">0.33 minutes. </w:t>
      </w:r>
    </w:p>
    <w:p w14:paraId="65969819" w14:textId="015B042F" w:rsidR="00CF71AD" w:rsidRPr="00330EF4" w:rsidRDefault="00CF71AD" w:rsidP="00EC688E">
      <w:pPr>
        <w:ind w:left="720"/>
        <w:rPr>
          <w:rFonts w:cs="CMU Bright"/>
        </w:rPr>
      </w:pPr>
      <w:r w:rsidRPr="00330EF4">
        <w:rPr>
          <w:rFonts w:cs="CMU Bright"/>
          <w:noProof/>
        </w:rPr>
        <w:drawing>
          <wp:inline distT="0" distB="0" distL="0" distR="0" wp14:anchorId="5CE7AD79" wp14:editId="1F414C28">
            <wp:extent cx="5375564" cy="83496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6367" cy="845965"/>
                    </a:xfrm>
                    <a:prstGeom prst="rect">
                      <a:avLst/>
                    </a:prstGeom>
                  </pic:spPr>
                </pic:pic>
              </a:graphicData>
            </a:graphic>
          </wp:inline>
        </w:drawing>
      </w:r>
    </w:p>
    <w:p w14:paraId="1BBC27EA" w14:textId="5DCB1E4A" w:rsidR="0015356F" w:rsidRPr="00330EF4" w:rsidRDefault="0015356F" w:rsidP="00EC688E">
      <w:pPr>
        <w:pStyle w:val="Caption"/>
        <w:jc w:val="center"/>
        <w:rPr>
          <w:rFonts w:cs="CMU Bright"/>
          <w:color w:val="auto"/>
        </w:rPr>
      </w:pPr>
      <w:bookmarkStart w:id="155" w:name="_Ref528519767"/>
      <w:bookmarkStart w:id="156" w:name="_Ref528519739"/>
      <w:bookmarkStart w:id="157" w:name="_Toc529179985"/>
      <w:bookmarkStart w:id="158" w:name="_Toc53091437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13</w:t>
      </w:r>
      <w:r w:rsidRPr="00330EF4">
        <w:rPr>
          <w:rFonts w:cs="CMU Bright"/>
          <w:color w:val="auto"/>
        </w:rPr>
        <w:fldChar w:fldCharType="end"/>
      </w:r>
      <w:bookmarkEnd w:id="155"/>
      <w:r w:rsidRPr="00330EF4">
        <w:rPr>
          <w:rFonts w:cs="CMU Bright"/>
          <w:color w:val="auto"/>
        </w:rPr>
        <w:t xml:space="preserve"> Example 1 of missing data</w:t>
      </w:r>
      <w:bookmarkEnd w:id="156"/>
      <w:bookmarkEnd w:id="157"/>
      <w:bookmarkEnd w:id="158"/>
    </w:p>
    <w:p w14:paraId="7C803068" w14:textId="2BB7C6C0" w:rsidR="00AB0B21" w:rsidRPr="00330EF4" w:rsidRDefault="00AB0B21" w:rsidP="00EC688E">
      <w:pPr>
        <w:ind w:left="720"/>
        <w:rPr>
          <w:rFonts w:cs="CMU Bright"/>
          <w:i/>
        </w:rPr>
      </w:pPr>
      <w:r w:rsidRPr="00330EF4">
        <w:rPr>
          <w:rFonts w:cs="CMU Bright"/>
          <w:i/>
        </w:rPr>
        <w:t>Case 2:</w:t>
      </w:r>
    </w:p>
    <w:p w14:paraId="07D99A57" w14:textId="0672D0D4" w:rsidR="00AF2B04" w:rsidRPr="00330EF4" w:rsidRDefault="00B03181" w:rsidP="00EC688E">
      <w:pPr>
        <w:ind w:left="720"/>
        <w:rPr>
          <w:rFonts w:cs="CMU Bright"/>
        </w:rPr>
      </w:pPr>
      <w:r w:rsidRPr="00330EF4">
        <w:rPr>
          <w:rFonts w:cs="CMU Bright"/>
        </w:rPr>
        <w:lastRenderedPageBreak/>
        <w:t xml:space="preserve">Although, </w:t>
      </w:r>
      <w:r w:rsidR="00585BFA" w:rsidRPr="00330EF4">
        <w:rPr>
          <w:rFonts w:cs="CMU Bright"/>
        </w:rPr>
        <w:t>there could be the case where the user is no</w:t>
      </w:r>
      <w:r w:rsidR="00563A30" w:rsidRPr="00330EF4">
        <w:rPr>
          <w:rFonts w:cs="CMU Bright"/>
        </w:rPr>
        <w:t>t</w:t>
      </w:r>
      <w:r w:rsidR="00585BFA" w:rsidRPr="00330EF4">
        <w:rPr>
          <w:rFonts w:cs="CMU Bright"/>
        </w:rPr>
        <w:t xml:space="preserve"> travelling or moving from one location to another, but rather </w:t>
      </w:r>
      <w:r w:rsidR="00437CFD" w:rsidRPr="00330EF4">
        <w:rPr>
          <w:rFonts w:cs="CMU Bright"/>
        </w:rPr>
        <w:t>the user</w:t>
      </w:r>
      <w:r w:rsidR="00585BFA" w:rsidRPr="00330EF4">
        <w:rPr>
          <w:rFonts w:cs="CMU Bright"/>
        </w:rPr>
        <w:t xml:space="preserve"> stays at a </w:t>
      </w:r>
      <w:r w:rsidR="00F56396" w:rsidRPr="00330EF4">
        <w:rPr>
          <w:rFonts w:cs="CMU Bright"/>
        </w:rPr>
        <w:t>location</w:t>
      </w:r>
      <w:r w:rsidR="00585BFA" w:rsidRPr="00330EF4">
        <w:rPr>
          <w:rFonts w:cs="CMU Bright"/>
        </w:rPr>
        <w:t xml:space="preserve"> after some missing data. </w:t>
      </w:r>
      <w:r w:rsidR="0015356F" w:rsidRPr="00330EF4">
        <w:rPr>
          <w:rFonts w:cs="CMU Bright"/>
        </w:rPr>
        <w:t xml:space="preserve">Consider the example shown in </w:t>
      </w:r>
      <w:r w:rsidR="0015356F" w:rsidRPr="00330EF4">
        <w:rPr>
          <w:rFonts w:cs="CMU Bright"/>
        </w:rPr>
        <w:fldChar w:fldCharType="begin"/>
      </w:r>
      <w:r w:rsidR="0015356F" w:rsidRPr="00330EF4">
        <w:rPr>
          <w:rFonts w:cs="CMU Bright"/>
        </w:rPr>
        <w:instrText xml:space="preserve"> REF _Ref528519789 \h </w:instrText>
      </w:r>
      <w:r w:rsidR="00434170" w:rsidRPr="00330EF4">
        <w:rPr>
          <w:rFonts w:cs="CMU Bright"/>
        </w:rPr>
        <w:instrText xml:space="preserve"> \* MERGEFORMAT </w:instrText>
      </w:r>
      <w:r w:rsidR="0015356F" w:rsidRPr="00330EF4">
        <w:rPr>
          <w:rFonts w:cs="CMU Bright"/>
        </w:rPr>
      </w:r>
      <w:r w:rsidR="0015356F" w:rsidRPr="00330EF4">
        <w:rPr>
          <w:rFonts w:cs="CMU Bright"/>
        </w:rPr>
        <w:fldChar w:fldCharType="separate"/>
      </w:r>
      <w:r w:rsidR="009C4FE4" w:rsidRPr="00330EF4">
        <w:rPr>
          <w:rFonts w:cs="CMU Bright"/>
        </w:rPr>
        <w:t xml:space="preserve">Figure </w:t>
      </w:r>
      <w:r w:rsidR="009C4FE4">
        <w:rPr>
          <w:rFonts w:cs="CMU Bright"/>
          <w:noProof/>
        </w:rPr>
        <w:t>14</w:t>
      </w:r>
      <w:r w:rsidR="0015356F" w:rsidRPr="00330EF4">
        <w:rPr>
          <w:rFonts w:cs="CMU Bright"/>
        </w:rPr>
        <w:fldChar w:fldCharType="end"/>
      </w:r>
      <w:r w:rsidR="0015356F" w:rsidRPr="00330EF4">
        <w:rPr>
          <w:rFonts w:cs="CMU Bright"/>
        </w:rPr>
        <w:t xml:space="preserve"> where</w:t>
      </w:r>
      <w:r w:rsidR="00AF2B04" w:rsidRPr="00330EF4">
        <w:rPr>
          <w:rFonts w:cs="CMU Bright"/>
        </w:rPr>
        <w:t xml:space="preserve"> user has shared his/her location at “home” at 18:00</w:t>
      </w:r>
      <w:r w:rsidR="00463E1D" w:rsidRPr="00330EF4">
        <w:rPr>
          <w:rFonts w:cs="CMU Bright"/>
        </w:rPr>
        <w:t xml:space="preserve"> and now the location data is not shared for some reason</w:t>
      </w:r>
      <w:r w:rsidR="00EB40D7" w:rsidRPr="00330EF4">
        <w:rPr>
          <w:rFonts w:cs="CMU Bright"/>
        </w:rPr>
        <w:t xml:space="preserve"> for the next few hours</w:t>
      </w:r>
      <w:r w:rsidR="00463E1D" w:rsidRPr="00330EF4">
        <w:rPr>
          <w:rFonts w:cs="CMU Bright"/>
        </w:rPr>
        <w:t xml:space="preserve">. The next location shared is again “home” location at 06:00 the next day. The missing location data is most likely the “home” location for the entire </w:t>
      </w:r>
      <w:r w:rsidR="0037662C" w:rsidRPr="00330EF4">
        <w:rPr>
          <w:rFonts w:cs="CMU Bright"/>
        </w:rPr>
        <w:t>time-slot</w:t>
      </w:r>
      <w:r w:rsidR="00463E1D" w:rsidRPr="00330EF4">
        <w:rPr>
          <w:rFonts w:cs="CMU Bright"/>
        </w:rPr>
        <w:t>s between 18:00 on th</w:t>
      </w:r>
      <w:r w:rsidR="00F847F4" w:rsidRPr="00330EF4">
        <w:rPr>
          <w:rFonts w:cs="CMU Bright"/>
        </w:rPr>
        <w:t>is</w:t>
      </w:r>
      <w:r w:rsidR="00463E1D" w:rsidRPr="00330EF4">
        <w:rPr>
          <w:rFonts w:cs="CMU Bright"/>
        </w:rPr>
        <w:t xml:space="preserve"> day t</w:t>
      </w:r>
      <w:r w:rsidR="002E5313" w:rsidRPr="00330EF4">
        <w:rPr>
          <w:rFonts w:cs="CMU Bright"/>
        </w:rPr>
        <w:t>ill</w:t>
      </w:r>
      <w:r w:rsidR="00463E1D" w:rsidRPr="00330EF4">
        <w:rPr>
          <w:rFonts w:cs="CMU Bright"/>
        </w:rPr>
        <w:t xml:space="preserve"> 6:00 on the next day, </w:t>
      </w:r>
      <w:r w:rsidR="00DB64BB" w:rsidRPr="00330EF4">
        <w:rPr>
          <w:rFonts w:cs="CMU Bright"/>
        </w:rPr>
        <w:t xml:space="preserve">Since the distance between these two points is 0, the speed </w:t>
      </w:r>
      <w:r w:rsidR="00DB64BB" w:rsidRPr="00330EF4">
        <w:rPr>
          <w:rFonts w:cs="CMU Bright"/>
          <w:i/>
        </w:rPr>
        <w:t xml:space="preserve">spd </w:t>
      </w:r>
      <w:r w:rsidR="002B7028" w:rsidRPr="00330EF4">
        <w:rPr>
          <w:rFonts w:cs="CMU Bright"/>
        </w:rPr>
        <w:t xml:space="preserve">of travel </w:t>
      </w:r>
      <w:r w:rsidR="00DB64BB" w:rsidRPr="00330EF4">
        <w:rPr>
          <w:rFonts w:cs="CMU Bright"/>
        </w:rPr>
        <w:t>will also results in 0</w:t>
      </w:r>
      <w:r w:rsidR="000D5221" w:rsidRPr="00330EF4">
        <w:rPr>
          <w:rFonts w:cs="CMU Bright"/>
        </w:rPr>
        <w:t xml:space="preserve"> km/hour</w:t>
      </w:r>
      <w:r w:rsidR="00DB64BB" w:rsidRPr="00330EF4">
        <w:rPr>
          <w:rFonts w:cs="CMU Bright"/>
        </w:rPr>
        <w:t>. Now, the estimated time of being at “home” location is recalculated.</w:t>
      </w:r>
      <w:r w:rsidR="003A5A67" w:rsidRPr="00330EF4">
        <w:rPr>
          <w:rFonts w:cs="CMU Bright"/>
        </w:rPr>
        <w:t xml:space="preserve"> The time difference between the two </w:t>
      </w:r>
      <w:r w:rsidR="00D67ABD" w:rsidRPr="00330EF4">
        <w:rPr>
          <w:rFonts w:cs="CMU Bright"/>
        </w:rPr>
        <w:t xml:space="preserve">known </w:t>
      </w:r>
      <w:r w:rsidR="003A5A67" w:rsidRPr="00330EF4">
        <w:rPr>
          <w:rFonts w:cs="CMU Bright"/>
        </w:rPr>
        <w:t>points is 12 hours.</w:t>
      </w:r>
      <w:r w:rsidR="00DB64BB" w:rsidRPr="00330EF4">
        <w:rPr>
          <w:rFonts w:cs="CMU Bright"/>
        </w:rPr>
        <w:t xml:space="preserve"> The time of leaving “home” location is </w:t>
      </w:r>
      <w:r w:rsidR="003A5A67" w:rsidRPr="00330EF4">
        <w:rPr>
          <w:rFonts w:cs="CMU Bright"/>
        </w:rPr>
        <w:t>re</w:t>
      </w:r>
      <w:r w:rsidR="00DB64BB" w:rsidRPr="00330EF4">
        <w:rPr>
          <w:rFonts w:cs="CMU Bright"/>
        </w:rPr>
        <w:t>calculated a</w:t>
      </w:r>
      <w:r w:rsidR="003A5A67" w:rsidRPr="00330EF4">
        <w:rPr>
          <w:rFonts w:cs="CMU Bright"/>
        </w:rPr>
        <w:t>s</w:t>
      </w:r>
      <w:r w:rsidR="00DB64BB" w:rsidRPr="00330EF4">
        <w:rPr>
          <w:rFonts w:cs="CMU Bright"/>
        </w:rPr>
        <w:t xml:space="preserve"> </w:t>
      </w:r>
      <w:r w:rsidR="00DB32A7" w:rsidRPr="00330EF4">
        <w:rPr>
          <w:rFonts w:cs="CMU Bright"/>
        </w:rPr>
        <w:t>(</w:t>
      </w:r>
      <w:r w:rsidR="00DB64BB" w:rsidRPr="00330EF4">
        <w:rPr>
          <w:rFonts w:cs="CMU Bright"/>
        </w:rPr>
        <w:t xml:space="preserve">18:00 + </w:t>
      </w:r>
      <w:r w:rsidR="003A5A67" w:rsidRPr="00330EF4">
        <w:rPr>
          <w:rFonts w:cs="CMU Bright"/>
        </w:rPr>
        <w:t>12/2</w:t>
      </w:r>
      <w:r w:rsidR="00DB32A7" w:rsidRPr="00330EF4">
        <w:rPr>
          <w:rFonts w:cs="CMU Bright"/>
        </w:rPr>
        <w:t>)</w:t>
      </w:r>
      <w:r w:rsidR="003A5A67" w:rsidRPr="00330EF4">
        <w:rPr>
          <w:rFonts w:cs="CMU Bright"/>
        </w:rPr>
        <w:t xml:space="preserve"> i.e. at 00:00 on this day and the time of arriving at “home” location for the next day is </w:t>
      </w:r>
      <w:r w:rsidR="007F73E3" w:rsidRPr="00330EF4">
        <w:rPr>
          <w:rFonts w:cs="CMU Bright"/>
        </w:rPr>
        <w:t>(</w:t>
      </w:r>
      <w:r w:rsidR="003A5A67" w:rsidRPr="00330EF4">
        <w:rPr>
          <w:rFonts w:cs="CMU Bright"/>
        </w:rPr>
        <w:t>06:00 – 12/2</w:t>
      </w:r>
      <w:r w:rsidR="007F73E3" w:rsidRPr="00330EF4">
        <w:rPr>
          <w:rFonts w:cs="CMU Bright"/>
        </w:rPr>
        <w:t>)</w:t>
      </w:r>
      <w:r w:rsidR="003A5A67" w:rsidRPr="00330EF4">
        <w:rPr>
          <w:rFonts w:cs="CMU Bright"/>
        </w:rPr>
        <w:t xml:space="preserve"> i.e. at 00:00 on the next day.</w:t>
      </w:r>
      <w:r w:rsidR="00CE6563" w:rsidRPr="00330EF4">
        <w:rPr>
          <w:rFonts w:cs="CMU Bright"/>
        </w:rPr>
        <w:t xml:space="preserve"> In other words, it is estimated that the user stayed at “home” location for this period. </w:t>
      </w:r>
    </w:p>
    <w:p w14:paraId="5A14B8AD" w14:textId="402FD64A" w:rsidR="00165982" w:rsidRPr="00330EF4" w:rsidRDefault="00A611F1" w:rsidP="00EC688E">
      <w:pPr>
        <w:ind w:left="720"/>
        <w:rPr>
          <w:rFonts w:cs="CMU Bright"/>
        </w:rPr>
      </w:pPr>
      <w:r w:rsidRPr="00330EF4">
        <w:rPr>
          <w:rFonts w:cs="CMU Bright"/>
          <w:noProof/>
        </w:rPr>
        <w:drawing>
          <wp:inline distT="0" distB="0" distL="0" distR="0" wp14:anchorId="063CA5A9" wp14:editId="2538738E">
            <wp:extent cx="5327073" cy="1157616"/>
            <wp:effectExtent l="0" t="0" r="698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7380" cy="1177240"/>
                    </a:xfrm>
                    <a:prstGeom prst="rect">
                      <a:avLst/>
                    </a:prstGeom>
                  </pic:spPr>
                </pic:pic>
              </a:graphicData>
            </a:graphic>
          </wp:inline>
        </w:drawing>
      </w:r>
    </w:p>
    <w:p w14:paraId="5E1404B9" w14:textId="3E19E200" w:rsidR="0015356F" w:rsidRPr="00330EF4" w:rsidRDefault="0015356F" w:rsidP="00EC688E">
      <w:pPr>
        <w:pStyle w:val="Caption"/>
        <w:jc w:val="center"/>
        <w:rPr>
          <w:rFonts w:cs="CMU Bright"/>
          <w:color w:val="auto"/>
        </w:rPr>
      </w:pPr>
      <w:bookmarkStart w:id="159" w:name="_Ref528519789"/>
      <w:bookmarkStart w:id="160" w:name="_Toc529179986"/>
      <w:bookmarkStart w:id="161" w:name="_Toc53091437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14</w:t>
      </w:r>
      <w:r w:rsidRPr="00330EF4">
        <w:rPr>
          <w:rFonts w:cs="CMU Bright"/>
          <w:color w:val="auto"/>
        </w:rPr>
        <w:fldChar w:fldCharType="end"/>
      </w:r>
      <w:bookmarkEnd w:id="159"/>
      <w:r w:rsidRPr="00330EF4">
        <w:rPr>
          <w:rFonts w:cs="CMU Bright"/>
          <w:color w:val="auto"/>
        </w:rPr>
        <w:t xml:space="preserve"> Example 2 of missing data</w:t>
      </w:r>
      <w:bookmarkEnd w:id="160"/>
      <w:bookmarkEnd w:id="161"/>
    </w:p>
    <w:p w14:paraId="6B6506CC" w14:textId="6795A72D" w:rsidR="004927BF" w:rsidRPr="00330EF4" w:rsidRDefault="00E6537F" w:rsidP="00E6537F">
      <w:pPr>
        <w:pStyle w:val="Heading4"/>
        <w:spacing w:after="240"/>
        <w:ind w:firstLine="720"/>
        <w:rPr>
          <w:rFonts w:ascii="CMU Bright" w:hAnsi="CMU Bright" w:cs="CMU Bright"/>
          <w:i w:val="0"/>
          <w:color w:val="auto"/>
        </w:rPr>
      </w:pPr>
      <w:bookmarkStart w:id="162" w:name="_Toc530914329"/>
      <w:r w:rsidRPr="00330EF4">
        <w:rPr>
          <w:rFonts w:ascii="CMU Bright" w:hAnsi="CMU Bright" w:cs="CMU Bright"/>
          <w:i w:val="0"/>
          <w:color w:val="auto"/>
        </w:rPr>
        <w:t>4.</w:t>
      </w:r>
      <w:r w:rsidR="00781AAC" w:rsidRPr="00330EF4">
        <w:rPr>
          <w:rFonts w:ascii="CMU Bright" w:hAnsi="CMU Bright" w:cs="CMU Bright"/>
          <w:i w:val="0"/>
          <w:color w:val="auto"/>
        </w:rPr>
        <w:t>4</w:t>
      </w:r>
      <w:r w:rsidRPr="00330EF4">
        <w:rPr>
          <w:rFonts w:ascii="CMU Bright" w:hAnsi="CMU Bright" w:cs="CMU Bright"/>
          <w:i w:val="0"/>
          <w:color w:val="auto"/>
        </w:rPr>
        <w:t>.2.</w:t>
      </w:r>
      <w:r w:rsidR="00D615A4" w:rsidRPr="00330EF4">
        <w:rPr>
          <w:rFonts w:ascii="CMU Bright" w:hAnsi="CMU Bright" w:cs="CMU Bright"/>
          <w:i w:val="0"/>
          <w:color w:val="auto"/>
        </w:rPr>
        <w:t>3</w:t>
      </w:r>
      <w:r w:rsidR="0070421F" w:rsidRPr="00330EF4">
        <w:rPr>
          <w:rFonts w:ascii="CMU Bright" w:hAnsi="CMU Bright" w:cs="CMU Bright"/>
          <w:i w:val="0"/>
          <w:color w:val="auto"/>
        </w:rPr>
        <w:t xml:space="preserve"> Algorithm</w:t>
      </w:r>
      <w:bookmarkEnd w:id="162"/>
    </w:p>
    <w:p w14:paraId="5004E313" w14:textId="29BA9C7A" w:rsidR="0070421F" w:rsidRPr="00330EF4" w:rsidRDefault="0070421F" w:rsidP="00E6537F">
      <w:pPr>
        <w:spacing w:after="240"/>
        <w:ind w:left="720"/>
        <w:rPr>
          <w:rFonts w:cs="CMU Bright"/>
        </w:rPr>
      </w:pPr>
      <w:r w:rsidRPr="00330EF4">
        <w:rPr>
          <w:rFonts w:cs="CMU Bright"/>
        </w:rPr>
        <w:t xml:space="preserve">The stay-points are extracted from raw points to remove the noisy points. The noisy points could be travelling with the bus or train or a short stop at the letter box. The stay-point extraction is the process </w:t>
      </w:r>
      <w:r w:rsidR="002976C3" w:rsidRPr="00330EF4">
        <w:rPr>
          <w:rFonts w:cs="CMU Bright"/>
        </w:rPr>
        <w:t xml:space="preserve">of </w:t>
      </w:r>
      <w:r w:rsidRPr="00330EF4">
        <w:rPr>
          <w:rFonts w:cs="CMU Bright"/>
        </w:rPr>
        <w:t xml:space="preserve">extracting longer stayed locations from raw GPS trajectories. The </w:t>
      </w:r>
      <w:r w:rsidR="001B5656" w:rsidRPr="00330EF4">
        <w:rPr>
          <w:rFonts w:cs="CMU Bright"/>
        </w:rPr>
        <w:fldChar w:fldCharType="begin"/>
      </w:r>
      <w:r w:rsidR="001B5656" w:rsidRPr="00330EF4">
        <w:rPr>
          <w:rFonts w:cs="CMU Bright"/>
        </w:rPr>
        <w:instrText xml:space="preserve"> REF _Ref528330055 \h </w:instrText>
      </w:r>
      <w:r w:rsidR="003871CA" w:rsidRPr="00330EF4">
        <w:rPr>
          <w:rFonts w:cs="CMU Bright"/>
        </w:rPr>
        <w:instrText xml:space="preserve"> \* MERGEFORMAT </w:instrText>
      </w:r>
      <w:r w:rsidR="001B5656" w:rsidRPr="00330EF4">
        <w:rPr>
          <w:rFonts w:cs="CMU Bright"/>
        </w:rPr>
      </w:r>
      <w:r w:rsidR="001B5656" w:rsidRPr="00330EF4">
        <w:rPr>
          <w:rFonts w:cs="CMU Bright"/>
        </w:rPr>
        <w:fldChar w:fldCharType="separate"/>
      </w:r>
      <w:r w:rsidR="009C4FE4" w:rsidRPr="00330EF4">
        <w:rPr>
          <w:rFonts w:cs="CMU Bright"/>
        </w:rPr>
        <w:t xml:space="preserve">Figure </w:t>
      </w:r>
      <w:r w:rsidR="009C4FE4">
        <w:rPr>
          <w:rFonts w:cs="CMU Bright"/>
          <w:noProof/>
        </w:rPr>
        <w:t>15</w:t>
      </w:r>
      <w:r w:rsidR="001B5656" w:rsidRPr="00330EF4">
        <w:rPr>
          <w:rFonts w:cs="CMU Bright"/>
        </w:rPr>
        <w:fldChar w:fldCharType="end"/>
      </w:r>
      <w:r w:rsidRPr="00330EF4">
        <w:rPr>
          <w:rFonts w:cs="CMU Bright"/>
        </w:rPr>
        <w:t xml:space="preserve"> shows the transition from “home” to “work”. In this case, both “home” and “work” are extracted as stay-points.</w:t>
      </w:r>
      <w:r w:rsidR="004F5A5A" w:rsidRPr="00330EF4">
        <w:rPr>
          <w:rFonts w:cs="CMU Bright"/>
        </w:rPr>
        <w:t xml:space="preserve"> The </w:t>
      </w:r>
      <w:r w:rsidR="00E26EB3" w:rsidRPr="00330EF4">
        <w:rPr>
          <w:rFonts w:cs="CMU Bright"/>
        </w:rPr>
        <w:t xml:space="preserve">two bigger circles denote the stay-points and the smaller dots within represents the GPS points. The </w:t>
      </w:r>
      <w:r w:rsidR="003765FC" w:rsidRPr="00330EF4">
        <w:rPr>
          <w:rFonts w:cs="CMU Bright"/>
        </w:rPr>
        <w:t xml:space="preserve">radius of the stay-point circles is the distance threshold distance </w:t>
      </w:r>
      <w:r w:rsidR="003765FC" w:rsidRPr="00330EF4">
        <w:rPr>
          <w:rFonts w:cs="CMU Bright"/>
          <w:i/>
        </w:rPr>
        <w:t>th_d</w:t>
      </w:r>
      <w:r w:rsidR="003765FC" w:rsidRPr="00330EF4">
        <w:rPr>
          <w:rFonts w:cs="CMU Bright"/>
        </w:rPr>
        <w:t xml:space="preserve">. </w:t>
      </w:r>
    </w:p>
    <w:p w14:paraId="48399697" w14:textId="3A370E77" w:rsidR="00746C65" w:rsidRPr="00330EF4" w:rsidRDefault="0049670D" w:rsidP="00EC688E">
      <w:pPr>
        <w:keepNext/>
        <w:jc w:val="center"/>
        <w:rPr>
          <w:rFonts w:cs="CMU Bright"/>
        </w:rPr>
      </w:pPr>
      <w:r w:rsidRPr="00330EF4">
        <w:rPr>
          <w:rFonts w:cs="CMU Bright"/>
          <w:noProof/>
        </w:rPr>
        <w:drawing>
          <wp:inline distT="0" distB="0" distL="0" distR="0" wp14:anchorId="37250D84" wp14:editId="0F01CFB0">
            <wp:extent cx="3979985" cy="1396761"/>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541" cy="1403975"/>
                    </a:xfrm>
                    <a:prstGeom prst="rect">
                      <a:avLst/>
                    </a:prstGeom>
                  </pic:spPr>
                </pic:pic>
              </a:graphicData>
            </a:graphic>
          </wp:inline>
        </w:drawing>
      </w:r>
    </w:p>
    <w:p w14:paraId="45BF43D4" w14:textId="1202BA86" w:rsidR="0070421F" w:rsidRPr="00330EF4" w:rsidRDefault="00746C65" w:rsidP="00EC688E">
      <w:pPr>
        <w:pStyle w:val="Caption"/>
        <w:jc w:val="center"/>
        <w:rPr>
          <w:rFonts w:cs="CMU Bright"/>
          <w:color w:val="auto"/>
        </w:rPr>
      </w:pPr>
      <w:bookmarkStart w:id="163" w:name="_Ref528330055"/>
      <w:bookmarkStart w:id="164" w:name="_Toc529179987"/>
      <w:bookmarkStart w:id="165" w:name="_Toc530914374"/>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15</w:t>
      </w:r>
      <w:r w:rsidRPr="00330EF4">
        <w:rPr>
          <w:rFonts w:cs="CMU Bright"/>
          <w:color w:val="auto"/>
        </w:rPr>
        <w:fldChar w:fldCharType="end"/>
      </w:r>
      <w:bookmarkEnd w:id="163"/>
      <w:r w:rsidRPr="00330EF4">
        <w:rPr>
          <w:rFonts w:cs="CMU Bright"/>
          <w:color w:val="auto"/>
        </w:rPr>
        <w:t xml:space="preserve"> Extracting stay-points from GPS Trajectories</w:t>
      </w:r>
      <w:bookmarkEnd w:id="164"/>
      <w:bookmarkEnd w:id="165"/>
    </w:p>
    <w:p w14:paraId="1C3E19E8" w14:textId="690AD1AB" w:rsidR="0049670D" w:rsidRPr="00330EF4" w:rsidRDefault="0049670D" w:rsidP="00EC688E">
      <w:pPr>
        <w:ind w:left="720"/>
        <w:rPr>
          <w:rFonts w:cs="CMU Bright"/>
        </w:rPr>
      </w:pPr>
      <w:r w:rsidRPr="00330EF4">
        <w:rPr>
          <w:rFonts w:cs="CMU Bright"/>
        </w:rPr>
        <w:t xml:space="preserve">The extraction of stay-points takes </w:t>
      </w:r>
      <w:r w:rsidR="00A8286B" w:rsidRPr="00330EF4">
        <w:rPr>
          <w:rFonts w:cs="CMU Bright"/>
          <w:i/>
        </w:rPr>
        <w:t>lst_hr_pts</w:t>
      </w:r>
      <w:r w:rsidRPr="00330EF4">
        <w:rPr>
          <w:rFonts w:cs="CMU Bright"/>
        </w:rPr>
        <w:t xml:space="preserve"> as input and generates </w:t>
      </w:r>
      <w:r w:rsidR="003765FC" w:rsidRPr="00330EF4">
        <w:rPr>
          <w:rFonts w:cs="CMU Bright"/>
        </w:rPr>
        <w:t xml:space="preserve">stay-points </w:t>
      </w:r>
      <w:r w:rsidRPr="00330EF4">
        <w:rPr>
          <w:rFonts w:cs="CMU Bright"/>
        </w:rPr>
        <w:t>sp = {sp</w:t>
      </w:r>
      <w:r w:rsidRPr="00330EF4">
        <w:rPr>
          <w:rFonts w:cs="CMU Bright"/>
          <w:vertAlign w:val="subscript"/>
        </w:rPr>
        <w:t xml:space="preserve">1, </w:t>
      </w:r>
      <w:r w:rsidRPr="00330EF4">
        <w:rPr>
          <w:rFonts w:cs="CMU Bright"/>
        </w:rPr>
        <w:t>sp</w:t>
      </w:r>
      <w:r w:rsidRPr="00330EF4">
        <w:rPr>
          <w:rFonts w:cs="CMU Bright"/>
          <w:vertAlign w:val="subscript"/>
        </w:rPr>
        <w:t>2</w:t>
      </w:r>
      <w:r w:rsidRPr="00330EF4">
        <w:rPr>
          <w:rFonts w:cs="CMU Bright"/>
        </w:rPr>
        <w:t>,</w:t>
      </w:r>
      <w:r w:rsidRPr="00330EF4">
        <w:rPr>
          <w:rFonts w:cs="CMU Bright"/>
          <w:vertAlign w:val="subscript"/>
        </w:rPr>
        <w:t xml:space="preserve"> </w:t>
      </w:r>
      <w:r w:rsidRPr="00330EF4">
        <w:rPr>
          <w:rFonts w:cs="CMU Bright"/>
        </w:rPr>
        <w:t>… sp</w:t>
      </w:r>
      <w:r w:rsidRPr="00330EF4">
        <w:rPr>
          <w:rFonts w:cs="CMU Bright"/>
          <w:vertAlign w:val="subscript"/>
        </w:rPr>
        <w:t>n</w:t>
      </w:r>
      <w:r w:rsidRPr="00330EF4">
        <w:rPr>
          <w:rFonts w:cs="CMU Bright"/>
        </w:rPr>
        <w:t xml:space="preserve">} as output. The algorithm cluster the points within the radius of stay-point distance threshold </w:t>
      </w:r>
      <w:r w:rsidR="00FE0BFA" w:rsidRPr="00330EF4">
        <w:rPr>
          <w:rFonts w:cs="CMU Bright"/>
          <w:i/>
        </w:rPr>
        <w:t>th_d</w:t>
      </w:r>
      <w:r w:rsidRPr="00330EF4">
        <w:rPr>
          <w:rFonts w:cs="CMU Bright"/>
        </w:rPr>
        <w:t xml:space="preserve"> for a minimum duration of time </w:t>
      </w:r>
      <w:r w:rsidR="002533E2" w:rsidRPr="00330EF4">
        <w:rPr>
          <w:rFonts w:cs="CMU Bright"/>
          <w:i/>
        </w:rPr>
        <w:t>th_t</w:t>
      </w:r>
      <w:r w:rsidR="00AE5394" w:rsidRPr="00330EF4">
        <w:rPr>
          <w:rFonts w:cs="CMU Bright"/>
        </w:rPr>
        <w:t xml:space="preserve">. </w:t>
      </w:r>
      <w:r w:rsidRPr="00330EF4">
        <w:rPr>
          <w:rFonts w:cs="CMU Bright"/>
        </w:rPr>
        <w:t>The selection of distance and time threshold is very important. If the distance threshold value is too large, the mean of the stay-point locations will be a confusing location on the map</w:t>
      </w:r>
      <w:r w:rsidR="008C1A70" w:rsidRPr="00330EF4">
        <w:rPr>
          <w:rFonts w:cs="CMU Bright"/>
        </w:rPr>
        <w:t xml:space="preserve"> and </w:t>
      </w:r>
      <w:r w:rsidR="00E85713" w:rsidRPr="00330EF4">
        <w:rPr>
          <w:rFonts w:cs="CMU Bright"/>
        </w:rPr>
        <w:t xml:space="preserve">many </w:t>
      </w:r>
      <w:r w:rsidR="008C1A70" w:rsidRPr="00330EF4">
        <w:rPr>
          <w:rFonts w:cs="CMU Bright"/>
        </w:rPr>
        <w:t>unimportant locations will be marked as stay-point</w:t>
      </w:r>
      <w:r w:rsidRPr="00330EF4">
        <w:rPr>
          <w:rFonts w:cs="CMU Bright"/>
        </w:rPr>
        <w:t>. If the time threshold value is very small, a lot of insignificant locations</w:t>
      </w:r>
      <w:r w:rsidR="00713296" w:rsidRPr="00330EF4">
        <w:rPr>
          <w:rFonts w:cs="CMU Bright"/>
        </w:rPr>
        <w:t xml:space="preserve"> with short stay durations</w:t>
      </w:r>
      <w:r w:rsidRPr="00330EF4">
        <w:rPr>
          <w:rFonts w:cs="CMU Bright"/>
        </w:rPr>
        <w:t xml:space="preserve"> will be added as stay-points.</w:t>
      </w:r>
      <w:r w:rsidR="007668BB" w:rsidRPr="00330EF4">
        <w:rPr>
          <w:rFonts w:cs="CMU Bright"/>
        </w:rPr>
        <w:t xml:space="preserve"> A balanced selection of distance and time threshold can range from </w:t>
      </w:r>
      <w:r w:rsidR="001F7E63" w:rsidRPr="00330EF4">
        <w:rPr>
          <w:rFonts w:cs="CMU Bright"/>
        </w:rPr>
        <w:t>10</w:t>
      </w:r>
      <w:r w:rsidR="007668BB" w:rsidRPr="00330EF4">
        <w:rPr>
          <w:rFonts w:cs="CMU Bright"/>
        </w:rPr>
        <w:t xml:space="preserve">0-300 meters and 10-30 minutes respectively. </w:t>
      </w:r>
    </w:p>
    <w:p w14:paraId="2D6629BA" w14:textId="0ED47086" w:rsidR="00E21081" w:rsidRPr="00330EF4" w:rsidRDefault="00C82D8E" w:rsidP="00EC688E">
      <w:pPr>
        <w:ind w:left="720"/>
        <w:rPr>
          <w:rFonts w:cs="CMU Bright"/>
        </w:rPr>
      </w:pPr>
      <w:r w:rsidRPr="00330EF4">
        <w:rPr>
          <w:rFonts w:cs="CMU Bright"/>
        </w:rPr>
        <w:lastRenderedPageBreak/>
        <w:t xml:space="preserve">Algorithm 1 </w:t>
      </w:r>
      <w:r w:rsidR="00645CE0" w:rsidRPr="00330EF4">
        <w:rPr>
          <w:rFonts w:cs="CMU Bright"/>
        </w:rPr>
        <w:t xml:space="preserve">explains the approach used for stay-point extraction. </w:t>
      </w:r>
      <w:r w:rsidR="001F7E63" w:rsidRPr="00330EF4">
        <w:rPr>
          <w:rFonts w:cs="CMU Bright"/>
        </w:rPr>
        <w:t xml:space="preserve">The GPS location points </w:t>
      </w:r>
      <w:r w:rsidR="001F7E63" w:rsidRPr="00330EF4">
        <w:rPr>
          <w:rFonts w:cs="CMU Bright"/>
          <w:i/>
        </w:rPr>
        <w:t>P[x, y, d]</w:t>
      </w:r>
      <w:r w:rsidR="001F7E63" w:rsidRPr="00330EF4">
        <w:rPr>
          <w:rFonts w:cs="CMU Bright"/>
        </w:rPr>
        <w:t xml:space="preserve"> are received and stored in last hour points </w:t>
      </w:r>
      <w:r w:rsidR="001F7E63" w:rsidRPr="00330EF4">
        <w:rPr>
          <w:rFonts w:cs="CMU Bright"/>
          <w:i/>
        </w:rPr>
        <w:t>lst_hr_pts</w:t>
      </w:r>
      <w:r w:rsidR="001F7E63" w:rsidRPr="00330EF4">
        <w:rPr>
          <w:rFonts w:cs="CMU Bright"/>
        </w:rPr>
        <w:t xml:space="preserve">  until the next hour. </w:t>
      </w:r>
      <w:r w:rsidR="004E07A2" w:rsidRPr="00330EF4">
        <w:rPr>
          <w:rFonts w:cs="CMU Bright"/>
        </w:rPr>
        <w:t xml:space="preserve">The points from </w:t>
      </w:r>
      <w:r w:rsidR="004E07A2" w:rsidRPr="00330EF4">
        <w:rPr>
          <w:rFonts w:cs="CMU Bright"/>
          <w:i/>
        </w:rPr>
        <w:t>lst_hr_pts</w:t>
      </w:r>
      <w:r w:rsidR="004E07A2" w:rsidRPr="00330EF4">
        <w:rPr>
          <w:rFonts w:cs="CMU Bright"/>
        </w:rPr>
        <w:t xml:space="preserve">  is read and </w:t>
      </w:r>
      <w:r w:rsidR="00197C0F" w:rsidRPr="00330EF4">
        <w:rPr>
          <w:rFonts w:cs="CMU Bright"/>
        </w:rPr>
        <w:t>the points which are close-by are added to the same cluster. A</w:t>
      </w:r>
      <w:r w:rsidR="0049670D" w:rsidRPr="00330EF4">
        <w:rPr>
          <w:rFonts w:cs="CMU Bright"/>
        </w:rPr>
        <w:t xml:space="preserve"> new location from </w:t>
      </w:r>
      <w:r w:rsidR="00A8286B" w:rsidRPr="00330EF4">
        <w:rPr>
          <w:rFonts w:cs="CMU Bright"/>
          <w:i/>
        </w:rPr>
        <w:t>lst_hr_pts</w:t>
      </w:r>
      <w:r w:rsidR="0049670D" w:rsidRPr="00330EF4">
        <w:rPr>
          <w:rFonts w:cs="CMU Bright"/>
        </w:rPr>
        <w:t xml:space="preserve"> is added to the cluster if the distance between the new point and the cluster mean is less than or equal to the distance threshold </w:t>
      </w:r>
      <w:r w:rsidR="00FE0BFA" w:rsidRPr="00330EF4">
        <w:rPr>
          <w:rFonts w:cs="CMU Bright"/>
          <w:i/>
        </w:rPr>
        <w:t>th_d</w:t>
      </w:r>
      <w:r w:rsidR="0049670D" w:rsidRPr="00330EF4">
        <w:rPr>
          <w:rFonts w:cs="CMU Bright"/>
        </w:rPr>
        <w:t xml:space="preserve">. Every time a new point is added to the cluster, a new mean of the cluster is calculated and the process repeats. If the new point from </w:t>
      </w:r>
      <w:r w:rsidR="00A8286B" w:rsidRPr="00330EF4">
        <w:rPr>
          <w:rFonts w:cs="CMU Bright"/>
          <w:i/>
        </w:rPr>
        <w:t>lst_hr_pts</w:t>
      </w:r>
      <w:r w:rsidR="0049670D" w:rsidRPr="00330EF4">
        <w:rPr>
          <w:rFonts w:cs="CMU Bright"/>
        </w:rPr>
        <w:t xml:space="preserve"> is moving away from the cluster mean, then the point is not added to the same cluster. This means</w:t>
      </w:r>
      <w:r w:rsidR="00680F57" w:rsidRPr="00330EF4">
        <w:rPr>
          <w:rFonts w:cs="CMU Bright"/>
        </w:rPr>
        <w:t>,</w:t>
      </w:r>
      <w:r w:rsidR="0049670D" w:rsidRPr="00330EF4">
        <w:rPr>
          <w:rFonts w:cs="CMU Bright"/>
        </w:rPr>
        <w:t xml:space="preserve"> that if the distance between the mean of the cluster and the new point from </w:t>
      </w:r>
      <w:r w:rsidR="00A8286B" w:rsidRPr="00330EF4">
        <w:rPr>
          <w:rFonts w:cs="CMU Bright"/>
          <w:i/>
        </w:rPr>
        <w:t>lst_hr_pts</w:t>
      </w:r>
      <w:r w:rsidR="0049670D" w:rsidRPr="00330EF4">
        <w:rPr>
          <w:rFonts w:cs="CMU Bright"/>
        </w:rPr>
        <w:t xml:space="preserve"> is greater than threshold </w:t>
      </w:r>
      <w:r w:rsidR="00FE0BFA" w:rsidRPr="00330EF4">
        <w:rPr>
          <w:rFonts w:cs="CMU Bright"/>
          <w:i/>
        </w:rPr>
        <w:t>th_d</w:t>
      </w:r>
      <w:r w:rsidR="0049670D" w:rsidRPr="00330EF4">
        <w:rPr>
          <w:rFonts w:cs="CMU Bright"/>
        </w:rPr>
        <w:t>, then the new point is not added to the</w:t>
      </w:r>
      <w:r w:rsidR="00680F57" w:rsidRPr="00330EF4">
        <w:rPr>
          <w:rFonts w:cs="CMU Bright"/>
        </w:rPr>
        <w:t xml:space="preserve"> same</w:t>
      </w:r>
      <w:r w:rsidR="0049670D" w:rsidRPr="00330EF4">
        <w:rPr>
          <w:rFonts w:cs="CMU Bright"/>
        </w:rPr>
        <w:t xml:space="preserve"> cluster. At this point, th</w:t>
      </w:r>
      <w:r w:rsidR="00E004D3" w:rsidRPr="00330EF4">
        <w:rPr>
          <w:rFonts w:cs="CMU Bright"/>
        </w:rPr>
        <w:t>is</w:t>
      </w:r>
      <w:r w:rsidR="0049670D" w:rsidRPr="00330EF4">
        <w:rPr>
          <w:rFonts w:cs="CMU Bright"/>
        </w:rPr>
        <w:t xml:space="preserve"> cluster duration is checked. The cluster duration is nothing but the largest datetime – smallest datetime from the cluster elements. If the cluster duration is greater than or equal to</w:t>
      </w:r>
      <w:r w:rsidR="00A8286B" w:rsidRPr="00330EF4">
        <w:rPr>
          <w:rFonts w:cs="CMU Bright"/>
          <w:i/>
        </w:rPr>
        <w:t xml:space="preserve"> th_t,</w:t>
      </w:r>
      <w:r w:rsidR="0049670D" w:rsidRPr="00330EF4">
        <w:rPr>
          <w:rFonts w:cs="CMU Bright"/>
        </w:rPr>
        <w:t xml:space="preserve"> then the cluster is added as the stay-point sp with latitude and longitude as cluster mean</w:t>
      </w:r>
      <w:r w:rsidR="00750615" w:rsidRPr="00330EF4">
        <w:rPr>
          <w:rFonts w:cs="CMU Bright"/>
        </w:rPr>
        <w:t xml:space="preserve">, otherwise the cluster is not added as a stay-point. </w:t>
      </w:r>
    </w:p>
    <w:p w14:paraId="15749ED1" w14:textId="6D04D4B0" w:rsidR="0049670D" w:rsidRPr="00330EF4" w:rsidRDefault="0049670D" w:rsidP="00EC688E">
      <w:pPr>
        <w:ind w:left="720"/>
        <w:rPr>
          <w:rFonts w:cs="CMU Bright"/>
        </w:rPr>
      </w:pPr>
      <w:r w:rsidRPr="00330EF4">
        <w:rPr>
          <w:rFonts w:cs="CMU Bright"/>
        </w:rPr>
        <w:t xml:space="preserve">The new point from </w:t>
      </w:r>
      <w:r w:rsidR="00A8286B" w:rsidRPr="00330EF4">
        <w:rPr>
          <w:rFonts w:cs="CMU Bright"/>
          <w:i/>
        </w:rPr>
        <w:t>lst_hr_pts</w:t>
      </w:r>
      <w:r w:rsidRPr="00330EF4">
        <w:rPr>
          <w:rFonts w:cs="CMU Bright"/>
        </w:rPr>
        <w:t xml:space="preserve"> is also added as a stay-point if the difference of time between the new point and the previous point is greater than time tracking threshold </w:t>
      </w:r>
      <w:r w:rsidR="00A8286B" w:rsidRPr="00330EF4">
        <w:rPr>
          <w:rFonts w:cs="CMU Bright"/>
          <w:i/>
        </w:rPr>
        <w:t>th_tck</w:t>
      </w:r>
      <w:r w:rsidRPr="00330EF4">
        <w:rPr>
          <w:rFonts w:cs="CMU Bright"/>
        </w:rPr>
        <w:t>. This is to ensure that if the GPS points are not received for a long time, we add the last and the new point as a stay-point assuming the end of the previous trajectory and the start of the new trajectory.</w:t>
      </w:r>
    </w:p>
    <w:p w14:paraId="65F8EC7F" w14:textId="2B8AA1BB" w:rsidR="001D45CD" w:rsidRPr="00330EF4" w:rsidRDefault="001D45CD" w:rsidP="008A179B">
      <w:pPr>
        <w:ind w:left="720"/>
        <w:rPr>
          <w:rFonts w:cs="CMU Bright"/>
        </w:rPr>
      </w:pPr>
      <w:r w:rsidRPr="00330EF4">
        <w:rPr>
          <w:rFonts w:cs="CMU Bright"/>
          <w:noProof/>
        </w:rPr>
        <w:drawing>
          <wp:inline distT="0" distB="0" distL="0" distR="0" wp14:anchorId="006B4DDE" wp14:editId="3F43FEA0">
            <wp:extent cx="5403273" cy="263385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1775" cy="2696490"/>
                    </a:xfrm>
                    <a:prstGeom prst="rect">
                      <a:avLst/>
                    </a:prstGeom>
                  </pic:spPr>
                </pic:pic>
              </a:graphicData>
            </a:graphic>
          </wp:inline>
        </w:drawing>
      </w:r>
    </w:p>
    <w:p w14:paraId="1382849F" w14:textId="7A83C921" w:rsidR="005F7143" w:rsidRPr="00330EF4" w:rsidRDefault="005F7143" w:rsidP="00EC688E">
      <w:pPr>
        <w:ind w:left="720"/>
        <w:rPr>
          <w:rFonts w:cs="CMU Bright"/>
        </w:rPr>
      </w:pPr>
      <w:r w:rsidRPr="00330EF4">
        <w:rPr>
          <w:rFonts w:cs="CMU Bright"/>
        </w:rPr>
        <w:t xml:space="preserve">The stay-points are often not continuously distributed over time. Consider a scenario where a user is at “work” location till 9 am. After entering </w:t>
      </w:r>
      <w:r w:rsidR="001236DB" w:rsidRPr="00330EF4">
        <w:rPr>
          <w:rFonts w:cs="CMU Bright"/>
        </w:rPr>
        <w:t>“</w:t>
      </w:r>
      <w:r w:rsidRPr="00330EF4">
        <w:rPr>
          <w:rFonts w:cs="CMU Bright"/>
        </w:rPr>
        <w:t>work</w:t>
      </w:r>
      <w:r w:rsidR="001236DB" w:rsidRPr="00330EF4">
        <w:rPr>
          <w:rFonts w:cs="CMU Bright"/>
        </w:rPr>
        <w:t>”</w:t>
      </w:r>
      <w:r w:rsidRPr="00330EF4">
        <w:rPr>
          <w:rFonts w:cs="CMU Bright"/>
        </w:rPr>
        <w:t>,</w:t>
      </w:r>
      <w:r w:rsidR="001236DB" w:rsidRPr="00330EF4">
        <w:rPr>
          <w:rFonts w:cs="CMU Bright"/>
        </w:rPr>
        <w:t xml:space="preserve"> there are no points received for next few hours</w:t>
      </w:r>
      <w:r w:rsidRPr="00330EF4">
        <w:rPr>
          <w:rFonts w:cs="CMU Bright"/>
        </w:rPr>
        <w:t xml:space="preserve">. The next stay-point detected is “work” location at 1 pm when user came out for lunch from the building. The time of stay at “work” in this case till 9 am is misleading as user stayed at this location till 1 pm. Hence, once the stay-points are collected, we adjust the starting time and the leaving time of each stay-point. </w:t>
      </w:r>
    </w:p>
    <w:p w14:paraId="012488E8" w14:textId="2F359AFA" w:rsidR="0028355E" w:rsidRPr="00330EF4" w:rsidRDefault="00855E29" w:rsidP="00EC688E">
      <w:pPr>
        <w:ind w:left="720"/>
        <w:rPr>
          <w:rFonts w:cs="CMU Bright"/>
        </w:rPr>
      </w:pPr>
      <w:r w:rsidRPr="00330EF4">
        <w:rPr>
          <w:rFonts w:cs="CMU Bright"/>
          <w:noProof/>
        </w:rPr>
        <w:lastRenderedPageBreak/>
        <w:drawing>
          <wp:inline distT="0" distB="0" distL="0" distR="0" wp14:anchorId="36873672" wp14:editId="0BC283A6">
            <wp:extent cx="5396346" cy="298388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8644" cy="2996212"/>
                    </a:xfrm>
                    <a:prstGeom prst="rect">
                      <a:avLst/>
                    </a:prstGeom>
                  </pic:spPr>
                </pic:pic>
              </a:graphicData>
            </a:graphic>
          </wp:inline>
        </w:drawing>
      </w:r>
    </w:p>
    <w:p w14:paraId="11268D4C" w14:textId="3C9C0054" w:rsidR="005F7143" w:rsidRPr="00330EF4" w:rsidRDefault="00B80B31" w:rsidP="00EC688E">
      <w:pPr>
        <w:ind w:left="720"/>
        <w:rPr>
          <w:rFonts w:cs="CMU Bright"/>
        </w:rPr>
      </w:pPr>
      <w:r w:rsidRPr="00330EF4">
        <w:rPr>
          <w:rFonts w:cs="CMU Bright"/>
        </w:rPr>
        <w:t xml:space="preserve">The algorithm 2 details how to achieve this. </w:t>
      </w:r>
      <w:r w:rsidR="006E18AA" w:rsidRPr="00330EF4">
        <w:rPr>
          <w:rFonts w:cs="CMU Bright"/>
        </w:rPr>
        <w:t>A comparison for</w:t>
      </w:r>
      <w:r w:rsidR="005F7143" w:rsidRPr="00330EF4">
        <w:rPr>
          <w:rFonts w:cs="CMU Bright"/>
        </w:rPr>
        <w:t xml:space="preserve"> each stay-point in sp = {sp</w:t>
      </w:r>
      <w:r w:rsidR="005F7143" w:rsidRPr="00330EF4">
        <w:rPr>
          <w:rFonts w:cs="CMU Bright"/>
          <w:vertAlign w:val="subscript"/>
        </w:rPr>
        <w:t xml:space="preserve">1, </w:t>
      </w:r>
      <w:r w:rsidR="005F7143" w:rsidRPr="00330EF4">
        <w:rPr>
          <w:rFonts w:cs="CMU Bright"/>
        </w:rPr>
        <w:t>sp</w:t>
      </w:r>
      <w:r w:rsidR="005F7143" w:rsidRPr="00330EF4">
        <w:rPr>
          <w:rFonts w:cs="CMU Bright"/>
          <w:vertAlign w:val="subscript"/>
        </w:rPr>
        <w:t>2</w:t>
      </w:r>
      <w:r w:rsidR="005F7143" w:rsidRPr="00330EF4">
        <w:rPr>
          <w:rFonts w:cs="CMU Bright"/>
        </w:rPr>
        <w:t>,</w:t>
      </w:r>
      <w:r w:rsidR="005F7143" w:rsidRPr="00330EF4">
        <w:rPr>
          <w:rFonts w:cs="CMU Bright"/>
          <w:vertAlign w:val="subscript"/>
        </w:rPr>
        <w:t xml:space="preserve"> </w:t>
      </w:r>
      <w:r w:rsidR="005F7143" w:rsidRPr="00330EF4">
        <w:rPr>
          <w:rFonts w:cs="CMU Bright"/>
        </w:rPr>
        <w:t>… sp</w:t>
      </w:r>
      <w:r w:rsidR="005F7143" w:rsidRPr="00330EF4">
        <w:rPr>
          <w:rFonts w:cs="CMU Bright"/>
          <w:vertAlign w:val="subscript"/>
        </w:rPr>
        <w:t>n</w:t>
      </w:r>
      <w:r w:rsidR="005F7143" w:rsidRPr="00330EF4">
        <w:rPr>
          <w:rFonts w:cs="CMU Bright"/>
        </w:rPr>
        <w:t xml:space="preserve">} to it’s very next stay-point </w:t>
      </w:r>
      <w:r w:rsidR="00204B4B" w:rsidRPr="00330EF4">
        <w:rPr>
          <w:rFonts w:cs="CMU Bright"/>
        </w:rPr>
        <w:t>is done</w:t>
      </w:r>
      <w:r w:rsidR="005F7143" w:rsidRPr="00330EF4">
        <w:rPr>
          <w:rFonts w:cs="CMU Bright"/>
        </w:rPr>
        <w:t xml:space="preserve">. Now, the distance </w:t>
      </w:r>
      <w:r w:rsidR="00EB7D5B" w:rsidRPr="00330EF4">
        <w:rPr>
          <w:rFonts w:cs="CMU Bright"/>
        </w:rPr>
        <w:t xml:space="preserve">d </w:t>
      </w:r>
      <w:r w:rsidR="005F7143" w:rsidRPr="00330EF4">
        <w:rPr>
          <w:rFonts w:cs="CMU Bright"/>
        </w:rPr>
        <w:t>and time difference</w:t>
      </w:r>
      <w:r w:rsidR="00EB7D5B" w:rsidRPr="00330EF4">
        <w:rPr>
          <w:rFonts w:cs="CMU Bright"/>
        </w:rPr>
        <w:t xml:space="preserve"> t</w:t>
      </w:r>
      <w:r w:rsidR="005F7143" w:rsidRPr="00330EF4">
        <w:rPr>
          <w:rFonts w:cs="CMU Bright"/>
        </w:rPr>
        <w:t xml:space="preserve"> between the two stay-points sp</w:t>
      </w:r>
      <w:r w:rsidR="005F7143" w:rsidRPr="00330EF4">
        <w:rPr>
          <w:rFonts w:cs="CMU Bright"/>
          <w:vertAlign w:val="subscript"/>
        </w:rPr>
        <w:t>i</w:t>
      </w:r>
      <w:r w:rsidR="005F7143" w:rsidRPr="00330EF4">
        <w:rPr>
          <w:rFonts w:cs="CMU Bright"/>
        </w:rPr>
        <w:t xml:space="preserve"> and sp</w:t>
      </w:r>
      <w:r w:rsidR="005F7143" w:rsidRPr="00330EF4">
        <w:rPr>
          <w:rFonts w:cs="CMU Bright"/>
          <w:vertAlign w:val="subscript"/>
        </w:rPr>
        <w:t>i+1</w:t>
      </w:r>
      <w:r w:rsidR="005F7143" w:rsidRPr="00330EF4">
        <w:rPr>
          <w:rFonts w:cs="CMU Bright"/>
        </w:rPr>
        <w:t xml:space="preserve"> is calculated. Using </w:t>
      </w:r>
      <w:r w:rsidR="00902E93" w:rsidRPr="00330EF4">
        <w:rPr>
          <w:rFonts w:cs="CMU Bright"/>
        </w:rPr>
        <w:t>distance d and time t,</w:t>
      </w:r>
      <w:r w:rsidR="005F7143" w:rsidRPr="00330EF4">
        <w:rPr>
          <w:rFonts w:cs="CMU Bright"/>
        </w:rPr>
        <w:t xml:space="preserve"> the average speed </w:t>
      </w:r>
      <w:r w:rsidR="00886FE5" w:rsidRPr="00330EF4">
        <w:rPr>
          <w:rFonts w:cs="CMU Bright"/>
        </w:rPr>
        <w:t xml:space="preserve">s </w:t>
      </w:r>
      <w:r w:rsidR="005F7143" w:rsidRPr="00330EF4">
        <w:rPr>
          <w:rFonts w:cs="CMU Bright"/>
        </w:rPr>
        <w:t>of travel can be easily calculated</w:t>
      </w:r>
      <w:r w:rsidR="00855E29" w:rsidRPr="00330EF4">
        <w:rPr>
          <w:rFonts w:cs="CMU Bright"/>
        </w:rPr>
        <w:t>,</w:t>
      </w:r>
      <w:r w:rsidR="005F7143" w:rsidRPr="00330EF4">
        <w:rPr>
          <w:rFonts w:cs="CMU Bright"/>
        </w:rPr>
        <w:t xml:space="preserve"> which is d/t. </w:t>
      </w:r>
      <w:r w:rsidR="00855E29" w:rsidRPr="00330EF4">
        <w:rPr>
          <w:rFonts w:cs="CMU Bright"/>
        </w:rPr>
        <w:t>If the speed s is not 0, t</w:t>
      </w:r>
      <w:r w:rsidR="005F7143" w:rsidRPr="00330EF4">
        <w:rPr>
          <w:rFonts w:cs="CMU Bright"/>
        </w:rPr>
        <w:t>he delta time delta_t is calculated as division of minimum of distance between sp</w:t>
      </w:r>
      <w:r w:rsidR="005F7143" w:rsidRPr="00330EF4">
        <w:rPr>
          <w:rFonts w:cs="CMU Bright"/>
          <w:vertAlign w:val="subscript"/>
        </w:rPr>
        <w:t>i</w:t>
      </w:r>
      <w:r w:rsidR="005F7143" w:rsidRPr="00330EF4">
        <w:rPr>
          <w:rFonts w:cs="CMU Bright"/>
        </w:rPr>
        <w:t xml:space="preserve"> and sp</w:t>
      </w:r>
      <w:r w:rsidR="005F7143" w:rsidRPr="00330EF4">
        <w:rPr>
          <w:rFonts w:cs="CMU Bright"/>
          <w:vertAlign w:val="subscript"/>
        </w:rPr>
        <w:t>i+1</w:t>
      </w:r>
      <w:r w:rsidR="005F7143" w:rsidRPr="00330EF4">
        <w:rPr>
          <w:rFonts w:cs="CMU Bright"/>
        </w:rPr>
        <w:t xml:space="preserve"> </w:t>
      </w:r>
      <w:r w:rsidR="00F04223" w:rsidRPr="00330EF4">
        <w:rPr>
          <w:rFonts w:cs="CMU Bright"/>
        </w:rPr>
        <w:t xml:space="preserve">d </w:t>
      </w:r>
      <w:r w:rsidR="003911E5" w:rsidRPr="00330EF4">
        <w:rPr>
          <w:rFonts w:cs="CMU Bright"/>
        </w:rPr>
        <w:t xml:space="preserve">and </w:t>
      </w:r>
      <w:r w:rsidR="00F768B5" w:rsidRPr="00330EF4">
        <w:rPr>
          <w:rFonts w:cs="CMU Bright"/>
        </w:rPr>
        <w:t xml:space="preserve">threshold distance th_d, </w:t>
      </w:r>
      <w:r w:rsidR="005F7143" w:rsidRPr="00330EF4">
        <w:rPr>
          <w:rFonts w:cs="CMU Bright"/>
        </w:rPr>
        <w:t>to the average speed</w:t>
      </w:r>
      <w:r w:rsidR="00F04223" w:rsidRPr="00330EF4">
        <w:rPr>
          <w:rFonts w:cs="CMU Bright"/>
        </w:rPr>
        <w:t xml:space="preserve"> s</w:t>
      </w:r>
      <w:r w:rsidR="005F7143" w:rsidRPr="00330EF4">
        <w:rPr>
          <w:rFonts w:cs="CMU Bright"/>
        </w:rPr>
        <w:t xml:space="preserve">. </w:t>
      </w:r>
      <w:r w:rsidR="00855E29" w:rsidRPr="00330EF4">
        <w:rPr>
          <w:rFonts w:cs="CMU Bright"/>
        </w:rPr>
        <w:t xml:space="preserve">If the speed s is 0, this means that the user has not displaced from the previous location and hence the time difference t is filled with the same location. </w:t>
      </w:r>
      <w:r w:rsidR="005F7143" w:rsidRPr="00330EF4">
        <w:rPr>
          <w:rFonts w:cs="CMU Bright"/>
        </w:rPr>
        <w:t>Now we add the delta time delta_t to sp</w:t>
      </w:r>
      <w:r w:rsidR="005F7143" w:rsidRPr="00330EF4">
        <w:rPr>
          <w:rFonts w:cs="CMU Bright"/>
          <w:vertAlign w:val="subscript"/>
        </w:rPr>
        <w:t>i</w:t>
      </w:r>
      <w:r w:rsidR="005F7143" w:rsidRPr="00330EF4">
        <w:rPr>
          <w:rFonts w:cs="CMU Bright"/>
        </w:rPr>
        <w:t xml:space="preserve"> </w:t>
      </w:r>
      <w:r w:rsidR="00855E29" w:rsidRPr="00330EF4">
        <w:rPr>
          <w:rFonts w:cs="CMU Bright"/>
        </w:rPr>
        <w:t xml:space="preserve">end time, </w:t>
      </w:r>
      <w:r w:rsidR="005F7143" w:rsidRPr="00330EF4">
        <w:rPr>
          <w:rFonts w:cs="CMU Bright"/>
        </w:rPr>
        <w:t xml:space="preserve">to change </w:t>
      </w:r>
      <w:r w:rsidR="00855E29" w:rsidRPr="00330EF4">
        <w:rPr>
          <w:rFonts w:cs="CMU Bright"/>
        </w:rPr>
        <w:t xml:space="preserve">the </w:t>
      </w:r>
      <w:r w:rsidR="005F7143" w:rsidRPr="00330EF4">
        <w:rPr>
          <w:rFonts w:cs="CMU Bright"/>
        </w:rPr>
        <w:t>leaving time at the sp</w:t>
      </w:r>
      <w:r w:rsidR="005F7143" w:rsidRPr="00330EF4">
        <w:rPr>
          <w:rFonts w:cs="CMU Bright"/>
          <w:vertAlign w:val="subscript"/>
        </w:rPr>
        <w:t xml:space="preserve">i </w:t>
      </w:r>
      <w:r w:rsidR="005F7143" w:rsidRPr="00330EF4">
        <w:rPr>
          <w:rFonts w:cs="CMU Bright"/>
        </w:rPr>
        <w:t>location and subtract delta time delta_t for sp</w:t>
      </w:r>
      <w:r w:rsidR="005F7143" w:rsidRPr="00330EF4">
        <w:rPr>
          <w:rFonts w:cs="CMU Bright"/>
          <w:vertAlign w:val="subscript"/>
        </w:rPr>
        <w:t>i+1</w:t>
      </w:r>
      <w:r w:rsidR="005F7143" w:rsidRPr="00330EF4">
        <w:rPr>
          <w:rFonts w:cs="CMU Bright"/>
        </w:rPr>
        <w:t xml:space="preserve"> </w:t>
      </w:r>
      <w:r w:rsidR="00855E29" w:rsidRPr="00330EF4">
        <w:rPr>
          <w:rFonts w:cs="CMU Bright"/>
        </w:rPr>
        <w:t xml:space="preserve">start time </w:t>
      </w:r>
      <w:r w:rsidR="005F7143" w:rsidRPr="00330EF4">
        <w:rPr>
          <w:rFonts w:cs="CMU Bright"/>
        </w:rPr>
        <w:t>to change the entering time at location sp</w:t>
      </w:r>
      <w:r w:rsidR="005F7143" w:rsidRPr="00330EF4">
        <w:rPr>
          <w:rFonts w:cs="CMU Bright"/>
          <w:vertAlign w:val="subscript"/>
        </w:rPr>
        <w:t>i+1</w:t>
      </w:r>
      <w:r w:rsidR="005F7143" w:rsidRPr="00330EF4">
        <w:rPr>
          <w:rFonts w:cs="CMU Bright"/>
        </w:rPr>
        <w:t>.</w:t>
      </w:r>
    </w:p>
    <w:p w14:paraId="1DBF3C59" w14:textId="77777777" w:rsidR="00F04223" w:rsidRPr="00330EF4" w:rsidRDefault="00F04223" w:rsidP="00F04223">
      <w:pPr>
        <w:pStyle w:val="Heading3"/>
        <w:spacing w:after="240"/>
        <w:ind w:firstLine="720"/>
        <w:rPr>
          <w:rFonts w:ascii="CMU Bright" w:hAnsi="CMU Bright" w:cs="CMU Bright"/>
          <w:color w:val="auto"/>
        </w:rPr>
      </w:pPr>
      <w:bookmarkStart w:id="166" w:name="_Toc530914330"/>
      <w:r w:rsidRPr="00330EF4">
        <w:rPr>
          <w:rFonts w:ascii="CMU Bright" w:hAnsi="CMU Bright" w:cs="CMU Bright"/>
          <w:color w:val="auto"/>
        </w:rPr>
        <w:t>4.4.3 State Formation</w:t>
      </w:r>
      <w:bookmarkEnd w:id="166"/>
    </w:p>
    <w:p w14:paraId="04011784" w14:textId="68FB83A0" w:rsidR="00E10983" w:rsidRPr="00330EF4" w:rsidRDefault="00F04223" w:rsidP="0028355E">
      <w:pPr>
        <w:spacing w:after="240"/>
        <w:ind w:left="720"/>
        <w:rPr>
          <w:rFonts w:cs="CMU Bright"/>
        </w:rPr>
      </w:pPr>
      <w:r w:rsidRPr="00330EF4">
        <w:rPr>
          <w:rFonts w:cs="CMU Bright"/>
        </w:rPr>
        <w:t xml:space="preserve">A state is formed using a group of stay-points represented as </w:t>
      </w:r>
      <w:r w:rsidR="00BD114E" w:rsidRPr="00330EF4">
        <w:rPr>
          <w:rFonts w:cs="CMU Bright"/>
        </w:rPr>
        <w:t>s</w:t>
      </w:r>
      <w:r w:rsidRPr="00330EF4">
        <w:rPr>
          <w:rFonts w:cs="CMU Bright"/>
        </w:rPr>
        <w:t xml:space="preserve"> = {st</w:t>
      </w:r>
      <w:r w:rsidRPr="00330EF4">
        <w:rPr>
          <w:rFonts w:cs="CMU Bright"/>
          <w:vertAlign w:val="subscript"/>
        </w:rPr>
        <w:t>1</w:t>
      </w:r>
      <w:r w:rsidRPr="00330EF4">
        <w:rPr>
          <w:rFonts w:cs="CMU Bright"/>
        </w:rPr>
        <w:t>, st</w:t>
      </w:r>
      <w:r w:rsidRPr="00330EF4">
        <w:rPr>
          <w:rFonts w:cs="CMU Bright"/>
          <w:vertAlign w:val="subscript"/>
        </w:rPr>
        <w:t>2</w:t>
      </w:r>
      <w:r w:rsidRPr="00330EF4">
        <w:rPr>
          <w:rFonts w:cs="CMU Bright"/>
        </w:rPr>
        <w:t>, …st</w:t>
      </w:r>
      <w:r w:rsidRPr="00330EF4">
        <w:rPr>
          <w:rFonts w:cs="CMU Bright"/>
          <w:vertAlign w:val="subscript"/>
        </w:rPr>
        <w:t>n</w:t>
      </w:r>
      <w:r w:rsidRPr="00330EF4">
        <w:rPr>
          <w:rFonts w:cs="CMU Bright"/>
        </w:rPr>
        <w:t xml:space="preserve">}. Each state has a semantic meaning like “gym”, “restaurant”, “home” or so on. The states are formed to join the stay-points which are geographically close-by as one state. The states are found using a distance threshold. All the stay-points within this threshold distance radius is grouped together as a single state. This is called snapping stay-points to the states. This is depicted in the </w:t>
      </w:r>
      <w:r w:rsidRPr="00330EF4">
        <w:rPr>
          <w:rFonts w:cs="CMU Bright"/>
        </w:rPr>
        <w:fldChar w:fldCharType="begin"/>
      </w:r>
      <w:r w:rsidRPr="00330EF4">
        <w:rPr>
          <w:rFonts w:cs="CMU Bright"/>
        </w:rPr>
        <w:instrText xml:space="preserve"> REF _Ref528330171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16</w:t>
      </w:r>
      <w:r w:rsidRPr="00330EF4">
        <w:rPr>
          <w:rFonts w:cs="CMU Bright"/>
        </w:rPr>
        <w:fldChar w:fldCharType="end"/>
      </w:r>
      <w:r w:rsidRPr="00330EF4">
        <w:rPr>
          <w:rFonts w:cs="CMU Bright"/>
        </w:rPr>
        <w:t xml:space="preserve">. The </w:t>
      </w:r>
      <w:r w:rsidR="000B72DE" w:rsidRPr="00330EF4">
        <w:rPr>
          <w:rFonts w:cs="CMU Bright"/>
        </w:rPr>
        <w:t xml:space="preserve">two </w:t>
      </w:r>
      <w:r w:rsidRPr="00330EF4">
        <w:rPr>
          <w:rFonts w:cs="CMU Bright"/>
        </w:rPr>
        <w:t>stay-points are snapped to states to form st</w:t>
      </w:r>
      <w:r w:rsidRPr="00330EF4">
        <w:rPr>
          <w:rFonts w:cs="CMU Bright"/>
          <w:vertAlign w:val="subscript"/>
        </w:rPr>
        <w:t>1</w:t>
      </w:r>
      <w:r w:rsidRPr="00330EF4">
        <w:rPr>
          <w:rFonts w:cs="CMU Bright"/>
        </w:rPr>
        <w:t>. The first stay-point between hour 5 and 7 is assigned to a state st</w:t>
      </w:r>
      <w:r w:rsidRPr="00330EF4">
        <w:rPr>
          <w:rFonts w:cs="CMU Bright"/>
          <w:vertAlign w:val="subscript"/>
        </w:rPr>
        <w:t>1</w:t>
      </w:r>
      <w:r w:rsidRPr="00330EF4">
        <w:rPr>
          <w:rFonts w:cs="CMU Bright"/>
        </w:rPr>
        <w:t xml:space="preserve">. When the second stay-point </w:t>
      </w:r>
      <w:r w:rsidR="00D92715" w:rsidRPr="00330EF4">
        <w:rPr>
          <w:rFonts w:cs="CMU Bright"/>
        </w:rPr>
        <w:t>between hour 9 and 11 is extracted, the distance between the stay-point and the state st</w:t>
      </w:r>
      <w:r w:rsidR="00D92715" w:rsidRPr="00330EF4">
        <w:rPr>
          <w:rFonts w:cs="CMU Bright"/>
          <w:vertAlign w:val="subscript"/>
        </w:rPr>
        <w:t>1</w:t>
      </w:r>
      <w:r w:rsidR="00D92715" w:rsidRPr="00330EF4">
        <w:rPr>
          <w:rFonts w:cs="CMU Bright"/>
        </w:rPr>
        <w:t xml:space="preserve"> is checked. If the distance between them is less than the threshold distance </w:t>
      </w:r>
      <w:r w:rsidR="00D92715" w:rsidRPr="00330EF4">
        <w:rPr>
          <w:rFonts w:cs="CMU Bright"/>
          <w:i/>
        </w:rPr>
        <w:t>th_d</w:t>
      </w:r>
      <w:r w:rsidR="00D92715" w:rsidRPr="00330EF4">
        <w:rPr>
          <w:rFonts w:cs="CMU Bright"/>
        </w:rPr>
        <w:t xml:space="preserve"> , the stay-point</w:t>
      </w:r>
      <w:r w:rsidRPr="00330EF4">
        <w:rPr>
          <w:rFonts w:cs="CMU Bright"/>
        </w:rPr>
        <w:t xml:space="preserve"> is also snapped to the same state</w:t>
      </w:r>
      <w:r w:rsidR="000C1335" w:rsidRPr="00330EF4">
        <w:rPr>
          <w:rFonts w:cs="CMU Bright"/>
        </w:rPr>
        <w:t xml:space="preserve"> st</w:t>
      </w:r>
      <w:r w:rsidR="000C1335" w:rsidRPr="00330EF4">
        <w:rPr>
          <w:rFonts w:cs="CMU Bright"/>
          <w:vertAlign w:val="subscript"/>
        </w:rPr>
        <w:t>1</w:t>
      </w:r>
      <w:r w:rsidRPr="00330EF4">
        <w:rPr>
          <w:rFonts w:cs="CMU Bright"/>
        </w:rPr>
        <w:t xml:space="preserve">. </w:t>
      </w:r>
    </w:p>
    <w:p w14:paraId="116B7C9B" w14:textId="0EB79EFB" w:rsidR="0063293A" w:rsidRPr="00330EF4" w:rsidRDefault="00F04223" w:rsidP="0028355E">
      <w:pPr>
        <w:spacing w:after="240"/>
        <w:ind w:left="720"/>
        <w:rPr>
          <w:rFonts w:cs="CMU Bright"/>
        </w:rPr>
      </w:pPr>
      <w:r w:rsidRPr="00330EF4">
        <w:rPr>
          <w:rFonts w:cs="CMU Bright"/>
        </w:rPr>
        <w:t xml:space="preserve">The mean of latitude and longitude </w:t>
      </w:r>
      <w:r w:rsidR="00977993" w:rsidRPr="00330EF4">
        <w:rPr>
          <w:rFonts w:cs="CMU Bright"/>
        </w:rPr>
        <w:t xml:space="preserve">of </w:t>
      </w:r>
      <w:r w:rsidRPr="00330EF4">
        <w:rPr>
          <w:rFonts w:cs="CMU Bright"/>
        </w:rPr>
        <w:t>all stay-points</w:t>
      </w:r>
      <w:r w:rsidR="00977993" w:rsidRPr="00330EF4">
        <w:rPr>
          <w:rFonts w:cs="CMU Bright"/>
        </w:rPr>
        <w:t>,</w:t>
      </w:r>
      <w:r w:rsidRPr="00330EF4">
        <w:rPr>
          <w:rFonts w:cs="CMU Bright"/>
        </w:rPr>
        <w:t xml:space="preserve"> forming the state st</w:t>
      </w:r>
      <w:r w:rsidRPr="00330EF4">
        <w:rPr>
          <w:rFonts w:cs="CMU Bright"/>
          <w:vertAlign w:val="subscript"/>
        </w:rPr>
        <w:t>1</w:t>
      </w:r>
      <w:r w:rsidR="00977993" w:rsidRPr="00330EF4">
        <w:rPr>
          <w:rFonts w:cs="CMU Bright"/>
          <w:vertAlign w:val="subscript"/>
        </w:rPr>
        <w:t>,</w:t>
      </w:r>
      <w:r w:rsidRPr="00330EF4">
        <w:rPr>
          <w:rFonts w:cs="CMU Bright"/>
        </w:rPr>
        <w:t xml:space="preserve"> is stored. This makes sure that if a known location is visited after few days, then it should get the same id as </w:t>
      </w:r>
      <w:r w:rsidR="00977993" w:rsidRPr="00330EF4">
        <w:rPr>
          <w:rFonts w:cs="CMU Bright"/>
        </w:rPr>
        <w:t>given</w:t>
      </w:r>
      <w:r w:rsidRPr="00330EF4">
        <w:rPr>
          <w:rFonts w:cs="CMU Bright"/>
        </w:rPr>
        <w:t xml:space="preserve"> before. Imagine a case where the user visited a restaurant last Monday and</w:t>
      </w:r>
      <w:r w:rsidR="00F52C17" w:rsidRPr="00330EF4">
        <w:rPr>
          <w:rFonts w:cs="CMU Bright"/>
        </w:rPr>
        <w:t xml:space="preserve"> </w:t>
      </w:r>
      <w:r w:rsidRPr="00330EF4">
        <w:rPr>
          <w:rFonts w:cs="CMU Bright"/>
        </w:rPr>
        <w:t xml:space="preserve">visits the </w:t>
      </w:r>
      <w:r w:rsidR="006C4CED" w:rsidRPr="00330EF4">
        <w:rPr>
          <w:rFonts w:cs="CMU Bright"/>
        </w:rPr>
        <w:t xml:space="preserve">same </w:t>
      </w:r>
      <w:r w:rsidRPr="00330EF4">
        <w:rPr>
          <w:rFonts w:cs="CMU Bright"/>
        </w:rPr>
        <w:t>restaurant again the next Monday. In this case, the restaurant visits during next Monday should get snapped to the already existing state from last Monday. Finally, markov Chain model is applied to the</w:t>
      </w:r>
      <w:r w:rsidR="00A172E0" w:rsidRPr="00330EF4">
        <w:rPr>
          <w:rFonts w:cs="CMU Bright"/>
        </w:rPr>
        <w:t>se</w:t>
      </w:r>
      <w:r w:rsidRPr="00330EF4">
        <w:rPr>
          <w:rFonts w:cs="CMU Bright"/>
        </w:rPr>
        <w:t xml:space="preserve"> states.</w:t>
      </w:r>
    </w:p>
    <w:p w14:paraId="3054E3B3" w14:textId="354415AB" w:rsidR="00EA1802" w:rsidRPr="00330EF4" w:rsidRDefault="00F96F24" w:rsidP="00EC688E">
      <w:pPr>
        <w:keepNext/>
        <w:autoSpaceDE w:val="0"/>
        <w:autoSpaceDN w:val="0"/>
        <w:adjustRightInd w:val="0"/>
        <w:ind w:left="720"/>
        <w:rPr>
          <w:rFonts w:cs="CMU Bright"/>
        </w:rPr>
      </w:pPr>
      <w:r w:rsidRPr="00330EF4">
        <w:rPr>
          <w:rFonts w:cs="CMU Bright"/>
          <w:noProof/>
        </w:rPr>
        <w:lastRenderedPageBreak/>
        <w:drawing>
          <wp:inline distT="0" distB="0" distL="0" distR="0" wp14:anchorId="10001A84" wp14:editId="60E50B61">
            <wp:extent cx="5313219" cy="194995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0275" cy="1963549"/>
                    </a:xfrm>
                    <a:prstGeom prst="rect">
                      <a:avLst/>
                    </a:prstGeom>
                  </pic:spPr>
                </pic:pic>
              </a:graphicData>
            </a:graphic>
          </wp:inline>
        </w:drawing>
      </w:r>
    </w:p>
    <w:p w14:paraId="0BF4483D" w14:textId="0065249E" w:rsidR="005C6D3D" w:rsidRPr="00330EF4" w:rsidRDefault="00EA1802" w:rsidP="00EC688E">
      <w:pPr>
        <w:pStyle w:val="Caption"/>
        <w:jc w:val="center"/>
        <w:rPr>
          <w:rFonts w:cs="CMU Bright"/>
          <w:color w:val="auto"/>
        </w:rPr>
      </w:pPr>
      <w:bookmarkStart w:id="167" w:name="_Ref528330171"/>
      <w:bookmarkStart w:id="168" w:name="_Toc529179989"/>
      <w:bookmarkStart w:id="169" w:name="_Toc53091437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16</w:t>
      </w:r>
      <w:r w:rsidRPr="00330EF4">
        <w:rPr>
          <w:rFonts w:cs="CMU Bright"/>
          <w:color w:val="auto"/>
        </w:rPr>
        <w:fldChar w:fldCharType="end"/>
      </w:r>
      <w:bookmarkEnd w:id="167"/>
      <w:r w:rsidRPr="00330EF4">
        <w:rPr>
          <w:rFonts w:cs="CMU Bright"/>
          <w:color w:val="auto"/>
        </w:rPr>
        <w:t xml:space="preserve"> Snapping stay-points to states</w:t>
      </w:r>
      <w:bookmarkEnd w:id="168"/>
      <w:bookmarkEnd w:id="169"/>
    </w:p>
    <w:p w14:paraId="64585120" w14:textId="5C11A27F" w:rsidR="005F7143" w:rsidRPr="00330EF4" w:rsidRDefault="00781AAC" w:rsidP="00700C5B">
      <w:pPr>
        <w:pStyle w:val="Heading4"/>
        <w:spacing w:after="240"/>
        <w:ind w:firstLine="720"/>
        <w:rPr>
          <w:rFonts w:ascii="CMU Bright" w:hAnsi="CMU Bright" w:cs="CMU Bright"/>
          <w:i w:val="0"/>
          <w:color w:val="auto"/>
        </w:rPr>
      </w:pPr>
      <w:bookmarkStart w:id="170" w:name="_Toc530914331"/>
      <w:r w:rsidRPr="00330EF4">
        <w:rPr>
          <w:rFonts w:ascii="CMU Bright" w:hAnsi="CMU Bright" w:cs="CMU Bright"/>
          <w:i w:val="0"/>
          <w:color w:val="auto"/>
        </w:rPr>
        <w:t>4.4.3.1</w:t>
      </w:r>
      <w:r w:rsidR="005F7143" w:rsidRPr="00330EF4">
        <w:rPr>
          <w:rFonts w:ascii="CMU Bright" w:hAnsi="CMU Bright" w:cs="CMU Bright"/>
          <w:i w:val="0"/>
          <w:color w:val="auto"/>
        </w:rPr>
        <w:t xml:space="preserve"> </w:t>
      </w:r>
      <w:r w:rsidR="00910979" w:rsidRPr="00330EF4">
        <w:rPr>
          <w:rFonts w:ascii="CMU Bright" w:hAnsi="CMU Bright" w:cs="CMU Bright"/>
          <w:i w:val="0"/>
          <w:color w:val="auto"/>
        </w:rPr>
        <w:t>Drifting Problem</w:t>
      </w:r>
      <w:bookmarkEnd w:id="170"/>
    </w:p>
    <w:p w14:paraId="764BFC93" w14:textId="5C3EC241" w:rsidR="005F7143" w:rsidRPr="00330EF4" w:rsidRDefault="005F7143" w:rsidP="00EC688E">
      <w:pPr>
        <w:ind w:left="720"/>
        <w:rPr>
          <w:rFonts w:cs="CMU Bright"/>
        </w:rPr>
      </w:pPr>
      <w:r w:rsidRPr="00330EF4">
        <w:rPr>
          <w:rFonts w:cs="CMU Bright"/>
        </w:rPr>
        <w:t xml:space="preserve">The stay-points are </w:t>
      </w:r>
      <w:r w:rsidR="00D24DD0" w:rsidRPr="00330EF4">
        <w:rPr>
          <w:rFonts w:cs="CMU Bright"/>
        </w:rPr>
        <w:t xml:space="preserve">snapped to an </w:t>
      </w:r>
      <w:r w:rsidR="00AF373D" w:rsidRPr="00330EF4">
        <w:rPr>
          <w:rFonts w:cs="CMU Bright"/>
        </w:rPr>
        <w:t>existing</w:t>
      </w:r>
      <w:r w:rsidR="00D24DD0" w:rsidRPr="00330EF4">
        <w:rPr>
          <w:rFonts w:cs="CMU Bright"/>
        </w:rPr>
        <w:t xml:space="preserve"> state</w:t>
      </w:r>
      <w:r w:rsidRPr="00330EF4">
        <w:rPr>
          <w:rFonts w:cs="CMU Bright"/>
        </w:rPr>
        <w:t xml:space="preserve"> with an exception. The </w:t>
      </w:r>
      <w:r w:rsidR="002C5798" w:rsidRPr="00330EF4">
        <w:rPr>
          <w:rFonts w:cs="CMU Bright"/>
        </w:rPr>
        <w:fldChar w:fldCharType="begin"/>
      </w:r>
      <w:r w:rsidR="002C5798" w:rsidRPr="00330EF4">
        <w:rPr>
          <w:rFonts w:cs="CMU Bright"/>
        </w:rPr>
        <w:instrText xml:space="preserve"> REF _Ref528330236 \h </w:instrText>
      </w:r>
      <w:r w:rsidR="003871CA" w:rsidRPr="00330EF4">
        <w:rPr>
          <w:rFonts w:cs="CMU Bright"/>
        </w:rPr>
        <w:instrText xml:space="preserve"> \* MERGEFORMAT </w:instrText>
      </w:r>
      <w:r w:rsidR="002C5798" w:rsidRPr="00330EF4">
        <w:rPr>
          <w:rFonts w:cs="CMU Bright"/>
        </w:rPr>
      </w:r>
      <w:r w:rsidR="002C5798" w:rsidRPr="00330EF4">
        <w:rPr>
          <w:rFonts w:cs="CMU Bright"/>
        </w:rPr>
        <w:fldChar w:fldCharType="separate"/>
      </w:r>
      <w:r w:rsidR="009C4FE4" w:rsidRPr="00330EF4">
        <w:rPr>
          <w:rFonts w:cs="CMU Bright"/>
        </w:rPr>
        <w:t xml:space="preserve">Figure </w:t>
      </w:r>
      <w:r w:rsidR="009C4FE4">
        <w:rPr>
          <w:rFonts w:cs="CMU Bright"/>
          <w:noProof/>
        </w:rPr>
        <w:t>17</w:t>
      </w:r>
      <w:r w:rsidR="002C5798" w:rsidRPr="00330EF4">
        <w:rPr>
          <w:rFonts w:cs="CMU Bright"/>
        </w:rPr>
        <w:fldChar w:fldCharType="end"/>
      </w:r>
      <w:r w:rsidR="002C5798" w:rsidRPr="00330EF4">
        <w:rPr>
          <w:rFonts w:cs="CMU Bright"/>
        </w:rPr>
        <w:t xml:space="preserve"> </w:t>
      </w:r>
      <w:r w:rsidRPr="00330EF4">
        <w:rPr>
          <w:rFonts w:cs="CMU Bright"/>
        </w:rPr>
        <w:t>depicts the drifting problem. The current mean of state st</w:t>
      </w:r>
      <w:r w:rsidRPr="00330EF4">
        <w:rPr>
          <w:rFonts w:cs="CMU Bright"/>
          <w:vertAlign w:val="subscript"/>
        </w:rPr>
        <w:t>i</w:t>
      </w:r>
      <w:r w:rsidRPr="00330EF4">
        <w:rPr>
          <w:rFonts w:cs="CMU Bright"/>
        </w:rPr>
        <w:t xml:space="preserve"> is marked with </w:t>
      </w:r>
      <w:r w:rsidRPr="00330EF4">
        <w:rPr>
          <w:rFonts w:ascii="Cambria" w:hAnsi="Cambria" w:cs="Cambria"/>
          <w:b/>
        </w:rPr>
        <w:t>×</w:t>
      </w:r>
      <w:r w:rsidRPr="00330EF4">
        <w:rPr>
          <w:rFonts w:cs="CMU Bright"/>
        </w:rPr>
        <w:t xml:space="preserve">. </w:t>
      </w:r>
      <w:r w:rsidR="00EA5019" w:rsidRPr="00330EF4">
        <w:rPr>
          <w:rFonts w:cs="CMU Bright"/>
        </w:rPr>
        <w:t xml:space="preserve">A new stay-point marked with a red dot on the right </w:t>
      </w:r>
      <w:r w:rsidR="00BB2D45" w:rsidRPr="00330EF4">
        <w:rPr>
          <w:rFonts w:cs="CMU Bright"/>
        </w:rPr>
        <w:t xml:space="preserve">has arrived. </w:t>
      </w:r>
      <w:r w:rsidRPr="00330EF4">
        <w:rPr>
          <w:rFonts w:cs="CMU Bright"/>
        </w:rPr>
        <w:t>The addition of the new stay-point sp</w:t>
      </w:r>
      <w:r w:rsidRPr="00330EF4">
        <w:rPr>
          <w:rFonts w:cs="CMU Bright"/>
          <w:vertAlign w:val="subscript"/>
        </w:rPr>
        <w:t>j</w:t>
      </w:r>
      <w:r w:rsidRPr="00330EF4">
        <w:rPr>
          <w:rFonts w:cs="CMU Bright"/>
        </w:rPr>
        <w:t xml:space="preserve"> </w:t>
      </w:r>
      <w:r w:rsidR="008459F4" w:rsidRPr="00330EF4">
        <w:rPr>
          <w:rFonts w:cs="CMU Bright"/>
        </w:rPr>
        <w:t xml:space="preserve">to this state </w:t>
      </w:r>
      <w:r w:rsidRPr="00330EF4">
        <w:rPr>
          <w:rFonts w:cs="CMU Bright"/>
        </w:rPr>
        <w:t>will make the mean of the state shifted</w:t>
      </w:r>
      <w:r w:rsidR="008459F4" w:rsidRPr="00330EF4">
        <w:rPr>
          <w:rFonts w:cs="CMU Bright"/>
        </w:rPr>
        <w:t>,</w:t>
      </w:r>
      <w:r w:rsidRPr="00330EF4">
        <w:rPr>
          <w:rFonts w:cs="CMU Bright"/>
        </w:rPr>
        <w:t xml:space="preserve"> denoted by </w:t>
      </w:r>
      <w:r w:rsidRPr="00330EF4">
        <w:rPr>
          <w:rFonts w:ascii="Cambria" w:hAnsi="Cambria" w:cs="Cambria"/>
          <w:b/>
          <w:color w:val="FF0000"/>
        </w:rPr>
        <w:t>×</w:t>
      </w:r>
      <w:r w:rsidRPr="00330EF4">
        <w:rPr>
          <w:rFonts w:cs="CMU Bright"/>
        </w:rPr>
        <w:t>. The new mean of the state st</w:t>
      </w:r>
      <w:r w:rsidRPr="00330EF4">
        <w:rPr>
          <w:rFonts w:cs="CMU Bright"/>
          <w:vertAlign w:val="subscript"/>
        </w:rPr>
        <w:t>i</w:t>
      </w:r>
      <w:r w:rsidRPr="00330EF4">
        <w:rPr>
          <w:rFonts w:cs="CMU Bright"/>
        </w:rPr>
        <w:t xml:space="preserve"> will throw some of the existing points from left out of the state radius. </w:t>
      </w:r>
      <w:r w:rsidR="00094AA4" w:rsidRPr="00330EF4">
        <w:rPr>
          <w:rFonts w:cs="CMU Bright"/>
        </w:rPr>
        <w:t>Therefore,</w:t>
      </w:r>
      <w:r w:rsidRPr="00330EF4">
        <w:rPr>
          <w:rFonts w:cs="CMU Bright"/>
        </w:rPr>
        <w:t xml:space="preserve"> the new stay-point sp</w:t>
      </w:r>
      <w:r w:rsidRPr="00330EF4">
        <w:rPr>
          <w:rFonts w:cs="CMU Bright"/>
          <w:vertAlign w:val="subscript"/>
        </w:rPr>
        <w:t>j</w:t>
      </w:r>
      <w:r w:rsidRPr="00330EF4">
        <w:rPr>
          <w:rFonts w:cs="CMU Bright"/>
        </w:rPr>
        <w:t xml:space="preserve"> is added to a new state in this case. Hence, the idea is, while adding the new stay-point to an existing state, a check is done. If all the existing stay-points stays within the radius of the state mean, then the stay-point is snapped to the state, otherwise a new state is formed. In other words, if any of the existing stay-points contributing to the state formation is moving out of the </w:t>
      </w:r>
      <w:r w:rsidR="00D24DD0" w:rsidRPr="00330EF4">
        <w:rPr>
          <w:rFonts w:cs="CMU Bright"/>
        </w:rPr>
        <w:t xml:space="preserve">state </w:t>
      </w:r>
      <w:r w:rsidRPr="00330EF4">
        <w:rPr>
          <w:rFonts w:cs="CMU Bright"/>
        </w:rPr>
        <w:t>radius, then the new stay-point is not added to this state</w:t>
      </w:r>
      <w:r w:rsidR="00917992" w:rsidRPr="00330EF4">
        <w:rPr>
          <w:rFonts w:cs="CMU Bright"/>
        </w:rPr>
        <w:t xml:space="preserve"> to avoid the drifting problem</w:t>
      </w:r>
      <w:r w:rsidRPr="00330EF4">
        <w:rPr>
          <w:rFonts w:cs="CMU Bright"/>
        </w:rPr>
        <w:t xml:space="preserve">. </w:t>
      </w:r>
    </w:p>
    <w:p w14:paraId="2636E888" w14:textId="77777777" w:rsidR="00A646A6" w:rsidRPr="00330EF4" w:rsidRDefault="00A646A6" w:rsidP="00A646A6">
      <w:pPr>
        <w:pStyle w:val="Heading4"/>
        <w:spacing w:after="240"/>
        <w:ind w:firstLine="720"/>
        <w:rPr>
          <w:rFonts w:ascii="CMU Bright" w:hAnsi="CMU Bright" w:cs="CMU Bright"/>
          <w:i w:val="0"/>
          <w:color w:val="auto"/>
        </w:rPr>
      </w:pPr>
      <w:bookmarkStart w:id="171" w:name="_Toc530914332"/>
      <w:r w:rsidRPr="00330EF4">
        <w:rPr>
          <w:rFonts w:ascii="CMU Bright" w:hAnsi="CMU Bright" w:cs="CMU Bright"/>
          <w:i w:val="0"/>
          <w:color w:val="auto"/>
        </w:rPr>
        <w:t>4.4.3.2 Algorithm</w:t>
      </w:r>
      <w:bookmarkEnd w:id="171"/>
    </w:p>
    <w:p w14:paraId="778436CA" w14:textId="28148113" w:rsidR="00A646A6" w:rsidRPr="00330EF4" w:rsidRDefault="00355EAD" w:rsidP="005D6B42">
      <w:pPr>
        <w:spacing w:after="240"/>
        <w:ind w:left="720"/>
        <w:rPr>
          <w:rFonts w:cs="CMU Bright"/>
        </w:rPr>
      </w:pPr>
      <w:r w:rsidRPr="00330EF4">
        <w:rPr>
          <w:rFonts w:cs="CMU Bright"/>
        </w:rPr>
        <w:t>Algorithm</w:t>
      </w:r>
      <w:r w:rsidR="004539CF" w:rsidRPr="00330EF4">
        <w:rPr>
          <w:rFonts w:cs="CMU Bright"/>
        </w:rPr>
        <w:t xml:space="preserve"> 3 explains the details of state formation from stay-points. Each new stay-point goes through this step. </w:t>
      </w:r>
      <w:r w:rsidR="00A646A6" w:rsidRPr="00330EF4">
        <w:rPr>
          <w:rFonts w:cs="CMU Bright"/>
        </w:rPr>
        <w:t>When a new stay-point is extracted and added to the stay-point sp = {sp</w:t>
      </w:r>
      <w:r w:rsidR="00A646A6" w:rsidRPr="00330EF4">
        <w:rPr>
          <w:rFonts w:cs="CMU Bright"/>
          <w:vertAlign w:val="subscript"/>
        </w:rPr>
        <w:t xml:space="preserve">1, </w:t>
      </w:r>
      <w:r w:rsidR="00A646A6" w:rsidRPr="00330EF4">
        <w:rPr>
          <w:rFonts w:cs="CMU Bright"/>
        </w:rPr>
        <w:t>sp</w:t>
      </w:r>
      <w:r w:rsidR="00A646A6" w:rsidRPr="00330EF4">
        <w:rPr>
          <w:rFonts w:cs="CMU Bright"/>
          <w:vertAlign w:val="subscript"/>
        </w:rPr>
        <w:t>2</w:t>
      </w:r>
      <w:r w:rsidR="00A646A6" w:rsidRPr="00330EF4">
        <w:rPr>
          <w:rFonts w:cs="CMU Bright"/>
        </w:rPr>
        <w:t>,</w:t>
      </w:r>
      <w:r w:rsidR="00A646A6" w:rsidRPr="00330EF4">
        <w:rPr>
          <w:rFonts w:cs="CMU Bright"/>
          <w:vertAlign w:val="subscript"/>
        </w:rPr>
        <w:t xml:space="preserve"> </w:t>
      </w:r>
      <w:r w:rsidR="00A646A6" w:rsidRPr="00330EF4">
        <w:rPr>
          <w:rFonts w:cs="CMU Bright"/>
        </w:rPr>
        <w:t>… sp</w:t>
      </w:r>
      <w:r w:rsidR="00A646A6" w:rsidRPr="00330EF4">
        <w:rPr>
          <w:rFonts w:cs="CMU Bright"/>
          <w:vertAlign w:val="subscript"/>
        </w:rPr>
        <w:t>n</w:t>
      </w:r>
      <w:r w:rsidR="00A646A6" w:rsidRPr="00330EF4">
        <w:rPr>
          <w:rFonts w:cs="CMU Bright"/>
        </w:rPr>
        <w:t>, sp</w:t>
      </w:r>
      <w:r w:rsidR="00A646A6" w:rsidRPr="00330EF4">
        <w:rPr>
          <w:rFonts w:cs="CMU Bright"/>
          <w:vertAlign w:val="subscript"/>
        </w:rPr>
        <w:t>n+1</w:t>
      </w:r>
      <w:r w:rsidR="00A646A6" w:rsidRPr="00330EF4">
        <w:rPr>
          <w:rFonts w:cs="CMU Bright"/>
        </w:rPr>
        <w:t>}, the stay-point sp</w:t>
      </w:r>
      <w:r w:rsidR="00A646A6" w:rsidRPr="00330EF4">
        <w:rPr>
          <w:rFonts w:cs="CMU Bright"/>
          <w:vertAlign w:val="subscript"/>
        </w:rPr>
        <w:t>n+1</w:t>
      </w:r>
      <w:r w:rsidR="00A646A6" w:rsidRPr="00330EF4">
        <w:rPr>
          <w:rFonts w:cs="CMU Bright"/>
        </w:rPr>
        <w:t xml:space="preserve"> distance is compared with all the existing states in st = {st</w:t>
      </w:r>
      <w:r w:rsidR="00A646A6" w:rsidRPr="00330EF4">
        <w:rPr>
          <w:rFonts w:cs="CMU Bright"/>
          <w:vertAlign w:val="subscript"/>
        </w:rPr>
        <w:t>1</w:t>
      </w:r>
      <w:r w:rsidR="00A646A6" w:rsidRPr="00330EF4">
        <w:rPr>
          <w:rFonts w:cs="CMU Bright"/>
        </w:rPr>
        <w:t>, st</w:t>
      </w:r>
      <w:r w:rsidR="00A646A6" w:rsidRPr="00330EF4">
        <w:rPr>
          <w:rFonts w:cs="CMU Bright"/>
          <w:vertAlign w:val="subscript"/>
        </w:rPr>
        <w:t>2</w:t>
      </w:r>
      <w:r w:rsidR="00A646A6" w:rsidRPr="00330EF4">
        <w:rPr>
          <w:rFonts w:cs="CMU Bright"/>
        </w:rPr>
        <w:t>, …st</w:t>
      </w:r>
      <w:r w:rsidR="00A646A6" w:rsidRPr="00330EF4">
        <w:rPr>
          <w:rFonts w:cs="CMU Bright"/>
          <w:vertAlign w:val="subscript"/>
        </w:rPr>
        <w:t>n</w:t>
      </w:r>
      <w:r w:rsidR="00A646A6" w:rsidRPr="00330EF4">
        <w:rPr>
          <w:rFonts w:cs="CMU Bright"/>
        </w:rPr>
        <w:t>}. If the distance between a state and the new stay-point sp</w:t>
      </w:r>
      <w:r w:rsidR="00A646A6" w:rsidRPr="00330EF4">
        <w:rPr>
          <w:rFonts w:cs="CMU Bright"/>
          <w:vertAlign w:val="subscript"/>
        </w:rPr>
        <w:t>n+1</w:t>
      </w:r>
      <w:r w:rsidR="00A646A6" w:rsidRPr="00330EF4">
        <w:rPr>
          <w:rFonts w:cs="CMU Bright"/>
        </w:rPr>
        <w:t xml:space="preserve"> is less than the distance threshold </w:t>
      </w:r>
      <w:r w:rsidR="00A646A6" w:rsidRPr="00330EF4">
        <w:rPr>
          <w:rFonts w:cs="CMU Bright"/>
          <w:i/>
        </w:rPr>
        <w:t>th_d</w:t>
      </w:r>
      <w:r w:rsidR="00A646A6" w:rsidRPr="00330EF4">
        <w:rPr>
          <w:rFonts w:cs="CMU Bright"/>
        </w:rPr>
        <w:t>, then the stay-point sp</w:t>
      </w:r>
      <w:r w:rsidR="00A646A6" w:rsidRPr="00330EF4">
        <w:rPr>
          <w:rFonts w:cs="CMU Bright"/>
          <w:vertAlign w:val="subscript"/>
        </w:rPr>
        <w:t>n+1</w:t>
      </w:r>
      <w:r w:rsidR="00A646A6" w:rsidRPr="00330EF4">
        <w:rPr>
          <w:rFonts w:cs="CMU Bright"/>
        </w:rPr>
        <w:t xml:space="preserve"> added to the that state. Otherwise, a new state is formed.</w:t>
      </w:r>
    </w:p>
    <w:p w14:paraId="4B225061" w14:textId="2F368274" w:rsidR="002C5798" w:rsidRPr="00330EF4" w:rsidRDefault="00EA5019" w:rsidP="00EC688E">
      <w:pPr>
        <w:keepNext/>
        <w:autoSpaceDE w:val="0"/>
        <w:autoSpaceDN w:val="0"/>
        <w:adjustRightInd w:val="0"/>
        <w:ind w:left="720"/>
        <w:jc w:val="center"/>
        <w:rPr>
          <w:rFonts w:cs="CMU Bright"/>
        </w:rPr>
      </w:pPr>
      <w:r w:rsidRPr="00330EF4">
        <w:rPr>
          <w:rFonts w:cs="CMU Bright"/>
          <w:noProof/>
        </w:rPr>
        <w:lastRenderedPageBreak/>
        <w:drawing>
          <wp:inline distT="0" distB="0" distL="0" distR="0" wp14:anchorId="59376DBC" wp14:editId="463A635F">
            <wp:extent cx="4006850" cy="23088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3217" cy="2347103"/>
                    </a:xfrm>
                    <a:prstGeom prst="rect">
                      <a:avLst/>
                    </a:prstGeom>
                  </pic:spPr>
                </pic:pic>
              </a:graphicData>
            </a:graphic>
          </wp:inline>
        </w:drawing>
      </w:r>
    </w:p>
    <w:p w14:paraId="13F9EED4" w14:textId="15E477D9" w:rsidR="005F7143" w:rsidRPr="00330EF4" w:rsidRDefault="002C5798" w:rsidP="00EC688E">
      <w:pPr>
        <w:pStyle w:val="Caption"/>
        <w:jc w:val="center"/>
        <w:rPr>
          <w:rFonts w:cs="CMU Bright"/>
          <w:color w:val="auto"/>
        </w:rPr>
      </w:pPr>
      <w:bookmarkStart w:id="172" w:name="_Ref528330236"/>
      <w:bookmarkStart w:id="173" w:name="_Toc529179990"/>
      <w:bookmarkStart w:id="174" w:name="_Toc53091437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17</w:t>
      </w:r>
      <w:r w:rsidRPr="00330EF4">
        <w:rPr>
          <w:rFonts w:cs="CMU Bright"/>
          <w:color w:val="auto"/>
        </w:rPr>
        <w:fldChar w:fldCharType="end"/>
      </w:r>
      <w:bookmarkEnd w:id="172"/>
      <w:r w:rsidRPr="00330EF4">
        <w:rPr>
          <w:rFonts w:cs="CMU Bright"/>
          <w:color w:val="auto"/>
        </w:rPr>
        <w:t xml:space="preserve"> Drifting problem while snapping stay-points to the states</w:t>
      </w:r>
      <w:bookmarkEnd w:id="173"/>
      <w:bookmarkEnd w:id="174"/>
    </w:p>
    <w:p w14:paraId="290B3676" w14:textId="597B1325" w:rsidR="00910979" w:rsidRPr="00330EF4" w:rsidRDefault="00910979" w:rsidP="00A646A6">
      <w:pPr>
        <w:pStyle w:val="Heading4"/>
        <w:spacing w:after="240"/>
        <w:rPr>
          <w:rFonts w:ascii="CMU Bright" w:hAnsi="CMU Bright" w:cs="CMU Bright"/>
        </w:rPr>
      </w:pPr>
      <w:r w:rsidRPr="00330EF4">
        <w:rPr>
          <w:rFonts w:ascii="CMU Bright" w:hAnsi="CMU Bright" w:cs="CMU Bright"/>
        </w:rPr>
        <w:tab/>
      </w:r>
    </w:p>
    <w:p w14:paraId="293D5918" w14:textId="42CD79E5" w:rsidR="002A7FBD" w:rsidRPr="00330EF4" w:rsidRDefault="00A646A6" w:rsidP="00EC688E">
      <w:pPr>
        <w:autoSpaceDE w:val="0"/>
        <w:autoSpaceDN w:val="0"/>
        <w:adjustRightInd w:val="0"/>
        <w:ind w:left="720"/>
        <w:rPr>
          <w:rFonts w:cs="CMU Bright"/>
        </w:rPr>
      </w:pPr>
      <w:r w:rsidRPr="00330EF4">
        <w:rPr>
          <w:rFonts w:cs="CMU Bright"/>
          <w:noProof/>
        </w:rPr>
        <w:drawing>
          <wp:inline distT="0" distB="0" distL="0" distR="0" wp14:anchorId="5FCA2A25" wp14:editId="40CB6BED">
            <wp:extent cx="5372100" cy="388886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0298" cy="3902034"/>
                    </a:xfrm>
                    <a:prstGeom prst="rect">
                      <a:avLst/>
                    </a:prstGeom>
                  </pic:spPr>
                </pic:pic>
              </a:graphicData>
            </a:graphic>
          </wp:inline>
        </w:drawing>
      </w:r>
    </w:p>
    <w:p w14:paraId="0C965CAA" w14:textId="3E9EA570" w:rsidR="000D4566" w:rsidRPr="00330EF4" w:rsidRDefault="00781AAC" w:rsidP="00700C5B">
      <w:pPr>
        <w:pStyle w:val="Heading3"/>
        <w:spacing w:after="240"/>
        <w:ind w:firstLine="720"/>
        <w:rPr>
          <w:rFonts w:ascii="CMU Bright" w:hAnsi="CMU Bright" w:cs="CMU Bright"/>
          <w:color w:val="auto"/>
        </w:rPr>
      </w:pPr>
      <w:bookmarkStart w:id="175" w:name="_Toc530914333"/>
      <w:r w:rsidRPr="00330EF4">
        <w:rPr>
          <w:rFonts w:ascii="CMU Bright" w:hAnsi="CMU Bright" w:cs="CMU Bright"/>
          <w:color w:val="auto"/>
        </w:rPr>
        <w:t>4.4.4</w:t>
      </w:r>
      <w:r w:rsidR="000D4566" w:rsidRPr="00330EF4">
        <w:rPr>
          <w:rFonts w:ascii="CMU Bright" w:hAnsi="CMU Bright" w:cs="CMU Bright"/>
          <w:color w:val="auto"/>
        </w:rPr>
        <w:t xml:space="preserve"> </w:t>
      </w:r>
      <w:r w:rsidR="005322FF" w:rsidRPr="00330EF4">
        <w:rPr>
          <w:rFonts w:ascii="CMU Bright" w:hAnsi="CMU Bright" w:cs="CMU Bright"/>
          <w:color w:val="auto"/>
        </w:rPr>
        <w:t>State Weights</w:t>
      </w:r>
      <w:bookmarkEnd w:id="175"/>
    </w:p>
    <w:p w14:paraId="56AE9E86" w14:textId="77777777" w:rsidR="005445D4" w:rsidRPr="00330EF4" w:rsidRDefault="00B14892" w:rsidP="005445D4">
      <w:pPr>
        <w:spacing w:after="240"/>
        <w:ind w:left="720"/>
        <w:rPr>
          <w:rFonts w:cs="CMU Bright"/>
        </w:rPr>
      </w:pPr>
      <w:r w:rsidRPr="00330EF4">
        <w:rPr>
          <w:rFonts w:cs="CMU Bright"/>
        </w:rPr>
        <w:t>Once the states are formed from stay-points, the next step is to create time-slotted data. The time-slotted data is nothing but the state weights in each time-slots. In our case, time-slots are divided into hour</w:t>
      </w:r>
      <w:r w:rsidR="00A263E2" w:rsidRPr="00330EF4">
        <w:rPr>
          <w:rFonts w:cs="CMU Bright"/>
        </w:rPr>
        <w:t>s</w:t>
      </w:r>
      <w:r w:rsidRPr="00330EF4">
        <w:rPr>
          <w:rFonts w:cs="CMU Bright"/>
        </w:rPr>
        <w:t xml:space="preserve"> of the day</w:t>
      </w:r>
      <w:r w:rsidR="001E04F2" w:rsidRPr="00330EF4">
        <w:rPr>
          <w:rFonts w:cs="CMU Bright"/>
        </w:rPr>
        <w:t>, hence</w:t>
      </w:r>
      <w:r w:rsidRPr="00330EF4">
        <w:rPr>
          <w:rFonts w:cs="CMU Bright"/>
        </w:rPr>
        <w:t xml:space="preserve"> </w:t>
      </w:r>
      <w:r w:rsidR="001E04F2" w:rsidRPr="00330EF4">
        <w:rPr>
          <w:rFonts w:cs="CMU Bright"/>
        </w:rPr>
        <w:t>t</w:t>
      </w:r>
      <w:r w:rsidR="00423D7C" w:rsidRPr="00330EF4">
        <w:rPr>
          <w:rFonts w:cs="CMU Bright"/>
        </w:rPr>
        <w:t xml:space="preserve">he hourly weights </w:t>
      </w:r>
      <w:r w:rsidR="002360E4" w:rsidRPr="00330EF4">
        <w:rPr>
          <w:rFonts w:cs="CMU Bright"/>
        </w:rPr>
        <w:t>form</w:t>
      </w:r>
      <w:r w:rsidR="00423D7C" w:rsidRPr="00330EF4">
        <w:rPr>
          <w:rFonts w:cs="CMU Bright"/>
        </w:rPr>
        <w:t xml:space="preserve"> the time-slotted state data. </w:t>
      </w:r>
    </w:p>
    <w:p w14:paraId="7B8C8AC9" w14:textId="326E8ED8" w:rsidR="005445D4" w:rsidRPr="00330EF4" w:rsidRDefault="005445D4" w:rsidP="005445D4">
      <w:pPr>
        <w:spacing w:after="240"/>
        <w:ind w:left="720"/>
        <w:rPr>
          <w:rFonts w:cs="CMU Bright"/>
        </w:rPr>
      </w:pPr>
      <w:r w:rsidRPr="00330EF4">
        <w:rPr>
          <w:rFonts w:cs="CMU Bright"/>
        </w:rPr>
        <w:t>The states st = {st</w:t>
      </w:r>
      <w:r w:rsidRPr="00330EF4">
        <w:rPr>
          <w:rFonts w:cs="CMU Bright"/>
          <w:vertAlign w:val="subscript"/>
        </w:rPr>
        <w:t>1</w:t>
      </w:r>
      <w:r w:rsidRPr="00330EF4">
        <w:rPr>
          <w:rFonts w:cs="CMU Bright"/>
        </w:rPr>
        <w:t>, st</w:t>
      </w:r>
      <w:r w:rsidRPr="00330EF4">
        <w:rPr>
          <w:rFonts w:cs="CMU Bright"/>
          <w:vertAlign w:val="subscript"/>
        </w:rPr>
        <w:t>2</w:t>
      </w:r>
      <w:r w:rsidRPr="00330EF4">
        <w:rPr>
          <w:rFonts w:cs="CMU Bright"/>
        </w:rPr>
        <w:t>, …st</w:t>
      </w:r>
      <w:r w:rsidRPr="00330EF4">
        <w:rPr>
          <w:rFonts w:cs="CMU Bright"/>
          <w:vertAlign w:val="subscript"/>
        </w:rPr>
        <w:t>n</w:t>
      </w:r>
      <w:r w:rsidRPr="00330EF4">
        <w:rPr>
          <w:rFonts w:cs="CMU Bright"/>
        </w:rPr>
        <w:t>} are used for calculating the weight w = {w</w:t>
      </w:r>
      <w:r w:rsidRPr="00330EF4">
        <w:rPr>
          <w:rFonts w:cs="CMU Bright"/>
          <w:vertAlign w:val="subscript"/>
        </w:rPr>
        <w:t>1</w:t>
      </w:r>
      <w:r w:rsidRPr="00330EF4">
        <w:rPr>
          <w:rFonts w:cs="CMU Bright"/>
        </w:rPr>
        <w:t>, w</w:t>
      </w:r>
      <w:r w:rsidRPr="00330EF4">
        <w:rPr>
          <w:rFonts w:cs="CMU Bright"/>
          <w:vertAlign w:val="subscript"/>
        </w:rPr>
        <w:t xml:space="preserve">2, … </w:t>
      </w:r>
      <w:r w:rsidRPr="00330EF4">
        <w:rPr>
          <w:rFonts w:cs="CMU Bright"/>
        </w:rPr>
        <w:t>w</w:t>
      </w:r>
      <w:r w:rsidRPr="00330EF4">
        <w:rPr>
          <w:rFonts w:cs="CMU Bright"/>
          <w:vertAlign w:val="subscript"/>
        </w:rPr>
        <w:t>k</w:t>
      </w:r>
      <w:r w:rsidRPr="00330EF4">
        <w:rPr>
          <w:rFonts w:cs="CMU Bright"/>
        </w:rPr>
        <w:t xml:space="preserve">} of each state in each time-slot. It is important to know that there can be many states in one time-slot. The weight </w:t>
      </w:r>
      <w:r w:rsidRPr="00330EF4">
        <w:rPr>
          <w:rFonts w:cs="CMU Bright"/>
        </w:rPr>
        <w:lastRenderedPageBreak/>
        <w:t>w</w:t>
      </w:r>
      <w:r w:rsidR="00D37F05" w:rsidRPr="00330EF4">
        <w:rPr>
          <w:rFonts w:cs="CMU Bright"/>
          <w:vertAlign w:val="subscript"/>
        </w:rPr>
        <w:t>i</w:t>
      </w:r>
      <w:r w:rsidRPr="00330EF4">
        <w:rPr>
          <w:rFonts w:cs="CMU Bright"/>
        </w:rPr>
        <w:t xml:space="preserve"> represents the </w:t>
      </w:r>
      <w:r w:rsidR="00623821" w:rsidRPr="00330EF4">
        <w:rPr>
          <w:rFonts w:cs="CMU Bright"/>
        </w:rPr>
        <w:t xml:space="preserve">stay at </w:t>
      </w:r>
      <w:r w:rsidRPr="00330EF4">
        <w:rPr>
          <w:rFonts w:cs="CMU Bright"/>
        </w:rPr>
        <w:t xml:space="preserve">state </w:t>
      </w:r>
      <w:r w:rsidR="00623821" w:rsidRPr="00330EF4">
        <w:rPr>
          <w:rFonts w:cs="CMU Bright"/>
        </w:rPr>
        <w:t>st</w:t>
      </w:r>
      <w:r w:rsidR="00623821" w:rsidRPr="00330EF4">
        <w:rPr>
          <w:rFonts w:cs="CMU Bright"/>
          <w:vertAlign w:val="subscript"/>
        </w:rPr>
        <w:t>i</w:t>
      </w:r>
      <w:r w:rsidR="00623821" w:rsidRPr="00330EF4">
        <w:rPr>
          <w:rFonts w:cs="CMU Bright"/>
        </w:rPr>
        <w:t xml:space="preserve"> </w:t>
      </w:r>
      <w:r w:rsidRPr="00330EF4">
        <w:rPr>
          <w:rFonts w:cs="CMU Bright"/>
        </w:rPr>
        <w:t xml:space="preserve">in </w:t>
      </w:r>
      <w:r w:rsidR="00623821" w:rsidRPr="00330EF4">
        <w:rPr>
          <w:rFonts w:cs="CMU Bright"/>
        </w:rPr>
        <w:t>a</w:t>
      </w:r>
      <w:r w:rsidRPr="00330EF4">
        <w:rPr>
          <w:rFonts w:cs="CMU Bright"/>
        </w:rPr>
        <w:t xml:space="preserve"> time-slot. Since states itself carry some semantic meaning like “home”, “work” or others, the weights w represents how long did the user stayed at “home” in this time-slot. </w:t>
      </w:r>
    </w:p>
    <w:p w14:paraId="26EE416B" w14:textId="581D8ECE" w:rsidR="00423D7C" w:rsidRPr="00330EF4" w:rsidRDefault="000B0A7A" w:rsidP="00700C5B">
      <w:pPr>
        <w:spacing w:after="240"/>
        <w:ind w:left="720"/>
        <w:rPr>
          <w:rFonts w:cs="CMU Bright"/>
        </w:rPr>
      </w:pPr>
      <w:r w:rsidRPr="00330EF4">
        <w:rPr>
          <w:rFonts w:cs="CMU Bright"/>
        </w:rPr>
        <w:t xml:space="preserve">The </w:t>
      </w:r>
      <w:r w:rsidR="00623821" w:rsidRPr="00330EF4">
        <w:rPr>
          <w:rFonts w:cs="CMU Bright"/>
        </w:rPr>
        <w:t xml:space="preserve">same </w:t>
      </w:r>
      <w:r w:rsidRPr="00330EF4">
        <w:rPr>
          <w:rFonts w:cs="CMU Bright"/>
        </w:rPr>
        <w:t xml:space="preserve">state can appear in different time-slots. </w:t>
      </w:r>
      <w:r w:rsidR="006A37DD" w:rsidRPr="00330EF4">
        <w:rPr>
          <w:rFonts w:cs="CMU Bright"/>
        </w:rPr>
        <w:t xml:space="preserve">The set of states </w:t>
      </w:r>
      <w:r w:rsidR="00AE4FED" w:rsidRPr="00330EF4">
        <w:rPr>
          <w:rFonts w:cs="CMU Bright"/>
        </w:rPr>
        <w:t>st</w:t>
      </w:r>
      <w:r w:rsidR="006A37DD" w:rsidRPr="00330EF4">
        <w:rPr>
          <w:rFonts w:cs="CMU Bright"/>
        </w:rPr>
        <w:t xml:space="preserve"> = {st</w:t>
      </w:r>
      <w:r w:rsidR="006A37DD" w:rsidRPr="00330EF4">
        <w:rPr>
          <w:rFonts w:cs="CMU Bright"/>
          <w:vertAlign w:val="subscript"/>
        </w:rPr>
        <w:t>1</w:t>
      </w:r>
      <w:r w:rsidR="006A37DD" w:rsidRPr="00330EF4">
        <w:rPr>
          <w:rFonts w:cs="CMU Bright"/>
        </w:rPr>
        <w:t>, st</w:t>
      </w:r>
      <w:r w:rsidR="006A37DD" w:rsidRPr="00330EF4">
        <w:rPr>
          <w:rFonts w:cs="CMU Bright"/>
          <w:vertAlign w:val="subscript"/>
        </w:rPr>
        <w:t>2</w:t>
      </w:r>
      <w:r w:rsidR="006A37DD" w:rsidRPr="00330EF4">
        <w:rPr>
          <w:rFonts w:cs="CMU Bright"/>
        </w:rPr>
        <w:t>, …st</w:t>
      </w:r>
      <w:r w:rsidR="006A37DD" w:rsidRPr="00330EF4">
        <w:rPr>
          <w:rFonts w:cs="CMU Bright"/>
          <w:vertAlign w:val="subscript"/>
        </w:rPr>
        <w:t>n</w:t>
      </w:r>
      <w:r w:rsidR="006A37DD" w:rsidRPr="00330EF4">
        <w:rPr>
          <w:rFonts w:cs="CMU Bright"/>
        </w:rPr>
        <w:t xml:space="preserve">} </w:t>
      </w:r>
      <w:r w:rsidR="0085169F" w:rsidRPr="00330EF4">
        <w:rPr>
          <w:rFonts w:cs="CMU Bright"/>
        </w:rPr>
        <w:t xml:space="preserve">are assigned with weights at each time-slot to form </w:t>
      </w:r>
      <w:r w:rsidR="00AE4FED" w:rsidRPr="00330EF4">
        <w:rPr>
          <w:rFonts w:cs="CMU Bright"/>
        </w:rPr>
        <w:t>w</w:t>
      </w:r>
      <w:r w:rsidR="00003D82" w:rsidRPr="00330EF4">
        <w:rPr>
          <w:rFonts w:cs="CMU Bright"/>
          <w:vertAlign w:val="superscript"/>
        </w:rPr>
        <w:t>t</w:t>
      </w:r>
      <w:r w:rsidR="0085169F" w:rsidRPr="00330EF4">
        <w:rPr>
          <w:rFonts w:cs="CMU Bright"/>
        </w:rPr>
        <w:t xml:space="preserve"> = {w</w:t>
      </w:r>
      <w:r w:rsidR="004113B4" w:rsidRPr="00330EF4">
        <w:rPr>
          <w:rFonts w:cs="CMU Bright"/>
          <w:vertAlign w:val="subscript"/>
        </w:rPr>
        <w:t>1</w:t>
      </w:r>
      <w:r w:rsidR="0085169F" w:rsidRPr="00330EF4">
        <w:rPr>
          <w:rFonts w:cs="CMU Bright"/>
        </w:rPr>
        <w:t>, w</w:t>
      </w:r>
      <w:r w:rsidR="0085169F" w:rsidRPr="00330EF4">
        <w:rPr>
          <w:rFonts w:cs="CMU Bright"/>
          <w:vertAlign w:val="subscript"/>
        </w:rPr>
        <w:t>2</w:t>
      </w:r>
      <w:r w:rsidR="0085169F" w:rsidRPr="00330EF4">
        <w:rPr>
          <w:rFonts w:cs="CMU Bright"/>
        </w:rPr>
        <w:t>, …</w:t>
      </w:r>
      <w:r w:rsidR="00CC7D05" w:rsidRPr="00330EF4">
        <w:rPr>
          <w:rFonts w:cs="CMU Bright"/>
        </w:rPr>
        <w:t>w</w:t>
      </w:r>
      <w:r w:rsidR="0085169F" w:rsidRPr="00330EF4">
        <w:rPr>
          <w:rFonts w:cs="CMU Bright"/>
          <w:vertAlign w:val="subscript"/>
        </w:rPr>
        <w:t>n</w:t>
      </w:r>
      <w:r w:rsidR="0085169F" w:rsidRPr="00330EF4">
        <w:rPr>
          <w:rFonts w:cs="CMU Bright"/>
        </w:rPr>
        <w:t>} for timeslot t</w:t>
      </w:r>
      <w:r w:rsidR="00C77C9D" w:rsidRPr="00330EF4">
        <w:rPr>
          <w:rFonts w:cs="CMU Bright"/>
        </w:rPr>
        <w:t>, where w</w:t>
      </w:r>
      <w:r w:rsidR="00C77C9D" w:rsidRPr="00330EF4">
        <w:rPr>
          <w:rFonts w:cs="CMU Bright"/>
          <w:vertAlign w:val="subscript"/>
        </w:rPr>
        <w:t>1</w:t>
      </w:r>
      <w:r w:rsidR="00C77C9D" w:rsidRPr="00330EF4">
        <w:rPr>
          <w:rFonts w:cs="CMU Bright"/>
        </w:rPr>
        <w:t xml:space="preserve"> to w</w:t>
      </w:r>
      <w:r w:rsidR="00C77C9D" w:rsidRPr="00330EF4">
        <w:rPr>
          <w:rFonts w:cs="CMU Bright"/>
          <w:vertAlign w:val="subscript"/>
        </w:rPr>
        <w:t>n</w:t>
      </w:r>
      <w:r w:rsidR="00C77C9D" w:rsidRPr="00330EF4">
        <w:rPr>
          <w:rFonts w:cs="CMU Bright"/>
        </w:rPr>
        <w:t xml:space="preserve"> represents the weights of states st</w:t>
      </w:r>
      <w:r w:rsidR="00C77C9D" w:rsidRPr="00330EF4">
        <w:rPr>
          <w:rFonts w:cs="CMU Bright"/>
          <w:vertAlign w:val="subscript"/>
        </w:rPr>
        <w:t>1</w:t>
      </w:r>
      <w:r w:rsidR="00C77C9D" w:rsidRPr="00330EF4">
        <w:rPr>
          <w:rFonts w:cs="CMU Bright"/>
        </w:rPr>
        <w:t xml:space="preserve"> and st</w:t>
      </w:r>
      <w:r w:rsidR="00C77C9D" w:rsidRPr="00330EF4">
        <w:rPr>
          <w:rFonts w:cs="CMU Bright"/>
          <w:vertAlign w:val="subscript"/>
        </w:rPr>
        <w:t>n</w:t>
      </w:r>
      <w:r w:rsidR="00C77C9D" w:rsidRPr="00330EF4">
        <w:rPr>
          <w:rFonts w:cs="CMU Bright"/>
        </w:rPr>
        <w:t xml:space="preserve"> respectively</w:t>
      </w:r>
      <w:r w:rsidR="0085169F" w:rsidRPr="00330EF4">
        <w:rPr>
          <w:rFonts w:cs="CMU Bright"/>
        </w:rPr>
        <w:t>.</w:t>
      </w:r>
      <w:r w:rsidR="00C15CD0" w:rsidRPr="00330EF4">
        <w:rPr>
          <w:rFonts w:cs="CMU Bright"/>
        </w:rPr>
        <w:t xml:space="preserve"> </w:t>
      </w:r>
      <w:r w:rsidR="00423D7C" w:rsidRPr="00330EF4">
        <w:rPr>
          <w:rFonts w:cs="CMU Bright"/>
        </w:rPr>
        <w:t xml:space="preserve">The hourly weights </w:t>
      </w:r>
      <w:r w:rsidR="00E30242" w:rsidRPr="00330EF4">
        <w:rPr>
          <w:rFonts w:cs="CMU Bright"/>
        </w:rPr>
        <w:t>are</w:t>
      </w:r>
      <w:r w:rsidR="00423D7C" w:rsidRPr="00330EF4">
        <w:rPr>
          <w:rFonts w:cs="CMU Bright"/>
        </w:rPr>
        <w:t xml:space="preserve"> the ratio of minutes spent at a </w:t>
      </w:r>
      <w:r w:rsidR="005A38AC" w:rsidRPr="00330EF4">
        <w:rPr>
          <w:rFonts w:cs="CMU Bright"/>
        </w:rPr>
        <w:t>state</w:t>
      </w:r>
      <w:r w:rsidR="00423D7C" w:rsidRPr="00330EF4">
        <w:rPr>
          <w:rFonts w:cs="CMU Bright"/>
        </w:rPr>
        <w:t xml:space="preserve"> </w:t>
      </w:r>
      <w:r w:rsidR="003129A0" w:rsidRPr="00330EF4">
        <w:rPr>
          <w:rFonts w:cs="CMU Bright"/>
        </w:rPr>
        <w:t>st</w:t>
      </w:r>
      <w:r w:rsidR="003129A0" w:rsidRPr="00330EF4">
        <w:rPr>
          <w:rFonts w:cs="CMU Bright"/>
          <w:vertAlign w:val="subscript"/>
        </w:rPr>
        <w:t>i</w:t>
      </w:r>
      <w:r w:rsidR="003129A0" w:rsidRPr="00330EF4">
        <w:rPr>
          <w:rFonts w:cs="CMU Bright"/>
        </w:rPr>
        <w:t xml:space="preserve"> </w:t>
      </w:r>
      <w:r w:rsidR="00423D7C" w:rsidRPr="00330EF4">
        <w:rPr>
          <w:rFonts w:cs="CMU Bright"/>
        </w:rPr>
        <w:t xml:space="preserve">to the total minutes in </w:t>
      </w:r>
      <w:r w:rsidR="00F76012" w:rsidRPr="00330EF4">
        <w:rPr>
          <w:rFonts w:cs="CMU Bright"/>
        </w:rPr>
        <w:t>one</w:t>
      </w:r>
      <w:r w:rsidR="00423D7C" w:rsidRPr="00330EF4">
        <w:rPr>
          <w:rFonts w:cs="CMU Bright"/>
        </w:rPr>
        <w:t xml:space="preserve"> hour</w:t>
      </w:r>
      <w:r w:rsidR="00F1189C" w:rsidRPr="00330EF4">
        <w:rPr>
          <w:rFonts w:cs="CMU Bright"/>
        </w:rPr>
        <w:t xml:space="preserve"> i.e. 60</w:t>
      </w:r>
      <w:r w:rsidR="00423D7C" w:rsidRPr="00330EF4">
        <w:rPr>
          <w:rFonts w:cs="CMU Bright"/>
        </w:rPr>
        <w:t>. The weights are then normalized to smoothen the data in each hour slot.</w:t>
      </w:r>
      <w:r w:rsidR="00F64E6D" w:rsidRPr="00330EF4">
        <w:rPr>
          <w:rFonts w:cs="CMU Bright"/>
        </w:rPr>
        <w:t xml:space="preserve"> As shown in the</w:t>
      </w:r>
      <w:r w:rsidR="004C6506" w:rsidRPr="00330EF4">
        <w:rPr>
          <w:rFonts w:cs="CMU Bright"/>
        </w:rPr>
        <w:t xml:space="preserve"> </w:t>
      </w:r>
      <w:r w:rsidR="004C6506" w:rsidRPr="00330EF4">
        <w:rPr>
          <w:rFonts w:cs="CMU Bright"/>
        </w:rPr>
        <w:fldChar w:fldCharType="begin"/>
      </w:r>
      <w:r w:rsidR="004C6506" w:rsidRPr="00330EF4">
        <w:rPr>
          <w:rFonts w:cs="CMU Bright"/>
        </w:rPr>
        <w:instrText xml:space="preserve"> REF _Ref528330282 \h </w:instrText>
      </w:r>
      <w:r w:rsidR="003871CA" w:rsidRPr="00330EF4">
        <w:rPr>
          <w:rFonts w:cs="CMU Bright"/>
        </w:rPr>
        <w:instrText xml:space="preserve"> \* MERGEFORMAT </w:instrText>
      </w:r>
      <w:r w:rsidR="004C6506" w:rsidRPr="00330EF4">
        <w:rPr>
          <w:rFonts w:cs="CMU Bright"/>
        </w:rPr>
      </w:r>
      <w:r w:rsidR="004C6506" w:rsidRPr="00330EF4">
        <w:rPr>
          <w:rFonts w:cs="CMU Bright"/>
        </w:rPr>
        <w:fldChar w:fldCharType="separate"/>
      </w:r>
      <w:r w:rsidR="009C4FE4" w:rsidRPr="00330EF4">
        <w:rPr>
          <w:rFonts w:cs="CMU Bright"/>
        </w:rPr>
        <w:t xml:space="preserve">Figure </w:t>
      </w:r>
      <w:r w:rsidR="009C4FE4">
        <w:rPr>
          <w:rFonts w:cs="CMU Bright"/>
          <w:noProof/>
        </w:rPr>
        <w:t>18</w:t>
      </w:r>
      <w:r w:rsidR="004C6506" w:rsidRPr="00330EF4">
        <w:rPr>
          <w:rFonts w:cs="CMU Bright"/>
        </w:rPr>
        <w:fldChar w:fldCharType="end"/>
      </w:r>
      <w:r w:rsidR="00F64E6D" w:rsidRPr="00330EF4">
        <w:rPr>
          <w:rFonts w:cs="CMU Bright"/>
        </w:rPr>
        <w:t xml:space="preserve">, the </w:t>
      </w:r>
      <w:r w:rsidR="005F45C3" w:rsidRPr="00330EF4">
        <w:rPr>
          <w:rFonts w:cs="CMU Bright"/>
        </w:rPr>
        <w:t>st</w:t>
      </w:r>
      <w:r w:rsidR="005F45C3" w:rsidRPr="00330EF4">
        <w:rPr>
          <w:rFonts w:cs="CMU Bright"/>
          <w:vertAlign w:val="subscript"/>
        </w:rPr>
        <w:t>1</w:t>
      </w:r>
      <w:r w:rsidR="00F64E6D" w:rsidRPr="00330EF4">
        <w:rPr>
          <w:rFonts w:cs="CMU Bright"/>
        </w:rPr>
        <w:t xml:space="preserve"> hourly weight is calculated for 5-6, 6-7, 8-9 and 9-10. </w:t>
      </w:r>
      <w:r w:rsidR="00F76012" w:rsidRPr="00330EF4">
        <w:rPr>
          <w:rFonts w:cs="CMU Bright"/>
        </w:rPr>
        <w:t>The state st</w:t>
      </w:r>
      <w:r w:rsidR="00F76012" w:rsidRPr="00330EF4">
        <w:rPr>
          <w:rFonts w:cs="CMU Bright"/>
          <w:vertAlign w:val="subscript"/>
        </w:rPr>
        <w:t>1</w:t>
      </w:r>
      <w:r w:rsidR="00F76012" w:rsidRPr="00330EF4">
        <w:rPr>
          <w:rFonts w:cs="CMU Bright"/>
        </w:rPr>
        <w:t xml:space="preserve"> location is recorded for 40 minutes between hour 5 and 6. Hence the weight for st</w:t>
      </w:r>
      <w:r w:rsidR="00F76012" w:rsidRPr="00330EF4">
        <w:rPr>
          <w:rFonts w:cs="CMU Bright"/>
          <w:vertAlign w:val="subscript"/>
        </w:rPr>
        <w:t>1</w:t>
      </w:r>
      <w:r w:rsidR="00F76012" w:rsidRPr="00330EF4">
        <w:rPr>
          <w:rFonts w:cs="CMU Bright"/>
        </w:rPr>
        <w:t xml:space="preserve"> is </w:t>
      </w:r>
      <w:r w:rsidR="008D613E" w:rsidRPr="00330EF4">
        <w:rPr>
          <w:rFonts w:cs="CMU Bright"/>
        </w:rPr>
        <w:t xml:space="preserve">calculated as </w:t>
      </w:r>
      <w:r w:rsidR="00F76012" w:rsidRPr="00330EF4">
        <w:rPr>
          <w:rFonts w:cs="CMU Bright"/>
        </w:rPr>
        <w:t xml:space="preserve">40/60 = 0.67. </w:t>
      </w:r>
      <w:r w:rsidR="003D360F" w:rsidRPr="00330EF4">
        <w:rPr>
          <w:rFonts w:cs="CMU Bright"/>
        </w:rPr>
        <w:t xml:space="preserve">Similarly, the weights are calculated for each </w:t>
      </w:r>
      <w:r w:rsidR="0037662C" w:rsidRPr="00330EF4">
        <w:rPr>
          <w:rFonts w:cs="CMU Bright"/>
        </w:rPr>
        <w:t>time-slot</w:t>
      </w:r>
      <w:r w:rsidR="003D360F" w:rsidRPr="00330EF4">
        <w:rPr>
          <w:rFonts w:cs="CMU Bright"/>
        </w:rPr>
        <w:t>, for all the states. In this example, we have only state st</w:t>
      </w:r>
      <w:r w:rsidR="003D360F" w:rsidRPr="00330EF4">
        <w:rPr>
          <w:rFonts w:cs="CMU Bright"/>
          <w:vertAlign w:val="subscript"/>
        </w:rPr>
        <w:t>1</w:t>
      </w:r>
      <w:r w:rsidR="003D360F" w:rsidRPr="00330EF4">
        <w:rPr>
          <w:rFonts w:cs="CMU Bright"/>
        </w:rPr>
        <w:t xml:space="preserve">. </w:t>
      </w:r>
      <w:r w:rsidR="00F64E6D" w:rsidRPr="00330EF4">
        <w:rPr>
          <w:rFonts w:cs="CMU Bright"/>
        </w:rPr>
        <w:t>After the hourly weights are calculated for the state, the weights are normalized in each hour before they are used for markov chain calculation.</w:t>
      </w:r>
      <w:r w:rsidR="008D613E" w:rsidRPr="00330EF4">
        <w:rPr>
          <w:rFonts w:cs="CMU Bright"/>
        </w:rPr>
        <w:t xml:space="preserve"> This is also shown in </w:t>
      </w:r>
      <w:r w:rsidR="008D613E" w:rsidRPr="00330EF4">
        <w:rPr>
          <w:rFonts w:cs="CMU Bright"/>
        </w:rPr>
        <w:fldChar w:fldCharType="begin"/>
      </w:r>
      <w:r w:rsidR="008D613E" w:rsidRPr="00330EF4">
        <w:rPr>
          <w:rFonts w:cs="CMU Bright"/>
        </w:rPr>
        <w:instrText xml:space="preserve"> REF _Ref528330282 \h </w:instrText>
      </w:r>
      <w:r w:rsidR="00434170" w:rsidRPr="00330EF4">
        <w:rPr>
          <w:rFonts w:cs="CMU Bright"/>
        </w:rPr>
        <w:instrText xml:space="preserve"> \* MERGEFORMAT </w:instrText>
      </w:r>
      <w:r w:rsidR="008D613E" w:rsidRPr="00330EF4">
        <w:rPr>
          <w:rFonts w:cs="CMU Bright"/>
        </w:rPr>
      </w:r>
      <w:r w:rsidR="008D613E" w:rsidRPr="00330EF4">
        <w:rPr>
          <w:rFonts w:cs="CMU Bright"/>
        </w:rPr>
        <w:fldChar w:fldCharType="separate"/>
      </w:r>
      <w:r w:rsidR="009C4FE4" w:rsidRPr="00330EF4">
        <w:rPr>
          <w:rFonts w:cs="CMU Bright"/>
        </w:rPr>
        <w:t xml:space="preserve">Figure </w:t>
      </w:r>
      <w:r w:rsidR="009C4FE4">
        <w:rPr>
          <w:rFonts w:cs="CMU Bright"/>
          <w:noProof/>
        </w:rPr>
        <w:t>18</w:t>
      </w:r>
      <w:r w:rsidR="008D613E" w:rsidRPr="00330EF4">
        <w:rPr>
          <w:rFonts w:cs="CMU Bright"/>
        </w:rPr>
        <w:fldChar w:fldCharType="end"/>
      </w:r>
      <w:r w:rsidR="00C46943" w:rsidRPr="00330EF4">
        <w:rPr>
          <w:rFonts w:cs="CMU Bright"/>
        </w:rPr>
        <w:t xml:space="preserve">, where the state weight between </w:t>
      </w:r>
      <w:proofErr w:type="gramStart"/>
      <w:r w:rsidR="00C46943" w:rsidRPr="00330EF4">
        <w:rPr>
          <w:rFonts w:cs="CMU Bright"/>
        </w:rPr>
        <w:t>hour</w:t>
      </w:r>
      <w:proofErr w:type="gramEnd"/>
      <w:r w:rsidR="00C46943" w:rsidRPr="00330EF4">
        <w:rPr>
          <w:rFonts w:cs="CMU Bright"/>
        </w:rPr>
        <w:t xml:space="preserve"> 5-6 changes to 1.</w:t>
      </w:r>
      <w:r w:rsidR="00623821" w:rsidRPr="00330EF4">
        <w:rPr>
          <w:rFonts w:cs="CMU Bright"/>
        </w:rPr>
        <w:t xml:space="preserve"> This is done by simply dividing the weights in weight w = {w</w:t>
      </w:r>
      <w:r w:rsidR="00623821" w:rsidRPr="00330EF4">
        <w:rPr>
          <w:rFonts w:cs="CMU Bright"/>
          <w:vertAlign w:val="subscript"/>
        </w:rPr>
        <w:t>1</w:t>
      </w:r>
      <w:r w:rsidR="00623821" w:rsidRPr="00330EF4">
        <w:rPr>
          <w:rFonts w:cs="CMU Bright"/>
        </w:rPr>
        <w:t>, w</w:t>
      </w:r>
      <w:r w:rsidR="00623821" w:rsidRPr="00330EF4">
        <w:rPr>
          <w:rFonts w:cs="CMU Bright"/>
          <w:vertAlign w:val="subscript"/>
        </w:rPr>
        <w:t xml:space="preserve">2, … </w:t>
      </w:r>
      <w:r w:rsidR="00623821" w:rsidRPr="00330EF4">
        <w:rPr>
          <w:rFonts w:cs="CMU Bright"/>
        </w:rPr>
        <w:t>w</w:t>
      </w:r>
      <w:r w:rsidR="00623821" w:rsidRPr="00330EF4">
        <w:rPr>
          <w:rFonts w:cs="CMU Bright"/>
          <w:vertAlign w:val="subscript"/>
        </w:rPr>
        <w:t>k</w:t>
      </w:r>
      <w:r w:rsidR="00623821" w:rsidRPr="00330EF4">
        <w:rPr>
          <w:rFonts w:cs="CMU Bright"/>
        </w:rPr>
        <w:t>} with the sum of all the weights in w.</w:t>
      </w:r>
    </w:p>
    <w:p w14:paraId="1E6A331E" w14:textId="4BE6A1E2" w:rsidR="006820D8" w:rsidRPr="00330EF4" w:rsidRDefault="00F23477" w:rsidP="00EC688E">
      <w:pPr>
        <w:keepNext/>
        <w:ind w:left="720"/>
        <w:rPr>
          <w:rFonts w:cs="CMU Bright"/>
        </w:rPr>
      </w:pPr>
      <w:r w:rsidRPr="00330EF4">
        <w:rPr>
          <w:rFonts w:cs="CMU Bright"/>
          <w:noProof/>
        </w:rPr>
        <w:drawing>
          <wp:inline distT="0" distB="0" distL="0" distR="0" wp14:anchorId="69DD3FA7" wp14:editId="2EA954C5">
            <wp:extent cx="5425302" cy="207645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3568" cy="2079614"/>
                    </a:xfrm>
                    <a:prstGeom prst="rect">
                      <a:avLst/>
                    </a:prstGeom>
                  </pic:spPr>
                </pic:pic>
              </a:graphicData>
            </a:graphic>
          </wp:inline>
        </w:drawing>
      </w:r>
    </w:p>
    <w:p w14:paraId="1CCF49F9" w14:textId="319C5C74" w:rsidR="0050126E" w:rsidRPr="00330EF4" w:rsidRDefault="006820D8" w:rsidP="003472ED">
      <w:pPr>
        <w:pStyle w:val="Caption"/>
        <w:jc w:val="center"/>
        <w:rPr>
          <w:rFonts w:cs="CMU Bright"/>
          <w:color w:val="auto"/>
        </w:rPr>
      </w:pPr>
      <w:bookmarkStart w:id="176" w:name="_Ref528330282"/>
      <w:bookmarkStart w:id="177" w:name="_Toc529179991"/>
      <w:bookmarkStart w:id="178" w:name="_Toc53091437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18</w:t>
      </w:r>
      <w:r w:rsidRPr="00330EF4">
        <w:rPr>
          <w:rFonts w:cs="CMU Bright"/>
          <w:color w:val="auto"/>
        </w:rPr>
        <w:fldChar w:fldCharType="end"/>
      </w:r>
      <w:bookmarkEnd w:id="176"/>
      <w:r w:rsidRPr="00330EF4">
        <w:rPr>
          <w:rFonts w:cs="CMU Bright"/>
          <w:color w:val="auto"/>
        </w:rPr>
        <w:t xml:space="preserve"> Normalizing state weights</w:t>
      </w:r>
      <w:bookmarkEnd w:id="177"/>
      <w:bookmarkEnd w:id="178"/>
    </w:p>
    <w:p w14:paraId="5D0D5FDD" w14:textId="689821C0" w:rsidR="00B711B7" w:rsidRPr="00330EF4" w:rsidRDefault="00C31D44" w:rsidP="00700C5B">
      <w:pPr>
        <w:pStyle w:val="Heading3"/>
        <w:spacing w:after="240"/>
        <w:ind w:firstLine="720"/>
        <w:rPr>
          <w:rFonts w:ascii="CMU Bright" w:hAnsi="CMU Bright" w:cs="CMU Bright"/>
          <w:color w:val="auto"/>
        </w:rPr>
      </w:pPr>
      <w:bookmarkStart w:id="179" w:name="_Toc530914334"/>
      <w:r w:rsidRPr="00330EF4">
        <w:rPr>
          <w:rFonts w:ascii="CMU Bright" w:hAnsi="CMU Bright" w:cs="CMU Bright"/>
          <w:color w:val="auto"/>
        </w:rPr>
        <w:t>4.4.5</w:t>
      </w:r>
      <w:r w:rsidR="000D4566" w:rsidRPr="00330EF4">
        <w:rPr>
          <w:rFonts w:ascii="CMU Bright" w:hAnsi="CMU Bright" w:cs="CMU Bright"/>
          <w:color w:val="auto"/>
        </w:rPr>
        <w:t xml:space="preserve"> Forming Markov chain</w:t>
      </w:r>
      <w:bookmarkEnd w:id="179"/>
    </w:p>
    <w:p w14:paraId="1F03DE9A" w14:textId="595033C6" w:rsidR="00831EA7" w:rsidRPr="00330EF4" w:rsidRDefault="00B7633A" w:rsidP="00700C5B">
      <w:pPr>
        <w:spacing w:after="240"/>
        <w:ind w:left="720"/>
        <w:rPr>
          <w:rFonts w:cs="CMU Bright"/>
        </w:rPr>
      </w:pPr>
      <w:r w:rsidRPr="00330EF4">
        <w:rPr>
          <w:rFonts w:cs="CMU Bright"/>
        </w:rPr>
        <w:t xml:space="preserve">Creating the markov model involves calculation of the transition probabilities. The transition probabilities indicate the chances of transitioning from one state to another. </w:t>
      </w:r>
      <w:r w:rsidR="00831EA7" w:rsidRPr="00330EF4">
        <w:rPr>
          <w:rFonts w:cs="CMU Bright"/>
        </w:rPr>
        <w:t xml:space="preserve">A set of </w:t>
      </w:r>
      <w:r w:rsidR="00017885" w:rsidRPr="00330EF4">
        <w:rPr>
          <w:rFonts w:cs="CMU Bright"/>
        </w:rPr>
        <w:t>n states’</w:t>
      </w:r>
      <w:r w:rsidR="00831EA7" w:rsidRPr="00330EF4">
        <w:rPr>
          <w:rFonts w:cs="CMU Bright"/>
        </w:rPr>
        <w:t xml:space="preserve"> </w:t>
      </w:r>
      <w:r w:rsidR="0007203C" w:rsidRPr="00330EF4">
        <w:rPr>
          <w:rFonts w:cs="CMU Bright"/>
        </w:rPr>
        <w:t>st</w:t>
      </w:r>
      <w:r w:rsidR="00831EA7" w:rsidRPr="00330EF4">
        <w:rPr>
          <w:rFonts w:cs="CMU Bright"/>
        </w:rPr>
        <w:t xml:space="preserve"> = {</w:t>
      </w:r>
      <w:r w:rsidR="00017885" w:rsidRPr="00330EF4">
        <w:rPr>
          <w:rFonts w:cs="CMU Bright"/>
        </w:rPr>
        <w:t>st</w:t>
      </w:r>
      <w:r w:rsidR="00017885" w:rsidRPr="00330EF4">
        <w:rPr>
          <w:rFonts w:cs="CMU Bright"/>
          <w:vertAlign w:val="subscript"/>
        </w:rPr>
        <w:t>1</w:t>
      </w:r>
      <w:r w:rsidR="00831EA7" w:rsidRPr="00330EF4">
        <w:rPr>
          <w:rFonts w:cs="CMU Bright"/>
        </w:rPr>
        <w:t xml:space="preserve">, </w:t>
      </w:r>
      <w:r w:rsidR="00017885" w:rsidRPr="00330EF4">
        <w:rPr>
          <w:rFonts w:cs="CMU Bright"/>
        </w:rPr>
        <w:t>st</w:t>
      </w:r>
      <w:r w:rsidR="00017885" w:rsidRPr="00330EF4">
        <w:rPr>
          <w:rFonts w:cs="CMU Bright"/>
          <w:vertAlign w:val="subscript"/>
        </w:rPr>
        <w:t>2</w:t>
      </w:r>
      <w:r w:rsidR="00831EA7" w:rsidRPr="00330EF4">
        <w:rPr>
          <w:rFonts w:cs="CMU Bright"/>
        </w:rPr>
        <w:t>,</w:t>
      </w:r>
      <w:r w:rsidR="00017885" w:rsidRPr="00330EF4">
        <w:rPr>
          <w:rFonts w:cs="CMU Bright"/>
        </w:rPr>
        <w:t xml:space="preserve"> </w:t>
      </w:r>
      <w:r w:rsidR="00831EA7" w:rsidRPr="00330EF4">
        <w:rPr>
          <w:rFonts w:cs="CMU Bright"/>
        </w:rPr>
        <w:t>…</w:t>
      </w:r>
      <w:r w:rsidR="00017885" w:rsidRPr="00330EF4">
        <w:rPr>
          <w:rFonts w:cs="CMU Bright"/>
        </w:rPr>
        <w:t>st</w:t>
      </w:r>
      <w:r w:rsidR="00017885" w:rsidRPr="00330EF4">
        <w:rPr>
          <w:rFonts w:cs="CMU Bright"/>
          <w:vertAlign w:val="subscript"/>
        </w:rPr>
        <w:t>n</w:t>
      </w:r>
      <w:r w:rsidR="00831EA7" w:rsidRPr="00330EF4">
        <w:rPr>
          <w:rFonts w:cs="CMU Bright"/>
        </w:rPr>
        <w:t xml:space="preserve">} where each state </w:t>
      </w:r>
      <w:r w:rsidR="002D5DF1" w:rsidRPr="00330EF4">
        <w:rPr>
          <w:rFonts w:cs="CMU Bright"/>
        </w:rPr>
        <w:t>represents</w:t>
      </w:r>
      <w:r w:rsidR="00831EA7" w:rsidRPr="00330EF4">
        <w:rPr>
          <w:rFonts w:cs="CMU Bright"/>
        </w:rPr>
        <w:t xml:space="preserve"> a significant place or place of interest, with weight</w:t>
      </w:r>
      <w:r w:rsidR="00017885" w:rsidRPr="00330EF4">
        <w:rPr>
          <w:rFonts w:cs="CMU Bright"/>
        </w:rPr>
        <w:t xml:space="preserve">s </w:t>
      </w:r>
      <w:r w:rsidR="00547586" w:rsidRPr="00330EF4">
        <w:rPr>
          <w:rFonts w:cs="CMU Bright"/>
        </w:rPr>
        <w:t>w</w:t>
      </w:r>
      <w:r w:rsidR="00017885" w:rsidRPr="00330EF4">
        <w:rPr>
          <w:rFonts w:cs="CMU Bright"/>
          <w:vertAlign w:val="superscript"/>
        </w:rPr>
        <w:t>t</w:t>
      </w:r>
      <w:r w:rsidR="00017885" w:rsidRPr="00330EF4">
        <w:rPr>
          <w:rFonts w:cs="CMU Bright"/>
        </w:rPr>
        <w:t xml:space="preserve"> = {w</w:t>
      </w:r>
      <w:r w:rsidR="00017885" w:rsidRPr="00330EF4">
        <w:rPr>
          <w:rFonts w:cs="CMU Bright"/>
          <w:vertAlign w:val="subscript"/>
        </w:rPr>
        <w:t>1</w:t>
      </w:r>
      <w:r w:rsidR="00017885" w:rsidRPr="00330EF4">
        <w:rPr>
          <w:rFonts w:cs="CMU Bright"/>
        </w:rPr>
        <w:t>, w</w:t>
      </w:r>
      <w:r w:rsidR="00017885" w:rsidRPr="00330EF4">
        <w:rPr>
          <w:rFonts w:cs="CMU Bright"/>
          <w:vertAlign w:val="subscript"/>
        </w:rPr>
        <w:t>2</w:t>
      </w:r>
      <w:r w:rsidR="00017885" w:rsidRPr="00330EF4">
        <w:rPr>
          <w:rFonts w:cs="CMU Bright"/>
        </w:rPr>
        <w:t>, …st</w:t>
      </w:r>
      <w:r w:rsidR="00017885" w:rsidRPr="00330EF4">
        <w:rPr>
          <w:rFonts w:cs="CMU Bright"/>
          <w:vertAlign w:val="subscript"/>
        </w:rPr>
        <w:t>n</w:t>
      </w:r>
      <w:r w:rsidR="00017885" w:rsidRPr="00330EF4">
        <w:rPr>
          <w:rFonts w:cs="CMU Bright"/>
        </w:rPr>
        <w:t>}</w:t>
      </w:r>
      <w:r w:rsidR="00831EA7" w:rsidRPr="00330EF4">
        <w:rPr>
          <w:rFonts w:cs="CMU Bright"/>
        </w:rPr>
        <w:t xml:space="preserve"> </w:t>
      </w:r>
      <w:r w:rsidR="00017885" w:rsidRPr="00330EF4">
        <w:rPr>
          <w:rFonts w:cs="CMU Bright"/>
        </w:rPr>
        <w:t xml:space="preserve">at hour t and with weights </w:t>
      </w:r>
      <w:r w:rsidRPr="00330EF4">
        <w:rPr>
          <w:rFonts w:cs="CMU Bright"/>
        </w:rPr>
        <w:t>w</w:t>
      </w:r>
      <w:r w:rsidR="00017885" w:rsidRPr="00330EF4">
        <w:rPr>
          <w:rFonts w:cs="CMU Bright"/>
          <w:vertAlign w:val="superscript"/>
        </w:rPr>
        <w:t>t+1</w:t>
      </w:r>
      <w:r w:rsidR="00017885" w:rsidRPr="00330EF4">
        <w:rPr>
          <w:rFonts w:cs="CMU Bright"/>
        </w:rPr>
        <w:t xml:space="preserve"> = {w</w:t>
      </w:r>
      <w:r w:rsidR="00017885" w:rsidRPr="00330EF4">
        <w:rPr>
          <w:rFonts w:cs="CMU Bright"/>
          <w:vertAlign w:val="subscript"/>
        </w:rPr>
        <w:t>1</w:t>
      </w:r>
      <w:r w:rsidR="00017885" w:rsidRPr="00330EF4">
        <w:rPr>
          <w:rFonts w:cs="CMU Bright"/>
        </w:rPr>
        <w:t>, w</w:t>
      </w:r>
      <w:r w:rsidR="00017885" w:rsidRPr="00330EF4">
        <w:rPr>
          <w:rFonts w:cs="CMU Bright"/>
          <w:vertAlign w:val="subscript"/>
        </w:rPr>
        <w:t>2</w:t>
      </w:r>
      <w:r w:rsidR="00017885" w:rsidRPr="00330EF4">
        <w:rPr>
          <w:rFonts w:cs="CMU Bright"/>
        </w:rPr>
        <w:t>, …st</w:t>
      </w:r>
      <w:r w:rsidR="00017885" w:rsidRPr="00330EF4">
        <w:rPr>
          <w:rFonts w:cs="CMU Bright"/>
          <w:vertAlign w:val="subscript"/>
        </w:rPr>
        <w:t>n</w:t>
      </w:r>
      <w:r w:rsidR="00017885" w:rsidRPr="00330EF4">
        <w:rPr>
          <w:rFonts w:cs="CMU Bright"/>
        </w:rPr>
        <w:t>} at hour t+1 is used</w:t>
      </w:r>
      <w:r w:rsidRPr="00330EF4">
        <w:rPr>
          <w:rFonts w:cs="CMU Bright"/>
        </w:rPr>
        <w:t xml:space="preserve"> to calculate the transition probabilities</w:t>
      </w:r>
      <w:r w:rsidR="00017885" w:rsidRPr="00330EF4">
        <w:rPr>
          <w:rFonts w:cs="CMU Bright"/>
        </w:rPr>
        <w:t>. The weight vector W</w:t>
      </w:r>
      <w:r w:rsidR="00017885" w:rsidRPr="00330EF4">
        <w:rPr>
          <w:rFonts w:cs="CMU Bright"/>
          <w:vertAlign w:val="superscript"/>
        </w:rPr>
        <w:t>t</w:t>
      </w:r>
      <w:r w:rsidR="00017885" w:rsidRPr="00330EF4">
        <w:rPr>
          <w:rFonts w:cs="CMU Bright"/>
          <w:vertAlign w:val="subscript"/>
        </w:rPr>
        <w:t xml:space="preserve"> </w:t>
      </w:r>
      <w:r w:rsidR="00017885" w:rsidRPr="00330EF4">
        <w:rPr>
          <w:rFonts w:cs="CMU Bright"/>
        </w:rPr>
        <w:t>and W</w:t>
      </w:r>
      <w:r w:rsidR="00017885" w:rsidRPr="00330EF4">
        <w:rPr>
          <w:rFonts w:cs="CMU Bright"/>
          <w:vertAlign w:val="superscript"/>
        </w:rPr>
        <w:t>t+1</w:t>
      </w:r>
      <w:r w:rsidR="00017885" w:rsidRPr="00330EF4">
        <w:rPr>
          <w:rFonts w:cs="CMU Bright"/>
        </w:rPr>
        <w:t xml:space="preserve"> are multiplied to calculate the transition probabilities from each state in set </w:t>
      </w:r>
      <w:r w:rsidR="005F12E9" w:rsidRPr="00330EF4">
        <w:rPr>
          <w:rFonts w:cs="CMU Bright"/>
        </w:rPr>
        <w:t xml:space="preserve">st </w:t>
      </w:r>
      <w:r w:rsidR="00017885" w:rsidRPr="00330EF4">
        <w:rPr>
          <w:rFonts w:cs="CMU Bright"/>
        </w:rPr>
        <w:t xml:space="preserve">to every other state in </w:t>
      </w:r>
      <w:r w:rsidR="005F12E9" w:rsidRPr="00330EF4">
        <w:rPr>
          <w:rFonts w:cs="CMU Bright"/>
        </w:rPr>
        <w:t>st</w:t>
      </w:r>
      <w:r w:rsidR="00017885" w:rsidRPr="00330EF4">
        <w:rPr>
          <w:rFonts w:cs="CMU Bright"/>
        </w:rPr>
        <w:t xml:space="preserve"> from </w:t>
      </w:r>
      <w:r w:rsidR="0037662C" w:rsidRPr="00330EF4">
        <w:rPr>
          <w:rFonts w:cs="CMU Bright"/>
        </w:rPr>
        <w:t>time-slot</w:t>
      </w:r>
      <w:r w:rsidR="00017885" w:rsidRPr="00330EF4">
        <w:rPr>
          <w:rFonts w:cs="CMU Bright"/>
        </w:rPr>
        <w:t xml:space="preserve"> t to t+1.</w:t>
      </w:r>
      <w:r w:rsidR="00BC769C" w:rsidRPr="00330EF4">
        <w:rPr>
          <w:rFonts w:cs="CMU Bright"/>
        </w:rPr>
        <w:t xml:space="preserve"> A transition can be a self-transition, for instance, st</w:t>
      </w:r>
      <w:r w:rsidR="00BC769C" w:rsidRPr="00330EF4">
        <w:rPr>
          <w:rFonts w:cs="CMU Bright"/>
          <w:vertAlign w:val="subscript"/>
        </w:rPr>
        <w:t>1</w:t>
      </w:r>
      <w:r w:rsidR="00BC769C" w:rsidRPr="00330EF4">
        <w:rPr>
          <w:rFonts w:cs="CMU Bright"/>
        </w:rPr>
        <w:t xml:space="preserve"> to st</w:t>
      </w:r>
      <w:r w:rsidR="00BC769C" w:rsidRPr="00330EF4">
        <w:rPr>
          <w:rFonts w:cs="CMU Bright"/>
          <w:vertAlign w:val="subscript"/>
        </w:rPr>
        <w:t>1</w:t>
      </w:r>
      <w:r w:rsidR="00BC769C" w:rsidRPr="00330EF4">
        <w:rPr>
          <w:rFonts w:cs="CMU Bright"/>
        </w:rPr>
        <w:t xml:space="preserve"> or a transition to another state, for instance</w:t>
      </w:r>
      <w:r w:rsidR="005F12E9" w:rsidRPr="00330EF4">
        <w:rPr>
          <w:rFonts w:cs="CMU Bright"/>
        </w:rPr>
        <w:t>,</w:t>
      </w:r>
      <w:r w:rsidR="00BC769C" w:rsidRPr="00330EF4">
        <w:rPr>
          <w:rFonts w:cs="CMU Bright"/>
        </w:rPr>
        <w:t xml:space="preserve"> st</w:t>
      </w:r>
      <w:r w:rsidR="00BC769C" w:rsidRPr="00330EF4">
        <w:rPr>
          <w:rFonts w:cs="CMU Bright"/>
          <w:vertAlign w:val="subscript"/>
        </w:rPr>
        <w:t xml:space="preserve">1 </w:t>
      </w:r>
      <w:r w:rsidR="00BC769C" w:rsidRPr="00330EF4">
        <w:rPr>
          <w:rFonts w:cs="CMU Bright"/>
        </w:rPr>
        <w:t>to st</w:t>
      </w:r>
      <w:r w:rsidR="00BC769C" w:rsidRPr="00330EF4">
        <w:rPr>
          <w:rFonts w:cs="CMU Bright"/>
          <w:vertAlign w:val="subscript"/>
        </w:rPr>
        <w:t>2</w:t>
      </w:r>
      <w:r w:rsidR="00BC769C" w:rsidRPr="00330EF4">
        <w:rPr>
          <w:rFonts w:cs="CMU Bright"/>
        </w:rPr>
        <w:t xml:space="preserve">. </w:t>
      </w:r>
      <w:r w:rsidR="00383B6D" w:rsidRPr="00330EF4">
        <w:rPr>
          <w:rFonts w:cs="CMU Bright"/>
        </w:rPr>
        <w:t>These transitions</w:t>
      </w:r>
      <w:r w:rsidR="00BC769C" w:rsidRPr="00330EF4">
        <w:rPr>
          <w:rFonts w:cs="CMU Bright"/>
        </w:rPr>
        <w:t xml:space="preserve"> </w:t>
      </w:r>
      <w:r w:rsidR="00383B6D" w:rsidRPr="00330EF4">
        <w:rPr>
          <w:rFonts w:cs="CMU Bright"/>
        </w:rPr>
        <w:t>represent</w:t>
      </w:r>
      <w:r w:rsidR="00BC769C" w:rsidRPr="00330EF4">
        <w:rPr>
          <w:rFonts w:cs="CMU Bright"/>
        </w:rPr>
        <w:t xml:space="preserve"> human mobility from one important place like </w:t>
      </w:r>
      <w:r w:rsidR="00EA2D7B" w:rsidRPr="00330EF4">
        <w:rPr>
          <w:rFonts w:cs="CMU Bright"/>
        </w:rPr>
        <w:t>“w</w:t>
      </w:r>
      <w:r w:rsidR="00BC769C" w:rsidRPr="00330EF4">
        <w:rPr>
          <w:rFonts w:cs="CMU Bright"/>
        </w:rPr>
        <w:t>ork</w:t>
      </w:r>
      <w:r w:rsidR="00EA2D7B" w:rsidRPr="00330EF4">
        <w:rPr>
          <w:rFonts w:cs="CMU Bright"/>
        </w:rPr>
        <w:t>”</w:t>
      </w:r>
      <w:r w:rsidR="00BC769C" w:rsidRPr="00330EF4">
        <w:rPr>
          <w:rFonts w:cs="CMU Bright"/>
        </w:rPr>
        <w:t xml:space="preserve"> to another like </w:t>
      </w:r>
      <w:r w:rsidR="00EA2D7B" w:rsidRPr="00330EF4">
        <w:rPr>
          <w:rFonts w:cs="CMU Bright"/>
        </w:rPr>
        <w:t>“</w:t>
      </w:r>
      <w:r w:rsidR="00BC769C" w:rsidRPr="00330EF4">
        <w:rPr>
          <w:rFonts w:cs="CMU Bright"/>
        </w:rPr>
        <w:t>gym</w:t>
      </w:r>
      <w:r w:rsidR="00EA2D7B" w:rsidRPr="00330EF4">
        <w:rPr>
          <w:rFonts w:cs="CMU Bright"/>
        </w:rPr>
        <w:t>”</w:t>
      </w:r>
      <w:r w:rsidR="0028626C" w:rsidRPr="00330EF4">
        <w:rPr>
          <w:rFonts w:cs="CMU Bright"/>
        </w:rPr>
        <w:t xml:space="preserve">. </w:t>
      </w:r>
      <w:r w:rsidR="0071054A" w:rsidRPr="00330EF4">
        <w:rPr>
          <w:rFonts w:cs="CMU Bright"/>
        </w:rPr>
        <w:t>Th</w:t>
      </w:r>
      <w:r w:rsidR="00B019EA" w:rsidRPr="00330EF4">
        <w:rPr>
          <w:rFonts w:cs="CMU Bright"/>
        </w:rPr>
        <w:t>e</w:t>
      </w:r>
      <w:r w:rsidR="0071054A" w:rsidRPr="00330EF4">
        <w:rPr>
          <w:rFonts w:cs="CMU Bright"/>
        </w:rPr>
        <w:t xml:space="preserve"> transition</w:t>
      </w:r>
      <w:r w:rsidR="00B019EA" w:rsidRPr="00330EF4">
        <w:rPr>
          <w:rFonts w:cs="CMU Bright"/>
        </w:rPr>
        <w:t>s</w:t>
      </w:r>
      <w:r w:rsidR="0028626C" w:rsidRPr="00330EF4">
        <w:rPr>
          <w:rFonts w:cs="CMU Bright"/>
        </w:rPr>
        <w:t xml:space="preserve"> are recorded for each </w:t>
      </w:r>
      <w:r w:rsidR="0037662C" w:rsidRPr="00330EF4">
        <w:rPr>
          <w:rFonts w:cs="CMU Bright"/>
        </w:rPr>
        <w:t>time-slot</w:t>
      </w:r>
      <w:r w:rsidR="00BC769C" w:rsidRPr="00330EF4">
        <w:rPr>
          <w:rFonts w:cs="CMU Bright"/>
        </w:rPr>
        <w:t>.</w:t>
      </w:r>
    </w:p>
    <w:p w14:paraId="6A5B1E40" w14:textId="20748DC9" w:rsidR="00070035" w:rsidRPr="00330EF4" w:rsidRDefault="00E673F6" w:rsidP="00070035">
      <w:pPr>
        <w:ind w:left="720"/>
        <w:rPr>
          <w:rFonts w:cs="CMU Bright"/>
        </w:rPr>
      </w:pPr>
      <w:r w:rsidRPr="00330EF4">
        <w:rPr>
          <w:rFonts w:cs="CMU Bright"/>
        </w:rPr>
        <w:t xml:space="preserve">The markov chain built is standard and the probability </w:t>
      </w:r>
      <w:r w:rsidR="00685497" w:rsidRPr="00330EF4">
        <w:rPr>
          <w:rFonts w:cs="CMU Bright"/>
        </w:rPr>
        <w:t>only</w:t>
      </w:r>
      <w:r w:rsidRPr="00330EF4">
        <w:rPr>
          <w:rFonts w:cs="CMU Bright"/>
        </w:rPr>
        <w:t xml:space="preserve"> depends on the current location and not the locations before.</w:t>
      </w:r>
      <w:r w:rsidR="00297593" w:rsidRPr="00330EF4">
        <w:rPr>
          <w:rFonts w:cs="CMU Bright"/>
        </w:rPr>
        <w:t xml:space="preserve"> The model is also built on states which are only the important places. Hence the travelling GPS coordinates are not part of the markov model.</w:t>
      </w:r>
      <w:r w:rsidR="00FA4299" w:rsidRPr="00330EF4">
        <w:rPr>
          <w:rFonts w:cs="CMU Bright"/>
        </w:rPr>
        <w:t xml:space="preserve"> The model is updated after each day to keep a track of all the new locations user has visited in the previous day and update the mobility pattern.</w:t>
      </w:r>
      <w:r w:rsidR="003C7F3A" w:rsidRPr="00330EF4">
        <w:rPr>
          <w:rFonts w:cs="CMU Bright"/>
        </w:rPr>
        <w:t xml:space="preserve"> The continuous update of the markov chain model helps to track the </w:t>
      </w:r>
      <w:r w:rsidR="003C7F3A" w:rsidRPr="00330EF4">
        <w:rPr>
          <w:rFonts w:cs="CMU Bright"/>
        </w:rPr>
        <w:lastRenderedPageBreak/>
        <w:t>changes in user behavior. For instance, user may change the work location, working hours, join a new gym or move to a new city.</w:t>
      </w:r>
    </w:p>
    <w:p w14:paraId="13FEDF2F" w14:textId="4D1122E1" w:rsidR="00F30A1A" w:rsidRPr="00330EF4" w:rsidRDefault="00C31D44" w:rsidP="00700C5B">
      <w:pPr>
        <w:pStyle w:val="Heading4"/>
        <w:spacing w:after="240"/>
        <w:ind w:firstLine="720"/>
        <w:rPr>
          <w:rFonts w:ascii="CMU Bright" w:hAnsi="CMU Bright" w:cs="CMU Bright"/>
          <w:i w:val="0"/>
          <w:color w:val="auto"/>
        </w:rPr>
      </w:pPr>
      <w:bookmarkStart w:id="180" w:name="_Toc530914335"/>
      <w:r w:rsidRPr="00330EF4">
        <w:rPr>
          <w:rFonts w:ascii="CMU Bright" w:hAnsi="CMU Bright" w:cs="CMU Bright"/>
          <w:i w:val="0"/>
          <w:color w:val="auto"/>
        </w:rPr>
        <w:t>4.4.5.</w:t>
      </w:r>
      <w:r w:rsidR="00E41C3E" w:rsidRPr="00330EF4">
        <w:rPr>
          <w:rFonts w:ascii="CMU Bright" w:hAnsi="CMU Bright" w:cs="CMU Bright"/>
          <w:i w:val="0"/>
          <w:color w:val="auto"/>
        </w:rPr>
        <w:t>1</w:t>
      </w:r>
      <w:r w:rsidR="00F30A1A" w:rsidRPr="00330EF4">
        <w:rPr>
          <w:rFonts w:ascii="CMU Bright" w:hAnsi="CMU Bright" w:cs="CMU Bright"/>
          <w:i w:val="0"/>
          <w:color w:val="auto"/>
        </w:rPr>
        <w:t xml:space="preserve"> Algorithm</w:t>
      </w:r>
      <w:bookmarkEnd w:id="180"/>
    </w:p>
    <w:p w14:paraId="155160EF" w14:textId="22592491" w:rsidR="00F30A1A" w:rsidRPr="00330EF4" w:rsidRDefault="009428F7" w:rsidP="003A126E">
      <w:pPr>
        <w:spacing w:after="240"/>
        <w:ind w:left="720"/>
        <w:rPr>
          <w:rFonts w:cs="CMU Bright"/>
        </w:rPr>
      </w:pPr>
      <w:r w:rsidRPr="00330EF4">
        <w:rPr>
          <w:rFonts w:cs="CMU Bright"/>
        </w:rPr>
        <w:t>A</w:t>
      </w:r>
      <w:r w:rsidR="00ED0913" w:rsidRPr="00330EF4">
        <w:rPr>
          <w:rFonts w:cs="CMU Bright"/>
        </w:rPr>
        <w:t xml:space="preserve">lgorithm 4 describes the creation of markov chain model. </w:t>
      </w:r>
      <w:r w:rsidR="00F30A1A" w:rsidRPr="00330EF4">
        <w:rPr>
          <w:rFonts w:cs="CMU Bright"/>
        </w:rPr>
        <w:t>After state weights w = {w</w:t>
      </w:r>
      <w:r w:rsidR="00F30A1A" w:rsidRPr="00330EF4">
        <w:rPr>
          <w:rFonts w:cs="CMU Bright"/>
          <w:vertAlign w:val="subscript"/>
        </w:rPr>
        <w:t>1</w:t>
      </w:r>
      <w:r w:rsidR="00F30A1A" w:rsidRPr="00330EF4">
        <w:rPr>
          <w:rFonts w:cs="CMU Bright"/>
        </w:rPr>
        <w:t>, w</w:t>
      </w:r>
      <w:r w:rsidR="00F30A1A" w:rsidRPr="00330EF4">
        <w:rPr>
          <w:rFonts w:cs="CMU Bright"/>
          <w:vertAlign w:val="subscript"/>
        </w:rPr>
        <w:t xml:space="preserve">2, … </w:t>
      </w:r>
      <w:r w:rsidR="00F30A1A" w:rsidRPr="00330EF4">
        <w:rPr>
          <w:rFonts w:cs="CMU Bright"/>
        </w:rPr>
        <w:t>w</w:t>
      </w:r>
      <w:r w:rsidR="00F30A1A" w:rsidRPr="00330EF4">
        <w:rPr>
          <w:rFonts w:cs="CMU Bright"/>
          <w:vertAlign w:val="subscript"/>
        </w:rPr>
        <w:t>k</w:t>
      </w:r>
      <w:r w:rsidR="00F30A1A" w:rsidRPr="00330EF4">
        <w:rPr>
          <w:rFonts w:cs="CMU Bright"/>
        </w:rPr>
        <w:t>} are calculated, the next step is to build the markov chain model</w:t>
      </w:r>
      <w:r w:rsidR="00FA4299" w:rsidRPr="00330EF4">
        <w:rPr>
          <w:rFonts w:cs="CMU Bright"/>
        </w:rPr>
        <w:t xml:space="preserve"> mc</w:t>
      </w:r>
      <w:r w:rsidR="00F30A1A" w:rsidRPr="00330EF4">
        <w:rPr>
          <w:rFonts w:cs="CMU Bright"/>
        </w:rPr>
        <w:t>. The markov model mc contains the probability of transitioning from one state st</w:t>
      </w:r>
      <w:r w:rsidR="00F30A1A" w:rsidRPr="00330EF4">
        <w:rPr>
          <w:rFonts w:cs="CMU Bright"/>
          <w:vertAlign w:val="subscript"/>
        </w:rPr>
        <w:t>i</w:t>
      </w:r>
      <w:r w:rsidR="00F30A1A" w:rsidRPr="00330EF4">
        <w:rPr>
          <w:rFonts w:cs="CMU Bright"/>
        </w:rPr>
        <w:t xml:space="preserve"> to another state st</w:t>
      </w:r>
      <w:r w:rsidR="00F30A1A" w:rsidRPr="00330EF4">
        <w:rPr>
          <w:rFonts w:cs="CMU Bright"/>
          <w:vertAlign w:val="subscript"/>
        </w:rPr>
        <w:t>j</w:t>
      </w:r>
      <w:r w:rsidR="00F30A1A" w:rsidRPr="00330EF4">
        <w:rPr>
          <w:rFonts w:cs="CMU Bright"/>
        </w:rPr>
        <w:t xml:space="preserve"> for </w:t>
      </w:r>
      <w:r w:rsidR="0037662C" w:rsidRPr="00330EF4">
        <w:rPr>
          <w:rFonts w:cs="CMU Bright"/>
        </w:rPr>
        <w:t>time-slot</w:t>
      </w:r>
      <w:r w:rsidR="00F30A1A" w:rsidRPr="00330EF4">
        <w:rPr>
          <w:rFonts w:cs="CMU Bright"/>
        </w:rPr>
        <w:t xml:space="preserve"> t to t+1. This information is stored for each state in st = {st</w:t>
      </w:r>
      <w:r w:rsidR="00F30A1A" w:rsidRPr="00330EF4">
        <w:rPr>
          <w:rFonts w:cs="CMU Bright"/>
          <w:vertAlign w:val="subscript"/>
        </w:rPr>
        <w:t>1</w:t>
      </w:r>
      <w:r w:rsidR="00F30A1A" w:rsidRPr="00330EF4">
        <w:rPr>
          <w:rFonts w:cs="CMU Bright"/>
        </w:rPr>
        <w:t>, st</w:t>
      </w:r>
      <w:r w:rsidR="00F30A1A" w:rsidRPr="00330EF4">
        <w:rPr>
          <w:rFonts w:cs="CMU Bright"/>
          <w:vertAlign w:val="subscript"/>
        </w:rPr>
        <w:t>2</w:t>
      </w:r>
      <w:r w:rsidR="00F30A1A" w:rsidRPr="00330EF4">
        <w:rPr>
          <w:rFonts w:cs="CMU Bright"/>
        </w:rPr>
        <w:t>, …st</w:t>
      </w:r>
      <w:r w:rsidR="00F30A1A" w:rsidRPr="00330EF4">
        <w:rPr>
          <w:rFonts w:cs="CMU Bright"/>
          <w:vertAlign w:val="subscript"/>
        </w:rPr>
        <w:t>n</w:t>
      </w:r>
      <w:r w:rsidR="00F30A1A" w:rsidRPr="00330EF4">
        <w:rPr>
          <w:rFonts w:cs="CMU Bright"/>
        </w:rPr>
        <w:t xml:space="preserve">} transitioning to every state in st for all </w:t>
      </w:r>
      <w:r w:rsidR="0037662C" w:rsidRPr="00330EF4">
        <w:rPr>
          <w:rFonts w:cs="CMU Bright"/>
        </w:rPr>
        <w:t>time-slot</w:t>
      </w:r>
      <w:r w:rsidR="00F30A1A" w:rsidRPr="00330EF4">
        <w:rPr>
          <w:rFonts w:cs="CMU Bright"/>
        </w:rPr>
        <w:t xml:space="preserve">s. The time-slots in this case represents the hour of the day. For each hour of the day, the </w:t>
      </w:r>
      <w:r w:rsidR="009E21D2" w:rsidRPr="00330EF4">
        <w:rPr>
          <w:rFonts w:cs="CMU Bright"/>
        </w:rPr>
        <w:t xml:space="preserve">transposed </w:t>
      </w:r>
      <w:r w:rsidR="00F30A1A" w:rsidRPr="00330EF4">
        <w:rPr>
          <w:rFonts w:cs="CMU Bright"/>
        </w:rPr>
        <w:t>weights</w:t>
      </w:r>
      <w:r w:rsidR="009E21D2" w:rsidRPr="00330EF4">
        <w:rPr>
          <w:rFonts w:cs="CMU Bright"/>
        </w:rPr>
        <w:t xml:space="preserve"> </w:t>
      </w:r>
      <w:r w:rsidR="00F30A1A" w:rsidRPr="00330EF4">
        <w:rPr>
          <w:rFonts w:cs="CMU Bright"/>
        </w:rPr>
        <w:t>w</w:t>
      </w:r>
      <w:r w:rsidR="00F30A1A" w:rsidRPr="00330EF4">
        <w:rPr>
          <w:rFonts w:cs="CMU Bright"/>
          <w:vertAlign w:val="superscript"/>
        </w:rPr>
        <w:t>i</w:t>
      </w:r>
      <w:r w:rsidR="00F30A1A" w:rsidRPr="00330EF4">
        <w:rPr>
          <w:rFonts w:cs="CMU Bright"/>
          <w:vertAlign w:val="subscript"/>
        </w:rPr>
        <w:t xml:space="preserve"> </w:t>
      </w:r>
      <w:r w:rsidR="00F30A1A" w:rsidRPr="00330EF4">
        <w:rPr>
          <w:rFonts w:cs="CMU Bright"/>
        </w:rPr>
        <w:t>is multiplied with the weight w</w:t>
      </w:r>
      <w:r w:rsidR="00D4313E" w:rsidRPr="00330EF4">
        <w:rPr>
          <w:rFonts w:cs="CMU Bright"/>
          <w:vertAlign w:val="superscript"/>
        </w:rPr>
        <w:t>i+1</w:t>
      </w:r>
      <w:r w:rsidR="00F30A1A" w:rsidRPr="00330EF4">
        <w:rPr>
          <w:rFonts w:cs="CMU Bright"/>
        </w:rPr>
        <w:t xml:space="preserve"> for hour </w:t>
      </w:r>
      <w:r w:rsidR="00D4313E" w:rsidRPr="00330EF4">
        <w:rPr>
          <w:rFonts w:cs="CMU Bright"/>
        </w:rPr>
        <w:t>i</w:t>
      </w:r>
      <w:r w:rsidR="00F30A1A" w:rsidRPr="00330EF4">
        <w:rPr>
          <w:rFonts w:cs="CMU Bright"/>
        </w:rPr>
        <w:t xml:space="preserve"> to </w:t>
      </w:r>
      <w:r w:rsidR="00D4313E" w:rsidRPr="00330EF4">
        <w:rPr>
          <w:rFonts w:cs="CMU Bright"/>
        </w:rPr>
        <w:t>i+1</w:t>
      </w:r>
      <w:r w:rsidR="00F30A1A" w:rsidRPr="00330EF4">
        <w:rPr>
          <w:rFonts w:cs="CMU Bright"/>
        </w:rPr>
        <w:t xml:space="preserve">. </w:t>
      </w:r>
      <w:r w:rsidR="00D11588" w:rsidRPr="00330EF4">
        <w:rPr>
          <w:rFonts w:cs="CMU Bright"/>
        </w:rPr>
        <w:t>This gives the transition pro</w:t>
      </w:r>
      <w:r w:rsidR="00F55EA7" w:rsidRPr="00330EF4">
        <w:rPr>
          <w:rFonts w:cs="CMU Bright"/>
        </w:rPr>
        <w:t>babilities matrix trn_mat</w:t>
      </w:r>
      <w:r w:rsidR="00F55EA7" w:rsidRPr="00330EF4">
        <w:rPr>
          <w:rFonts w:cs="CMU Bright"/>
          <w:vertAlign w:val="subscript"/>
        </w:rPr>
        <w:t>i+1</w:t>
      </w:r>
      <w:r w:rsidR="00F55EA7" w:rsidRPr="00330EF4">
        <w:rPr>
          <w:rFonts w:cs="CMU Bright"/>
        </w:rPr>
        <w:t>. Now the transition matrix trn_mat</w:t>
      </w:r>
      <w:r w:rsidR="00F55EA7" w:rsidRPr="00330EF4">
        <w:rPr>
          <w:rFonts w:cs="CMU Bright"/>
          <w:vertAlign w:val="subscript"/>
        </w:rPr>
        <w:t xml:space="preserve">i+1 </w:t>
      </w:r>
      <w:r w:rsidR="00F55EA7" w:rsidRPr="00330EF4">
        <w:rPr>
          <w:rFonts w:cs="CMU Bright"/>
        </w:rPr>
        <w:t>is used to calculate the markov chain by dividing each cell element of the matrix with the sum of the row. This converts the cell elements into probabilities.</w:t>
      </w:r>
      <w:r w:rsidR="003A126E" w:rsidRPr="00330EF4">
        <w:rPr>
          <w:rFonts w:cs="CMU Bright"/>
        </w:rPr>
        <w:t xml:space="preserve"> The time-slot t and t+1 weights are used to calculate the transition probabilities and kept in time slot t+1. Hence, for the last time-slot of the day, i.e. 23, the weight for time-slot 23 and the weight of time-slot 0 for the next day is used. </w:t>
      </w:r>
    </w:p>
    <w:p w14:paraId="27629BA6" w14:textId="20BE2411" w:rsidR="00F30A1A" w:rsidRPr="00330EF4" w:rsidRDefault="00F55EA7" w:rsidP="00EC688E">
      <w:pPr>
        <w:ind w:left="720"/>
        <w:rPr>
          <w:rFonts w:cs="CMU Bright"/>
        </w:rPr>
      </w:pPr>
      <w:r w:rsidRPr="00330EF4">
        <w:rPr>
          <w:rFonts w:cs="CMU Bright"/>
          <w:noProof/>
        </w:rPr>
        <w:drawing>
          <wp:inline distT="0" distB="0" distL="0" distR="0" wp14:anchorId="397A651C" wp14:editId="4CBEF2B7">
            <wp:extent cx="5410200" cy="265793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1495" cy="2668397"/>
                    </a:xfrm>
                    <a:prstGeom prst="rect">
                      <a:avLst/>
                    </a:prstGeom>
                  </pic:spPr>
                </pic:pic>
              </a:graphicData>
            </a:graphic>
          </wp:inline>
        </w:drawing>
      </w:r>
    </w:p>
    <w:p w14:paraId="2337878E" w14:textId="6AC84272" w:rsidR="00070035" w:rsidRPr="00330EF4" w:rsidRDefault="00070035" w:rsidP="00E43C33">
      <w:pPr>
        <w:pStyle w:val="Heading4"/>
        <w:spacing w:after="240"/>
        <w:ind w:firstLine="720"/>
        <w:rPr>
          <w:rFonts w:ascii="CMU Bright" w:hAnsi="CMU Bright" w:cs="CMU Bright"/>
          <w:i w:val="0"/>
          <w:color w:val="auto"/>
        </w:rPr>
      </w:pPr>
      <w:bookmarkStart w:id="181" w:name="_Toc530914336"/>
      <w:r w:rsidRPr="00330EF4">
        <w:rPr>
          <w:rFonts w:ascii="CMU Bright" w:hAnsi="CMU Bright" w:cs="CMU Bright"/>
          <w:i w:val="0"/>
          <w:color w:val="auto"/>
        </w:rPr>
        <w:t>4.4.5.</w:t>
      </w:r>
      <w:r w:rsidR="00E41C3E" w:rsidRPr="00330EF4">
        <w:rPr>
          <w:rFonts w:ascii="CMU Bright" w:hAnsi="CMU Bright" w:cs="CMU Bright"/>
          <w:i w:val="0"/>
          <w:color w:val="auto"/>
        </w:rPr>
        <w:t>2</w:t>
      </w:r>
      <w:r w:rsidRPr="00330EF4">
        <w:rPr>
          <w:rFonts w:ascii="CMU Bright" w:hAnsi="CMU Bright" w:cs="CMU Bright"/>
          <w:i w:val="0"/>
          <w:color w:val="auto"/>
        </w:rPr>
        <w:t xml:space="preserve"> </w:t>
      </w:r>
      <w:r w:rsidR="006C4DC0" w:rsidRPr="00330EF4">
        <w:rPr>
          <w:rFonts w:ascii="CMU Bright" w:hAnsi="CMU Bright" w:cs="CMU Bright"/>
          <w:i w:val="0"/>
          <w:color w:val="auto"/>
        </w:rPr>
        <w:t>Approach</w:t>
      </w:r>
      <w:r w:rsidR="00023B22" w:rsidRPr="00330EF4">
        <w:rPr>
          <w:rFonts w:ascii="CMU Bright" w:hAnsi="CMU Bright" w:cs="CMU Bright"/>
          <w:i w:val="0"/>
          <w:color w:val="auto"/>
        </w:rPr>
        <w:t xml:space="preserve"> </w:t>
      </w:r>
      <w:r w:rsidR="0020070F" w:rsidRPr="00330EF4">
        <w:rPr>
          <w:rFonts w:ascii="CMU Bright" w:hAnsi="CMU Bright" w:cs="CMU Bright"/>
          <w:i w:val="0"/>
          <w:color w:val="auto"/>
        </w:rPr>
        <w:t>with Additional Steps</w:t>
      </w:r>
      <w:bookmarkEnd w:id="181"/>
    </w:p>
    <w:p w14:paraId="53BBAE53" w14:textId="4A27062E" w:rsidR="00335D09" w:rsidRPr="00330EF4" w:rsidRDefault="00335D09" w:rsidP="00E43C33">
      <w:pPr>
        <w:spacing w:after="240"/>
        <w:ind w:left="720"/>
        <w:rPr>
          <w:rFonts w:cs="CMU Bright"/>
        </w:rPr>
      </w:pPr>
      <w:r w:rsidRPr="00330EF4">
        <w:rPr>
          <w:rFonts w:cs="CMU Bright"/>
        </w:rPr>
        <w:t xml:space="preserve">Consider the </w:t>
      </w:r>
      <w:r w:rsidR="00B62F28" w:rsidRPr="00330EF4">
        <w:rPr>
          <w:rFonts w:cs="CMU Bright"/>
        </w:rPr>
        <w:fldChar w:fldCharType="begin"/>
      </w:r>
      <w:r w:rsidR="00B62F28" w:rsidRPr="00330EF4">
        <w:rPr>
          <w:rFonts w:cs="CMU Bright"/>
        </w:rPr>
        <w:instrText xml:space="preserve"> REF _Ref528330469 \h </w:instrText>
      </w:r>
      <w:r w:rsidR="003871CA" w:rsidRPr="00330EF4">
        <w:rPr>
          <w:rFonts w:cs="CMU Bright"/>
        </w:rPr>
        <w:instrText xml:space="preserve"> \* MERGEFORMAT </w:instrText>
      </w:r>
      <w:r w:rsidR="00B62F28" w:rsidRPr="00330EF4">
        <w:rPr>
          <w:rFonts w:cs="CMU Bright"/>
        </w:rPr>
      </w:r>
      <w:r w:rsidR="00B62F28" w:rsidRPr="00330EF4">
        <w:rPr>
          <w:rFonts w:cs="CMU Bright"/>
        </w:rPr>
        <w:fldChar w:fldCharType="separate"/>
      </w:r>
      <w:r w:rsidR="009C4FE4" w:rsidRPr="00330EF4">
        <w:rPr>
          <w:rFonts w:cs="CMU Bright"/>
        </w:rPr>
        <w:t xml:space="preserve">Figure </w:t>
      </w:r>
      <w:r w:rsidR="009C4FE4">
        <w:rPr>
          <w:rFonts w:cs="CMU Bright"/>
          <w:noProof/>
        </w:rPr>
        <w:t>19</w:t>
      </w:r>
      <w:r w:rsidR="00B62F28" w:rsidRPr="00330EF4">
        <w:rPr>
          <w:rFonts w:cs="CMU Bright"/>
        </w:rPr>
        <w:fldChar w:fldCharType="end"/>
      </w:r>
      <w:r w:rsidR="00B62F28" w:rsidRPr="00330EF4">
        <w:rPr>
          <w:rFonts w:cs="CMU Bright"/>
        </w:rPr>
        <w:t xml:space="preserve"> </w:t>
      </w:r>
      <w:r w:rsidRPr="00330EF4">
        <w:rPr>
          <w:rFonts w:cs="CMU Bright"/>
        </w:rPr>
        <w:t>as an example. The weights of state st</w:t>
      </w:r>
      <w:r w:rsidRPr="00330EF4">
        <w:rPr>
          <w:rFonts w:cs="CMU Bright"/>
          <w:vertAlign w:val="subscript"/>
        </w:rPr>
        <w:t xml:space="preserve">1 </w:t>
      </w:r>
      <w:r w:rsidRPr="00330EF4">
        <w:rPr>
          <w:rFonts w:cs="CMU Bright"/>
        </w:rPr>
        <w:t>and st</w:t>
      </w:r>
      <w:r w:rsidRPr="00330EF4">
        <w:rPr>
          <w:rFonts w:cs="CMU Bright"/>
          <w:vertAlign w:val="subscript"/>
        </w:rPr>
        <w:t>2</w:t>
      </w:r>
      <w:r w:rsidRPr="00330EF4">
        <w:rPr>
          <w:rFonts w:cs="CMU Bright"/>
        </w:rPr>
        <w:t xml:space="preserve"> for hour 4 and 5 are depicted in the figure. There is a transition from hour 4 to 5 from state st</w:t>
      </w:r>
      <w:r w:rsidRPr="00330EF4">
        <w:rPr>
          <w:rFonts w:cs="CMU Bright"/>
          <w:vertAlign w:val="subscript"/>
        </w:rPr>
        <w:t xml:space="preserve">1 </w:t>
      </w:r>
      <w:r w:rsidRPr="00330EF4">
        <w:rPr>
          <w:rFonts w:cs="CMU Bright"/>
        </w:rPr>
        <w:t>to st</w:t>
      </w:r>
      <w:r w:rsidRPr="00330EF4">
        <w:rPr>
          <w:rFonts w:cs="CMU Bright"/>
          <w:vertAlign w:val="subscript"/>
        </w:rPr>
        <w:t>1</w:t>
      </w:r>
      <w:r w:rsidRPr="00330EF4">
        <w:rPr>
          <w:rFonts w:cs="CMU Bright"/>
        </w:rPr>
        <w:t xml:space="preserve"> and another transition from st</w:t>
      </w:r>
      <w:r w:rsidRPr="00330EF4">
        <w:rPr>
          <w:rFonts w:cs="CMU Bright"/>
          <w:vertAlign w:val="subscript"/>
        </w:rPr>
        <w:t xml:space="preserve">1 </w:t>
      </w:r>
      <w:r w:rsidRPr="00330EF4">
        <w:rPr>
          <w:rFonts w:cs="CMU Bright"/>
        </w:rPr>
        <w:t>to st</w:t>
      </w:r>
      <w:r w:rsidRPr="00330EF4">
        <w:rPr>
          <w:rFonts w:cs="CMU Bright"/>
          <w:vertAlign w:val="subscript"/>
        </w:rPr>
        <w:t xml:space="preserve">2. </w:t>
      </w:r>
      <w:r w:rsidRPr="00330EF4">
        <w:rPr>
          <w:rFonts w:cs="CMU Bright"/>
        </w:rPr>
        <w:t xml:space="preserve">The corresponding state weights represents the normalized duration of stay in that </w:t>
      </w:r>
      <w:r w:rsidR="0037662C" w:rsidRPr="00330EF4">
        <w:rPr>
          <w:rFonts w:cs="CMU Bright"/>
        </w:rPr>
        <w:t>time-slot</w:t>
      </w:r>
      <w:r w:rsidRPr="00330EF4">
        <w:rPr>
          <w:rFonts w:cs="CMU Bright"/>
        </w:rPr>
        <w:t xml:space="preserve">. Hence, the </w:t>
      </w:r>
      <w:r w:rsidR="00072D73" w:rsidRPr="00330EF4">
        <w:rPr>
          <w:rFonts w:cs="CMU Bright"/>
        </w:rPr>
        <w:t>w</w:t>
      </w:r>
      <w:r w:rsidRPr="00330EF4">
        <w:rPr>
          <w:rFonts w:cs="CMU Bright"/>
          <w:vertAlign w:val="subscript"/>
        </w:rPr>
        <w:t>1</w:t>
      </w:r>
      <w:r w:rsidRPr="00330EF4">
        <w:rPr>
          <w:rFonts w:cs="CMU Bright"/>
        </w:rPr>
        <w:t xml:space="preserve"> is 1 </w:t>
      </w:r>
      <w:r w:rsidR="00886DD6" w:rsidRPr="00330EF4">
        <w:rPr>
          <w:rFonts w:cs="CMU Bright"/>
        </w:rPr>
        <w:t>at</w:t>
      </w:r>
      <w:r w:rsidRPr="00330EF4">
        <w:rPr>
          <w:rFonts w:cs="CMU Bright"/>
        </w:rPr>
        <w:t xml:space="preserve"> time-slot 4, </w:t>
      </w:r>
      <w:r w:rsidR="00886DD6" w:rsidRPr="00330EF4">
        <w:rPr>
          <w:rFonts w:cs="CMU Bright"/>
        </w:rPr>
        <w:t>because</w:t>
      </w:r>
      <w:r w:rsidRPr="00330EF4">
        <w:rPr>
          <w:rFonts w:cs="CMU Bright"/>
        </w:rPr>
        <w:t xml:space="preserve"> </w:t>
      </w:r>
      <w:r w:rsidR="00886DD6" w:rsidRPr="00330EF4">
        <w:rPr>
          <w:rFonts w:cs="CMU Bright"/>
        </w:rPr>
        <w:t xml:space="preserve">the </w:t>
      </w:r>
      <w:r w:rsidRPr="00330EF4">
        <w:rPr>
          <w:rFonts w:cs="CMU Bright"/>
        </w:rPr>
        <w:t xml:space="preserve">entire stay is at </w:t>
      </w:r>
      <w:r w:rsidR="00E44F4F" w:rsidRPr="00330EF4">
        <w:rPr>
          <w:rFonts w:cs="CMU Bright"/>
        </w:rPr>
        <w:t xml:space="preserve">this time-slot is at </w:t>
      </w:r>
      <w:r w:rsidRPr="00330EF4">
        <w:rPr>
          <w:rFonts w:cs="CMU Bright"/>
        </w:rPr>
        <w:t>state st</w:t>
      </w:r>
      <w:r w:rsidRPr="00330EF4">
        <w:rPr>
          <w:rFonts w:cs="CMU Bright"/>
          <w:vertAlign w:val="subscript"/>
        </w:rPr>
        <w:t>1</w:t>
      </w:r>
      <w:r w:rsidRPr="00330EF4">
        <w:rPr>
          <w:rFonts w:cs="CMU Bright"/>
        </w:rPr>
        <w:t xml:space="preserve">. </w:t>
      </w:r>
      <w:r w:rsidR="00125D6D" w:rsidRPr="00330EF4">
        <w:rPr>
          <w:rFonts w:cs="CMU Bright"/>
        </w:rPr>
        <w:t>w</w:t>
      </w:r>
      <w:r w:rsidRPr="00330EF4">
        <w:rPr>
          <w:rFonts w:cs="CMU Bright"/>
          <w:vertAlign w:val="subscript"/>
        </w:rPr>
        <w:t>1</w:t>
      </w:r>
      <w:r w:rsidRPr="00330EF4">
        <w:rPr>
          <w:rFonts w:cs="CMU Bright"/>
        </w:rPr>
        <w:t xml:space="preserve"> is 0.33 (20/60) between time-slot 5 and 6 as the stay at state st</w:t>
      </w:r>
      <w:r w:rsidRPr="00330EF4">
        <w:rPr>
          <w:rFonts w:cs="CMU Bright"/>
          <w:vertAlign w:val="subscript"/>
        </w:rPr>
        <w:t>1</w:t>
      </w:r>
      <w:r w:rsidRPr="00330EF4">
        <w:rPr>
          <w:rFonts w:cs="CMU Bright"/>
        </w:rPr>
        <w:t xml:space="preserve"> between 5 and 6 hours is 20 minutes. Similarly, the weights of the other states are calculated.</w:t>
      </w:r>
    </w:p>
    <w:p w14:paraId="0DC18298" w14:textId="760CAA8A" w:rsidR="00335D09" w:rsidRPr="00330EF4" w:rsidRDefault="00654C3A" w:rsidP="00EC688E">
      <w:pPr>
        <w:ind w:left="720"/>
        <w:jc w:val="center"/>
        <w:rPr>
          <w:rFonts w:cs="CMU Bright"/>
        </w:rPr>
      </w:pPr>
      <w:r w:rsidRPr="00330EF4">
        <w:rPr>
          <w:rFonts w:cs="CMU Bright"/>
          <w:noProof/>
        </w:rPr>
        <w:lastRenderedPageBreak/>
        <w:drawing>
          <wp:inline distT="0" distB="0" distL="0" distR="0" wp14:anchorId="5EF774C1" wp14:editId="43E34590">
            <wp:extent cx="3778250" cy="1824454"/>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3502" cy="1836648"/>
                    </a:xfrm>
                    <a:prstGeom prst="rect">
                      <a:avLst/>
                    </a:prstGeom>
                  </pic:spPr>
                </pic:pic>
              </a:graphicData>
            </a:graphic>
          </wp:inline>
        </w:drawing>
      </w:r>
    </w:p>
    <w:p w14:paraId="30385E33" w14:textId="14F8C2C8" w:rsidR="00B62F28" w:rsidRPr="00330EF4" w:rsidRDefault="00B62F28" w:rsidP="00EC688E">
      <w:pPr>
        <w:pStyle w:val="Caption"/>
        <w:jc w:val="center"/>
        <w:rPr>
          <w:rFonts w:cs="CMU Bright"/>
          <w:color w:val="auto"/>
        </w:rPr>
      </w:pPr>
      <w:bookmarkStart w:id="182" w:name="_Ref528330469"/>
      <w:bookmarkStart w:id="183" w:name="_Toc529179994"/>
      <w:bookmarkStart w:id="184" w:name="_Toc530914378"/>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19</w:t>
      </w:r>
      <w:r w:rsidRPr="00330EF4">
        <w:rPr>
          <w:rFonts w:cs="CMU Bright"/>
          <w:color w:val="auto"/>
        </w:rPr>
        <w:fldChar w:fldCharType="end"/>
      </w:r>
      <w:bookmarkEnd w:id="182"/>
      <w:r w:rsidRPr="00330EF4">
        <w:rPr>
          <w:rFonts w:cs="CMU Bright"/>
          <w:color w:val="auto"/>
        </w:rPr>
        <w:t xml:space="preserve"> Forming time-slotted data from states</w:t>
      </w:r>
      <w:bookmarkEnd w:id="183"/>
      <w:bookmarkEnd w:id="184"/>
    </w:p>
    <w:p w14:paraId="3FAF44A1" w14:textId="565BD228" w:rsidR="00335D09" w:rsidRPr="00330EF4" w:rsidRDefault="00335D09" w:rsidP="00EC688E">
      <w:pPr>
        <w:ind w:left="720"/>
        <w:rPr>
          <w:rFonts w:cs="CMU Bright"/>
        </w:rPr>
      </w:pPr>
      <w:r w:rsidRPr="00330EF4">
        <w:rPr>
          <w:rFonts w:cs="CMU Bright"/>
        </w:rPr>
        <w:t xml:space="preserve">Once the state weights are calculated and normalized, the same weights are used to build the transition matrices for each time-slot. The weights are multiplied from one </w:t>
      </w:r>
      <w:r w:rsidR="0037662C" w:rsidRPr="00330EF4">
        <w:rPr>
          <w:rFonts w:cs="CMU Bright"/>
        </w:rPr>
        <w:t>time-slot</w:t>
      </w:r>
      <w:r w:rsidRPr="00330EF4">
        <w:rPr>
          <w:rFonts w:cs="CMU Bright"/>
        </w:rPr>
        <w:t xml:space="preserve"> to another to create the transition matrices. </w:t>
      </w:r>
      <w:r w:rsidR="00966B6E" w:rsidRPr="00330EF4">
        <w:rPr>
          <w:rFonts w:cs="CMU Bright"/>
        </w:rPr>
        <w:t>On the left of the</w:t>
      </w:r>
      <w:r w:rsidR="00DF201F" w:rsidRPr="00330EF4">
        <w:rPr>
          <w:rFonts w:cs="CMU Bright"/>
        </w:rPr>
        <w:t xml:space="preserve"> </w:t>
      </w:r>
      <w:r w:rsidR="00DF201F" w:rsidRPr="00330EF4">
        <w:rPr>
          <w:rFonts w:cs="CMU Bright"/>
        </w:rPr>
        <w:fldChar w:fldCharType="begin"/>
      </w:r>
      <w:r w:rsidR="00DF201F" w:rsidRPr="00330EF4">
        <w:rPr>
          <w:rFonts w:cs="CMU Bright"/>
        </w:rPr>
        <w:instrText xml:space="preserve"> REF _Ref530159820 \h </w:instrText>
      </w:r>
      <w:r w:rsidR="00552304" w:rsidRPr="00330EF4">
        <w:rPr>
          <w:rFonts w:cs="CMU Bright"/>
        </w:rPr>
        <w:instrText xml:space="preserve"> \* MERGEFORMAT </w:instrText>
      </w:r>
      <w:r w:rsidR="00DF201F" w:rsidRPr="00330EF4">
        <w:rPr>
          <w:rFonts w:cs="CMU Bright"/>
        </w:rPr>
      </w:r>
      <w:r w:rsidR="00DF201F" w:rsidRPr="00330EF4">
        <w:rPr>
          <w:rFonts w:cs="CMU Bright"/>
        </w:rPr>
        <w:fldChar w:fldCharType="separate"/>
      </w:r>
      <w:r w:rsidR="009C4FE4" w:rsidRPr="00330EF4">
        <w:rPr>
          <w:rFonts w:cs="CMU Bright"/>
        </w:rPr>
        <w:t xml:space="preserve">Figure </w:t>
      </w:r>
      <w:r w:rsidR="009C4FE4">
        <w:rPr>
          <w:rFonts w:cs="CMU Bright"/>
          <w:noProof/>
        </w:rPr>
        <w:t>20</w:t>
      </w:r>
      <w:r w:rsidR="00DF201F" w:rsidRPr="00330EF4">
        <w:rPr>
          <w:rFonts w:cs="CMU Bright"/>
        </w:rPr>
        <w:fldChar w:fldCharType="end"/>
      </w:r>
      <w:r w:rsidR="007B2D03" w:rsidRPr="00330EF4">
        <w:rPr>
          <w:rFonts w:cs="CMU Bright"/>
        </w:rPr>
        <w:t xml:space="preserve">, </w:t>
      </w:r>
      <w:r w:rsidRPr="00330EF4">
        <w:rPr>
          <w:rFonts w:cs="CMU Bright"/>
        </w:rPr>
        <w:t>shows the transition matri</w:t>
      </w:r>
      <w:r w:rsidR="009C1C3E" w:rsidRPr="00330EF4">
        <w:rPr>
          <w:rFonts w:cs="CMU Bright"/>
        </w:rPr>
        <w:t>x</w:t>
      </w:r>
      <w:r w:rsidRPr="00330EF4">
        <w:rPr>
          <w:rFonts w:cs="CMU Bright"/>
        </w:rPr>
        <w:t xml:space="preserve"> for time-slot </w:t>
      </w:r>
      <w:r w:rsidR="00072675" w:rsidRPr="00330EF4">
        <w:rPr>
          <w:rFonts w:cs="CMU Bright"/>
        </w:rPr>
        <w:t>5</w:t>
      </w:r>
      <w:r w:rsidRPr="00330EF4">
        <w:rPr>
          <w:rFonts w:cs="CMU Bright"/>
        </w:rPr>
        <w:t>, build for the previous example. The rows and the columns are representing each state and each cell represent the transition from one state to another.</w:t>
      </w:r>
    </w:p>
    <w:p w14:paraId="115B8D3A" w14:textId="24D7850D" w:rsidR="00E41C3E" w:rsidRPr="00330EF4" w:rsidRDefault="00E41C3E" w:rsidP="00E41C3E">
      <w:pPr>
        <w:ind w:left="720"/>
        <w:jc w:val="center"/>
        <w:rPr>
          <w:rFonts w:cs="CMU Bright"/>
        </w:rPr>
      </w:pPr>
      <w:r w:rsidRPr="00330EF4">
        <w:rPr>
          <w:rFonts w:cs="CMU Bright"/>
          <w:noProof/>
        </w:rPr>
        <w:drawing>
          <wp:inline distT="0" distB="0" distL="0" distR="0" wp14:anchorId="31CA943E" wp14:editId="3899C4CA">
            <wp:extent cx="4603750" cy="1437999"/>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629" cy="1448894"/>
                    </a:xfrm>
                    <a:prstGeom prst="rect">
                      <a:avLst/>
                    </a:prstGeom>
                  </pic:spPr>
                </pic:pic>
              </a:graphicData>
            </a:graphic>
          </wp:inline>
        </w:drawing>
      </w:r>
    </w:p>
    <w:p w14:paraId="7B1802BC" w14:textId="5205177A" w:rsidR="00E41C3E" w:rsidRPr="00330EF4" w:rsidRDefault="00E41C3E" w:rsidP="00E41C3E">
      <w:pPr>
        <w:pStyle w:val="Caption"/>
        <w:ind w:firstLine="720"/>
        <w:jc w:val="center"/>
        <w:rPr>
          <w:rFonts w:cs="CMU Bright"/>
          <w:color w:val="auto"/>
        </w:rPr>
      </w:pPr>
      <w:bookmarkStart w:id="185" w:name="_Ref530159820"/>
      <w:bookmarkStart w:id="186" w:name="_Toc530914379"/>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20</w:t>
      </w:r>
      <w:r w:rsidRPr="00330EF4">
        <w:rPr>
          <w:rFonts w:cs="CMU Bright"/>
          <w:color w:val="auto"/>
        </w:rPr>
        <w:fldChar w:fldCharType="end"/>
      </w:r>
      <w:bookmarkEnd w:id="185"/>
      <w:r w:rsidRPr="00330EF4">
        <w:rPr>
          <w:rFonts w:cs="CMU Bright"/>
          <w:color w:val="auto"/>
        </w:rPr>
        <w:t xml:space="preserve"> Transition matrix for state 1 and state 2 for time-slot 5 (left without and right with addition of the dummy </w:t>
      </w:r>
      <w:r w:rsidR="009F65BF" w:rsidRPr="00330EF4">
        <w:rPr>
          <w:rFonts w:cs="CMU Bright"/>
          <w:color w:val="auto"/>
        </w:rPr>
        <w:t>values</w:t>
      </w:r>
      <w:r w:rsidRPr="00330EF4">
        <w:rPr>
          <w:rFonts w:cs="CMU Bright"/>
          <w:color w:val="auto"/>
        </w:rPr>
        <w:t>)</w:t>
      </w:r>
      <w:bookmarkEnd w:id="186"/>
    </w:p>
    <w:p w14:paraId="104EB019" w14:textId="785F9BB7" w:rsidR="00A32BDA" w:rsidRPr="00330EF4" w:rsidRDefault="00335D09" w:rsidP="00A32BDA">
      <w:pPr>
        <w:ind w:left="720"/>
        <w:rPr>
          <w:rFonts w:cs="CMU Bright"/>
        </w:rPr>
      </w:pPr>
      <w:r w:rsidRPr="00330EF4">
        <w:rPr>
          <w:rFonts w:cs="CMU Bright"/>
        </w:rPr>
        <w:t xml:space="preserve">Once the transition matrices for each time-slot are calculated, the markov chain model is build. In markov chain model, transition probabilities from one state to </w:t>
      </w:r>
      <w:r w:rsidR="0054761A" w:rsidRPr="00330EF4">
        <w:rPr>
          <w:rFonts w:cs="CMU Bright"/>
        </w:rPr>
        <w:t xml:space="preserve">the </w:t>
      </w:r>
      <w:r w:rsidRPr="00330EF4">
        <w:rPr>
          <w:rFonts w:cs="CMU Bright"/>
        </w:rPr>
        <w:t>another is calculated, which is done using the transition matrix. Each row in the transition matrix represent the transition from one state to all the other state.</w:t>
      </w:r>
      <w:r w:rsidR="00AB7041" w:rsidRPr="00330EF4">
        <w:rPr>
          <w:rFonts w:cs="CMU Bright"/>
        </w:rPr>
        <w:t xml:space="preserve"> </w:t>
      </w:r>
      <w:r w:rsidRPr="00330EF4">
        <w:rPr>
          <w:rFonts w:cs="CMU Bright"/>
        </w:rPr>
        <w:t>In the</w:t>
      </w:r>
      <w:r w:rsidR="00DF201F" w:rsidRPr="00330EF4">
        <w:rPr>
          <w:rFonts w:cs="CMU Bright"/>
        </w:rPr>
        <w:t xml:space="preserve"> </w:t>
      </w:r>
      <w:r w:rsidR="00DF201F" w:rsidRPr="00330EF4">
        <w:rPr>
          <w:rFonts w:cs="CMU Bright"/>
        </w:rPr>
        <w:fldChar w:fldCharType="begin"/>
      </w:r>
      <w:r w:rsidR="00DF201F" w:rsidRPr="00330EF4">
        <w:rPr>
          <w:rFonts w:cs="CMU Bright"/>
        </w:rPr>
        <w:instrText xml:space="preserve"> REF _Ref530159820 \h </w:instrText>
      </w:r>
      <w:r w:rsidR="00552304" w:rsidRPr="00330EF4">
        <w:rPr>
          <w:rFonts w:cs="CMU Bright"/>
        </w:rPr>
        <w:instrText xml:space="preserve"> \* MERGEFORMAT </w:instrText>
      </w:r>
      <w:r w:rsidR="00DF201F" w:rsidRPr="00330EF4">
        <w:rPr>
          <w:rFonts w:cs="CMU Bright"/>
        </w:rPr>
      </w:r>
      <w:r w:rsidR="00DF201F" w:rsidRPr="00330EF4">
        <w:rPr>
          <w:rFonts w:cs="CMU Bright"/>
        </w:rPr>
        <w:fldChar w:fldCharType="separate"/>
      </w:r>
      <w:r w:rsidR="009C4FE4" w:rsidRPr="00330EF4">
        <w:rPr>
          <w:rFonts w:cs="CMU Bright"/>
        </w:rPr>
        <w:t xml:space="preserve">Figure </w:t>
      </w:r>
      <w:r w:rsidR="009C4FE4">
        <w:rPr>
          <w:rFonts w:cs="CMU Bright"/>
          <w:noProof/>
        </w:rPr>
        <w:t>20</w:t>
      </w:r>
      <w:r w:rsidR="00DF201F" w:rsidRPr="00330EF4">
        <w:rPr>
          <w:rFonts w:cs="CMU Bright"/>
        </w:rPr>
        <w:fldChar w:fldCharType="end"/>
      </w:r>
      <w:r w:rsidRPr="00330EF4">
        <w:rPr>
          <w:rFonts w:cs="CMU Bright"/>
        </w:rPr>
        <w:t>, the first row represents the transition from st</w:t>
      </w:r>
      <w:r w:rsidRPr="00330EF4">
        <w:rPr>
          <w:rFonts w:cs="CMU Bright"/>
          <w:vertAlign w:val="subscript"/>
        </w:rPr>
        <w:t>1</w:t>
      </w:r>
      <w:r w:rsidRPr="00330EF4">
        <w:rPr>
          <w:rFonts w:cs="CMU Bright"/>
        </w:rPr>
        <w:t xml:space="preserve"> to all the other states i.e. st</w:t>
      </w:r>
      <w:r w:rsidRPr="00330EF4">
        <w:rPr>
          <w:rFonts w:cs="CMU Bright"/>
          <w:vertAlign w:val="subscript"/>
        </w:rPr>
        <w:t>1</w:t>
      </w:r>
      <w:r w:rsidRPr="00330EF4">
        <w:rPr>
          <w:rFonts w:cs="CMU Bright"/>
        </w:rPr>
        <w:t xml:space="preserve"> and st</w:t>
      </w:r>
      <w:r w:rsidRPr="00330EF4">
        <w:rPr>
          <w:rFonts w:cs="CMU Bright"/>
          <w:vertAlign w:val="subscript"/>
        </w:rPr>
        <w:t>2</w:t>
      </w:r>
      <w:r w:rsidRPr="00330EF4">
        <w:rPr>
          <w:rFonts w:cs="CMU Bright"/>
        </w:rPr>
        <w:t>. To calculate the probability of transitioning from st</w:t>
      </w:r>
      <w:r w:rsidRPr="00330EF4">
        <w:rPr>
          <w:rFonts w:cs="CMU Bright"/>
          <w:vertAlign w:val="subscript"/>
        </w:rPr>
        <w:t>1</w:t>
      </w:r>
      <w:r w:rsidRPr="00330EF4">
        <w:rPr>
          <w:rFonts w:cs="CMU Bright"/>
        </w:rPr>
        <w:t xml:space="preserve"> to all the other states can simply be calculated by dividing each cell elements with the sum of the row. If the su</w:t>
      </w:r>
      <w:r w:rsidR="0021162D" w:rsidRPr="00330EF4">
        <w:rPr>
          <w:rFonts w:cs="CMU Bright"/>
        </w:rPr>
        <w:t>m</w:t>
      </w:r>
      <w:r w:rsidRPr="00330EF4">
        <w:rPr>
          <w:rFonts w:cs="CMU Bright"/>
        </w:rPr>
        <w:t xml:space="preserve"> of the row is zero, this indicates that we have no information about this transition. In this case, equal probabilities are assigned to all the states. Th</w:t>
      </w:r>
      <w:r w:rsidR="001B52F6" w:rsidRPr="00330EF4">
        <w:rPr>
          <w:rFonts w:cs="CMU Bright"/>
        </w:rPr>
        <w:t>is is shown on the right of the</w:t>
      </w:r>
      <w:r w:rsidR="00DF201F" w:rsidRPr="00330EF4">
        <w:rPr>
          <w:rFonts w:cs="CMU Bright"/>
        </w:rPr>
        <w:t xml:space="preserve"> </w:t>
      </w:r>
      <w:r w:rsidR="00DF201F" w:rsidRPr="00330EF4">
        <w:rPr>
          <w:rFonts w:cs="CMU Bright"/>
        </w:rPr>
        <w:fldChar w:fldCharType="begin"/>
      </w:r>
      <w:r w:rsidR="00DF201F" w:rsidRPr="00330EF4">
        <w:rPr>
          <w:rFonts w:cs="CMU Bright"/>
        </w:rPr>
        <w:instrText xml:space="preserve"> REF _Ref530159820 \h </w:instrText>
      </w:r>
      <w:r w:rsidR="00552304" w:rsidRPr="00330EF4">
        <w:rPr>
          <w:rFonts w:cs="CMU Bright"/>
        </w:rPr>
        <w:instrText xml:space="preserve"> \* MERGEFORMAT </w:instrText>
      </w:r>
      <w:r w:rsidR="00DF201F" w:rsidRPr="00330EF4">
        <w:rPr>
          <w:rFonts w:cs="CMU Bright"/>
        </w:rPr>
      </w:r>
      <w:r w:rsidR="00DF201F" w:rsidRPr="00330EF4">
        <w:rPr>
          <w:rFonts w:cs="CMU Bright"/>
        </w:rPr>
        <w:fldChar w:fldCharType="separate"/>
      </w:r>
      <w:r w:rsidR="009C4FE4" w:rsidRPr="00330EF4">
        <w:rPr>
          <w:rFonts w:cs="CMU Bright"/>
        </w:rPr>
        <w:t xml:space="preserve">Figure </w:t>
      </w:r>
      <w:r w:rsidR="009C4FE4">
        <w:rPr>
          <w:rFonts w:cs="CMU Bright"/>
          <w:noProof/>
        </w:rPr>
        <w:t>20</w:t>
      </w:r>
      <w:r w:rsidR="00DF201F" w:rsidRPr="00330EF4">
        <w:rPr>
          <w:rFonts w:cs="CMU Bright"/>
        </w:rPr>
        <w:fldChar w:fldCharType="end"/>
      </w:r>
      <w:r w:rsidR="001B52F6" w:rsidRPr="00330EF4">
        <w:rPr>
          <w:rFonts w:cs="CMU Bright"/>
        </w:rPr>
        <w:t>, where</w:t>
      </w:r>
      <w:r w:rsidR="009872F8" w:rsidRPr="00330EF4">
        <w:rPr>
          <w:rFonts w:cs="CMU Bright"/>
        </w:rPr>
        <w:t xml:space="preserve"> </w:t>
      </w:r>
      <w:r w:rsidR="001B52F6" w:rsidRPr="00330EF4">
        <w:rPr>
          <w:rFonts w:cs="CMU Bright"/>
        </w:rPr>
        <w:t xml:space="preserve">the transitions from </w:t>
      </w:r>
      <w:r w:rsidR="00DF201F" w:rsidRPr="00330EF4">
        <w:rPr>
          <w:rFonts w:cs="CMU Bright"/>
        </w:rPr>
        <w:t xml:space="preserve">state </w:t>
      </w:r>
      <w:r w:rsidR="001B52F6" w:rsidRPr="00330EF4">
        <w:rPr>
          <w:rFonts w:cs="CMU Bright"/>
        </w:rPr>
        <w:t>st</w:t>
      </w:r>
      <w:r w:rsidR="001B52F6" w:rsidRPr="00330EF4">
        <w:rPr>
          <w:rFonts w:cs="CMU Bright"/>
          <w:vertAlign w:val="subscript"/>
        </w:rPr>
        <w:t>2</w:t>
      </w:r>
      <w:r w:rsidR="001B52F6" w:rsidRPr="00330EF4">
        <w:rPr>
          <w:rFonts w:cs="CMU Bright"/>
        </w:rPr>
        <w:t xml:space="preserve"> are assigned with equal probabilities.</w:t>
      </w:r>
      <w:r w:rsidR="00186367" w:rsidRPr="00330EF4">
        <w:rPr>
          <w:rFonts w:cs="CMU Bright"/>
        </w:rPr>
        <w:t xml:space="preserve"> </w:t>
      </w:r>
    </w:p>
    <w:p w14:paraId="164EDBE4" w14:textId="5B8D6C5F" w:rsidR="00186367" w:rsidRPr="00330EF4" w:rsidRDefault="00186367" w:rsidP="00A32BDA">
      <w:pPr>
        <w:ind w:left="720"/>
        <w:rPr>
          <w:rFonts w:cs="CMU Bright"/>
        </w:rPr>
      </w:pPr>
      <w:r w:rsidRPr="00330EF4">
        <w:rPr>
          <w:rFonts w:cs="CMU Bright"/>
        </w:rPr>
        <w:t xml:space="preserve">It is important to understand that all the 0 transitions probabilities are replaced with a small probability. </w:t>
      </w:r>
      <w:r w:rsidR="005D38E9" w:rsidRPr="00330EF4">
        <w:rPr>
          <w:rFonts w:cs="CMU Bright"/>
        </w:rPr>
        <w:t xml:space="preserve">This is done to ensure that the chances of transitioning from </w:t>
      </w:r>
      <w:r w:rsidR="00241089" w:rsidRPr="00330EF4">
        <w:rPr>
          <w:rFonts w:cs="CMU Bright"/>
        </w:rPr>
        <w:t xml:space="preserve">a </w:t>
      </w:r>
      <w:r w:rsidR="00FB0A80" w:rsidRPr="00330EF4">
        <w:rPr>
          <w:rFonts w:cs="CMU Bright"/>
        </w:rPr>
        <w:t>known state</w:t>
      </w:r>
      <w:r w:rsidR="005D38E9" w:rsidRPr="00330EF4">
        <w:rPr>
          <w:rFonts w:cs="CMU Bright"/>
        </w:rPr>
        <w:t xml:space="preserve"> </w:t>
      </w:r>
      <w:r w:rsidR="00241089" w:rsidRPr="00330EF4">
        <w:rPr>
          <w:rFonts w:cs="CMU Bright"/>
        </w:rPr>
        <w:t xml:space="preserve">to another known state, </w:t>
      </w:r>
      <w:r w:rsidR="005D38E9" w:rsidRPr="00330EF4">
        <w:rPr>
          <w:rFonts w:cs="CMU Bright"/>
        </w:rPr>
        <w:t xml:space="preserve">is never 0. The </w:t>
      </w:r>
      <w:r w:rsidR="006B2713" w:rsidRPr="00330EF4">
        <w:rPr>
          <w:rFonts w:cs="CMU Bright"/>
        </w:rPr>
        <w:fldChar w:fldCharType="begin"/>
      </w:r>
      <w:r w:rsidR="006B2713" w:rsidRPr="00330EF4">
        <w:rPr>
          <w:rFonts w:cs="CMU Bright"/>
        </w:rPr>
        <w:instrText xml:space="preserve"> REF _Ref528330700 \h </w:instrText>
      </w:r>
      <w:r w:rsidR="003871CA" w:rsidRPr="00330EF4">
        <w:rPr>
          <w:rFonts w:cs="CMU Bright"/>
        </w:rPr>
        <w:instrText xml:space="preserve"> \* MERGEFORMAT </w:instrText>
      </w:r>
      <w:r w:rsidR="006B2713" w:rsidRPr="00330EF4">
        <w:rPr>
          <w:rFonts w:cs="CMU Bright"/>
        </w:rPr>
      </w:r>
      <w:r w:rsidR="006B2713" w:rsidRPr="00330EF4">
        <w:rPr>
          <w:rFonts w:cs="CMU Bright"/>
        </w:rPr>
        <w:fldChar w:fldCharType="separate"/>
      </w:r>
      <w:r w:rsidR="009C4FE4" w:rsidRPr="00330EF4">
        <w:rPr>
          <w:rFonts w:cs="CMU Bright"/>
        </w:rPr>
        <w:t xml:space="preserve">Figure </w:t>
      </w:r>
      <w:r w:rsidR="009C4FE4">
        <w:rPr>
          <w:rFonts w:cs="CMU Bright"/>
          <w:noProof/>
        </w:rPr>
        <w:t>21</w:t>
      </w:r>
      <w:r w:rsidR="006B2713" w:rsidRPr="00330EF4">
        <w:rPr>
          <w:rFonts w:cs="CMU Bright"/>
        </w:rPr>
        <w:fldChar w:fldCharType="end"/>
      </w:r>
      <w:r w:rsidR="006B2713" w:rsidRPr="00330EF4">
        <w:rPr>
          <w:rFonts w:cs="CMU Bright"/>
        </w:rPr>
        <w:t xml:space="preserve"> </w:t>
      </w:r>
      <w:r w:rsidR="005D38E9" w:rsidRPr="00330EF4">
        <w:rPr>
          <w:rFonts w:cs="CMU Bright"/>
        </w:rPr>
        <w:t xml:space="preserve">explains the process of replacing the zero probabilities. </w:t>
      </w:r>
      <w:r w:rsidR="005C04E5" w:rsidRPr="00330EF4">
        <w:rPr>
          <w:rFonts w:cs="CMU Bright"/>
        </w:rPr>
        <w:t>The first step shows the transition matrix received, as explained above.</w:t>
      </w:r>
      <w:r w:rsidR="00B8418F" w:rsidRPr="00330EF4">
        <w:rPr>
          <w:rFonts w:cs="CMU Bright"/>
        </w:rPr>
        <w:t xml:space="preserve"> </w:t>
      </w:r>
      <w:r w:rsidR="00641883" w:rsidRPr="00330EF4">
        <w:rPr>
          <w:rFonts w:cs="CMU Bright"/>
        </w:rPr>
        <w:t>In step 2, 0 is replaced by a 0.00001</w:t>
      </w:r>
      <w:r w:rsidR="00D67799" w:rsidRPr="00330EF4">
        <w:rPr>
          <w:rFonts w:cs="CMU Bright"/>
        </w:rPr>
        <w:t>, a small weight</w:t>
      </w:r>
      <w:r w:rsidR="00641883" w:rsidRPr="00330EF4">
        <w:rPr>
          <w:rFonts w:cs="CMU Bright"/>
        </w:rPr>
        <w:t xml:space="preserve">. In step 3, </w:t>
      </w:r>
      <w:r w:rsidR="004B5FA0" w:rsidRPr="00330EF4">
        <w:rPr>
          <w:rFonts w:cs="CMU Bright"/>
        </w:rPr>
        <w:t>each</w:t>
      </w:r>
      <w:r w:rsidR="00421144" w:rsidRPr="00330EF4">
        <w:rPr>
          <w:rFonts w:cs="CMU Bright"/>
        </w:rPr>
        <w:t xml:space="preserve"> </w:t>
      </w:r>
      <w:r w:rsidR="00641883" w:rsidRPr="00330EF4">
        <w:rPr>
          <w:rFonts w:cs="CMU Bright"/>
        </w:rPr>
        <w:t>cell value is divided by the sum of the row</w:t>
      </w:r>
      <w:r w:rsidR="004B5FA0" w:rsidRPr="00330EF4">
        <w:rPr>
          <w:rFonts w:cs="CMU Bright"/>
        </w:rPr>
        <w:t>, making the transition probability from state st</w:t>
      </w:r>
      <w:r w:rsidR="004B5FA0" w:rsidRPr="00330EF4">
        <w:rPr>
          <w:rFonts w:cs="CMU Bright"/>
          <w:vertAlign w:val="subscript"/>
        </w:rPr>
        <w:t>1</w:t>
      </w:r>
      <w:r w:rsidR="004B5FA0" w:rsidRPr="00330EF4">
        <w:rPr>
          <w:rFonts w:cs="CMU Bright"/>
        </w:rPr>
        <w:t xml:space="preserve"> to st</w:t>
      </w:r>
      <w:r w:rsidR="004B5FA0" w:rsidRPr="00330EF4">
        <w:rPr>
          <w:rFonts w:cs="CMU Bright"/>
          <w:vertAlign w:val="subscript"/>
        </w:rPr>
        <w:t>3</w:t>
      </w:r>
      <w:r w:rsidR="00641883" w:rsidRPr="00330EF4">
        <w:rPr>
          <w:rFonts w:cs="CMU Bright"/>
        </w:rPr>
        <w:t xml:space="preserve"> </w:t>
      </w:r>
      <w:r w:rsidR="004B5FA0" w:rsidRPr="00330EF4">
        <w:rPr>
          <w:rFonts w:cs="CMU Bright"/>
        </w:rPr>
        <w:t>non-zero.</w:t>
      </w:r>
    </w:p>
    <w:p w14:paraId="2CA7B216" w14:textId="1C70A542" w:rsidR="005D38E9" w:rsidRPr="00330EF4" w:rsidRDefault="00D1123A" w:rsidP="00EC688E">
      <w:pPr>
        <w:ind w:left="720"/>
        <w:rPr>
          <w:rFonts w:cs="CMU Bright"/>
        </w:rPr>
      </w:pPr>
      <w:r w:rsidRPr="00330EF4">
        <w:rPr>
          <w:rFonts w:cs="CMU Bright"/>
          <w:noProof/>
        </w:rPr>
        <w:lastRenderedPageBreak/>
        <w:drawing>
          <wp:inline distT="0" distB="0" distL="0" distR="0" wp14:anchorId="2880A886" wp14:editId="2C518183">
            <wp:extent cx="5467350" cy="874799"/>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7047" cy="882751"/>
                    </a:xfrm>
                    <a:prstGeom prst="rect">
                      <a:avLst/>
                    </a:prstGeom>
                  </pic:spPr>
                </pic:pic>
              </a:graphicData>
            </a:graphic>
          </wp:inline>
        </w:drawing>
      </w:r>
    </w:p>
    <w:p w14:paraId="0A3FD443" w14:textId="72A92E7F" w:rsidR="006B2713" w:rsidRPr="00330EF4" w:rsidRDefault="006B2713" w:rsidP="00EC688E">
      <w:pPr>
        <w:pStyle w:val="Caption"/>
        <w:jc w:val="center"/>
        <w:rPr>
          <w:rFonts w:cs="CMU Bright"/>
          <w:color w:val="auto"/>
        </w:rPr>
      </w:pPr>
      <w:bookmarkStart w:id="187" w:name="_Ref528330700"/>
      <w:bookmarkStart w:id="188" w:name="_Toc529179997"/>
      <w:bookmarkStart w:id="189" w:name="_Toc530914380"/>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21</w:t>
      </w:r>
      <w:r w:rsidRPr="00330EF4">
        <w:rPr>
          <w:rFonts w:cs="CMU Bright"/>
          <w:color w:val="auto"/>
        </w:rPr>
        <w:fldChar w:fldCharType="end"/>
      </w:r>
      <w:bookmarkEnd w:id="187"/>
      <w:r w:rsidRPr="00330EF4">
        <w:rPr>
          <w:rFonts w:cs="CMU Bright"/>
          <w:color w:val="auto"/>
        </w:rPr>
        <w:t xml:space="preserve"> Steps followed to smooth the transition matrix</w:t>
      </w:r>
      <w:bookmarkEnd w:id="188"/>
      <w:bookmarkEnd w:id="189"/>
    </w:p>
    <w:p w14:paraId="28065F09" w14:textId="0FFA0844" w:rsidR="00EF03D7" w:rsidRPr="00330EF4" w:rsidRDefault="00C31D44" w:rsidP="007D4225">
      <w:pPr>
        <w:pStyle w:val="Heading3"/>
        <w:spacing w:after="240"/>
        <w:ind w:firstLine="720"/>
        <w:rPr>
          <w:rFonts w:ascii="CMU Bright" w:hAnsi="CMU Bright" w:cs="CMU Bright"/>
          <w:color w:val="auto"/>
        </w:rPr>
      </w:pPr>
      <w:bookmarkStart w:id="190" w:name="_Toc530914337"/>
      <w:commentRangeStart w:id="191"/>
      <w:r w:rsidRPr="00330EF4">
        <w:rPr>
          <w:rFonts w:ascii="CMU Bright" w:hAnsi="CMU Bright" w:cs="CMU Bright"/>
          <w:color w:val="auto"/>
        </w:rPr>
        <w:t>4</w:t>
      </w:r>
      <w:r w:rsidR="00EF03D7" w:rsidRPr="00330EF4">
        <w:rPr>
          <w:rFonts w:ascii="CMU Bright" w:hAnsi="CMU Bright" w:cs="CMU Bright"/>
          <w:color w:val="auto"/>
        </w:rPr>
        <w:t>.</w:t>
      </w:r>
      <w:r w:rsidRPr="00330EF4">
        <w:rPr>
          <w:rFonts w:ascii="CMU Bright" w:hAnsi="CMU Bright" w:cs="CMU Bright"/>
          <w:color w:val="auto"/>
        </w:rPr>
        <w:t>4.6</w:t>
      </w:r>
      <w:r w:rsidR="00EF03D7" w:rsidRPr="00330EF4">
        <w:rPr>
          <w:rFonts w:ascii="CMU Bright" w:hAnsi="CMU Bright" w:cs="CMU Bright"/>
          <w:color w:val="auto"/>
        </w:rPr>
        <w:t xml:space="preserve"> Path Prediction</w:t>
      </w:r>
      <w:bookmarkEnd w:id="190"/>
      <w:commentRangeEnd w:id="191"/>
      <w:r w:rsidR="005E3EE7">
        <w:rPr>
          <w:rStyle w:val="CommentReference"/>
          <w:rFonts w:ascii="CMU Bright" w:eastAsiaTheme="minorHAnsi" w:hAnsi="CMU Bright" w:cstheme="majorHAnsi"/>
          <w:color w:val="auto"/>
        </w:rPr>
        <w:commentReference w:id="191"/>
      </w:r>
    </w:p>
    <w:p w14:paraId="71743F03" w14:textId="252441FF" w:rsidR="00980291" w:rsidRPr="00330EF4" w:rsidRDefault="00CE338C" w:rsidP="007D4225">
      <w:pPr>
        <w:spacing w:after="240"/>
        <w:ind w:left="720"/>
        <w:rPr>
          <w:rFonts w:cs="CMU Bright"/>
        </w:rPr>
      </w:pPr>
      <w:r w:rsidRPr="00330EF4">
        <w:rPr>
          <w:rFonts w:cs="CMU Bright"/>
        </w:rPr>
        <w:t xml:space="preserve">The path prediction </w:t>
      </w:r>
      <w:r w:rsidR="00EF5E1F" w:rsidRPr="00330EF4">
        <w:rPr>
          <w:rFonts w:cs="CMU Bright"/>
        </w:rPr>
        <w:t xml:space="preserve">is to inform the user about his/her predictability. </w:t>
      </w:r>
      <w:r w:rsidR="0024369A" w:rsidRPr="00330EF4">
        <w:rPr>
          <w:rFonts w:cs="CMU Bright"/>
        </w:rPr>
        <w:t>The idea is to predict the several paths that user may take</w:t>
      </w:r>
      <w:r w:rsidR="009965C5" w:rsidRPr="00330EF4">
        <w:rPr>
          <w:rFonts w:cs="CMU Bright"/>
        </w:rPr>
        <w:t>,</w:t>
      </w:r>
      <w:r w:rsidR="0024369A" w:rsidRPr="00330EF4">
        <w:rPr>
          <w:rFonts w:cs="CMU Bright"/>
        </w:rPr>
        <w:t xml:space="preserve"> from a known location</w:t>
      </w:r>
      <w:r w:rsidR="009965C5" w:rsidRPr="00330EF4">
        <w:rPr>
          <w:rFonts w:cs="CMU Bright"/>
        </w:rPr>
        <w:t>,</w:t>
      </w:r>
      <w:r w:rsidR="0024369A" w:rsidRPr="00330EF4">
        <w:rPr>
          <w:rFonts w:cs="CMU Bright"/>
        </w:rPr>
        <w:t xml:space="preserve"> </w:t>
      </w:r>
      <w:r w:rsidR="009965C5" w:rsidRPr="00330EF4">
        <w:rPr>
          <w:rFonts w:cs="CMU Bright"/>
        </w:rPr>
        <w:t>in future</w:t>
      </w:r>
      <w:r w:rsidR="0024369A" w:rsidRPr="00330EF4">
        <w:rPr>
          <w:rFonts w:cs="CMU Bright"/>
        </w:rPr>
        <w:t xml:space="preserve"> time-slot</w:t>
      </w:r>
      <w:r w:rsidR="009965C5" w:rsidRPr="00330EF4">
        <w:rPr>
          <w:rFonts w:cs="CMU Bright"/>
        </w:rPr>
        <w:t>s</w:t>
      </w:r>
      <w:r w:rsidR="0024369A" w:rsidRPr="00330EF4">
        <w:rPr>
          <w:rFonts w:cs="CMU Bright"/>
        </w:rPr>
        <w:t>.</w:t>
      </w:r>
      <w:r w:rsidR="00622490" w:rsidRPr="00330EF4">
        <w:rPr>
          <w:rFonts w:cs="CMU Bright"/>
        </w:rPr>
        <w:t xml:space="preserve"> </w:t>
      </w:r>
      <w:r w:rsidR="0041323A" w:rsidRPr="00330EF4">
        <w:rPr>
          <w:rFonts w:cs="CMU Bright"/>
        </w:rPr>
        <w:t xml:space="preserve">For example, user’s current location is known to be at “work” at 8 am. </w:t>
      </w:r>
      <w:r w:rsidR="000C062E" w:rsidRPr="00330EF4">
        <w:rPr>
          <w:rFonts w:cs="CMU Bright"/>
        </w:rPr>
        <w:t>Knowing his/her location data for few weeks, the markov model is buil</w:t>
      </w:r>
      <w:r w:rsidR="00EF5E1F" w:rsidRPr="00330EF4">
        <w:rPr>
          <w:rFonts w:cs="CMU Bright"/>
        </w:rPr>
        <w:t>t</w:t>
      </w:r>
      <w:r w:rsidR="000C062E" w:rsidRPr="00330EF4">
        <w:rPr>
          <w:rFonts w:cs="CMU Bright"/>
        </w:rPr>
        <w:t xml:space="preserve">. </w:t>
      </w:r>
      <w:r w:rsidR="00B04844" w:rsidRPr="00330EF4">
        <w:rPr>
          <w:rFonts w:cs="CMU Bright"/>
        </w:rPr>
        <w:t xml:space="preserve">The path prediction can be done using markov chain model. The model is memoryless and hence depends only on current location. This means, the prediction is done based on the user’s current location and is independent of the locations before. </w:t>
      </w:r>
      <w:r w:rsidR="000C062E" w:rsidRPr="00330EF4">
        <w:rPr>
          <w:rFonts w:cs="CMU Bright"/>
        </w:rPr>
        <w:t>Now this markov model is used to predict all the</w:t>
      </w:r>
      <w:r w:rsidR="0041323A" w:rsidRPr="00330EF4">
        <w:rPr>
          <w:rFonts w:cs="CMU Bright"/>
        </w:rPr>
        <w:t xml:space="preserve"> locations in consecutive time-slots</w:t>
      </w:r>
      <w:r w:rsidR="002B1014" w:rsidRPr="00330EF4">
        <w:rPr>
          <w:rFonts w:cs="CMU Bright"/>
        </w:rPr>
        <w:t xml:space="preserve">. </w:t>
      </w:r>
      <w:r w:rsidR="00DD2C44" w:rsidRPr="00330EF4">
        <w:rPr>
          <w:rFonts w:cs="CMU Bright"/>
        </w:rPr>
        <w:t xml:space="preserve">One of the </w:t>
      </w:r>
      <w:r w:rsidR="00E54646" w:rsidRPr="00330EF4">
        <w:rPr>
          <w:rFonts w:cs="CMU Bright"/>
        </w:rPr>
        <w:t>paths</w:t>
      </w:r>
      <w:r w:rsidR="00DD2C44" w:rsidRPr="00330EF4">
        <w:rPr>
          <w:rFonts w:cs="CMU Bright"/>
        </w:rPr>
        <w:t xml:space="preserve"> </w:t>
      </w:r>
      <w:r w:rsidR="00337F91" w:rsidRPr="00330EF4">
        <w:rPr>
          <w:rFonts w:cs="CMU Bright"/>
        </w:rPr>
        <w:t xml:space="preserve">predicted could suggest that he will stay at work till 5pm with very high confidence. Another path could suggest that he will go back to his “home” at 3 pm with medium to low confidence. </w:t>
      </w:r>
      <w:r w:rsidR="002B1014" w:rsidRPr="00330EF4">
        <w:rPr>
          <w:rFonts w:cs="CMU Bright"/>
        </w:rPr>
        <w:t>Each next location is predicted with</w:t>
      </w:r>
      <w:r w:rsidR="0041323A" w:rsidRPr="00330EF4">
        <w:rPr>
          <w:rFonts w:cs="CMU Bright"/>
        </w:rPr>
        <w:t xml:space="preserve"> a confidence </w:t>
      </w:r>
      <w:r w:rsidR="002B1014" w:rsidRPr="00330EF4">
        <w:rPr>
          <w:rFonts w:cs="CMU Bright"/>
        </w:rPr>
        <w:t>percentage</w:t>
      </w:r>
      <w:r w:rsidR="0041323A" w:rsidRPr="00330EF4">
        <w:rPr>
          <w:rFonts w:cs="CMU Bright"/>
        </w:rPr>
        <w:t>.</w:t>
      </w:r>
      <w:r w:rsidR="00C61B80" w:rsidRPr="00330EF4">
        <w:rPr>
          <w:rFonts w:cs="CMU Bright"/>
        </w:rPr>
        <w:t xml:space="preserve"> </w:t>
      </w:r>
      <w:r w:rsidR="0041323A" w:rsidRPr="00330EF4">
        <w:rPr>
          <w:rFonts w:cs="CMU Bright"/>
        </w:rPr>
        <w:t>There could be several such paths that could be predicted.</w:t>
      </w:r>
      <w:r w:rsidR="00337F91" w:rsidRPr="00330EF4">
        <w:rPr>
          <w:rFonts w:cs="CMU Bright"/>
        </w:rPr>
        <w:t xml:space="preserve"> </w:t>
      </w:r>
    </w:p>
    <w:p w14:paraId="21797878" w14:textId="59AB2D4C" w:rsidR="0041323A" w:rsidRPr="00330EF4" w:rsidRDefault="00337F91" w:rsidP="00EC688E">
      <w:pPr>
        <w:ind w:left="720"/>
        <w:rPr>
          <w:rFonts w:cs="CMU Bright"/>
        </w:rPr>
      </w:pPr>
      <w:r w:rsidRPr="00330EF4">
        <w:rPr>
          <w:rFonts w:cs="CMU Bright"/>
        </w:rPr>
        <w:t xml:space="preserve">The paths are predicted only based on the markov chain model. If the model is not recent or </w:t>
      </w:r>
      <w:r w:rsidR="00EE1798" w:rsidRPr="00330EF4">
        <w:rPr>
          <w:rFonts w:cs="CMU Bright"/>
        </w:rPr>
        <w:t xml:space="preserve">is built </w:t>
      </w:r>
      <w:r w:rsidRPr="00330EF4">
        <w:rPr>
          <w:rFonts w:cs="CMU Bright"/>
        </w:rPr>
        <w:t>with very limited data, the predicted paths may not make much sense. For example, the markov model is build based on the 2 days data where user transitioned between “home”, “shopping malls” and “restaurants”</w:t>
      </w:r>
      <w:r w:rsidR="00AB7AC4" w:rsidRPr="00330EF4">
        <w:rPr>
          <w:rFonts w:cs="CMU Bright"/>
        </w:rPr>
        <w:t xml:space="preserve"> only</w:t>
      </w:r>
      <w:r w:rsidRPr="00330EF4">
        <w:rPr>
          <w:rFonts w:cs="CMU Bright"/>
        </w:rPr>
        <w:t>. The two days do not include “work” location. It could have been a weekend, public holidays or user has taken vacation. Now, on third</w:t>
      </w:r>
      <w:r w:rsidR="00CD23CF" w:rsidRPr="00330EF4">
        <w:rPr>
          <w:rFonts w:cs="CMU Bright"/>
        </w:rPr>
        <w:t xml:space="preserve"> day</w:t>
      </w:r>
      <w:r w:rsidRPr="00330EF4">
        <w:rPr>
          <w:rFonts w:cs="CMU Bright"/>
        </w:rPr>
        <w:t xml:space="preserve">, if the paths are predicted, only these locations are taken into consideration and the paths could be misleading if user started working from day 3. Hence the data for markov chain should be enough and recent to make </w:t>
      </w:r>
      <w:r w:rsidR="00464628" w:rsidRPr="00330EF4">
        <w:rPr>
          <w:rFonts w:cs="CMU Bright"/>
        </w:rPr>
        <w:t>improved</w:t>
      </w:r>
      <w:r w:rsidRPr="00330EF4">
        <w:rPr>
          <w:rFonts w:cs="CMU Bright"/>
        </w:rPr>
        <w:t xml:space="preserve"> predictions. </w:t>
      </w:r>
    </w:p>
    <w:p w14:paraId="28351597" w14:textId="25536DD0" w:rsidR="00595C53" w:rsidRPr="00330EF4" w:rsidRDefault="00595C53" w:rsidP="00595C53">
      <w:pPr>
        <w:pStyle w:val="Heading4"/>
        <w:spacing w:after="240"/>
        <w:ind w:firstLine="720"/>
        <w:rPr>
          <w:rFonts w:ascii="CMU Bright" w:hAnsi="CMU Bright" w:cs="CMU Bright"/>
          <w:i w:val="0"/>
          <w:color w:val="000000" w:themeColor="text1"/>
        </w:rPr>
      </w:pPr>
      <w:bookmarkStart w:id="192" w:name="_Toc530914338"/>
      <w:r w:rsidRPr="00330EF4">
        <w:rPr>
          <w:rFonts w:ascii="CMU Bright" w:hAnsi="CMU Bright" w:cs="CMU Bright"/>
          <w:i w:val="0"/>
          <w:color w:val="000000" w:themeColor="text1"/>
        </w:rPr>
        <w:t>4.4.6.1 A</w:t>
      </w:r>
      <w:r w:rsidR="003B6C66" w:rsidRPr="00330EF4">
        <w:rPr>
          <w:rFonts w:ascii="CMU Bright" w:hAnsi="CMU Bright" w:cs="CMU Bright"/>
          <w:i w:val="0"/>
          <w:color w:val="000000" w:themeColor="text1"/>
        </w:rPr>
        <w:t>pproach</w:t>
      </w:r>
      <w:bookmarkEnd w:id="192"/>
    </w:p>
    <w:p w14:paraId="26605E4C" w14:textId="26746477" w:rsidR="00234BE5" w:rsidRPr="00330EF4" w:rsidRDefault="00C261F0" w:rsidP="00C261F0">
      <w:pPr>
        <w:ind w:left="720"/>
        <w:rPr>
          <w:rFonts w:cs="CMU Bright"/>
        </w:rPr>
      </w:pPr>
      <w:r w:rsidRPr="00330EF4">
        <w:rPr>
          <w:rFonts w:cs="CMU Bright"/>
        </w:rPr>
        <w:t>The markov model contains the transition probabilities from one state to all the other states. The states st = {st</w:t>
      </w:r>
      <w:r w:rsidRPr="00330EF4">
        <w:rPr>
          <w:rFonts w:cs="CMU Bright"/>
          <w:vertAlign w:val="subscript"/>
        </w:rPr>
        <w:t>1</w:t>
      </w:r>
      <w:r w:rsidRPr="00330EF4">
        <w:rPr>
          <w:rFonts w:cs="CMU Bright"/>
        </w:rPr>
        <w:t>, st</w:t>
      </w:r>
      <w:r w:rsidRPr="00330EF4">
        <w:rPr>
          <w:rFonts w:cs="CMU Bright"/>
          <w:vertAlign w:val="subscript"/>
        </w:rPr>
        <w:t>2</w:t>
      </w:r>
      <w:r w:rsidRPr="00330EF4">
        <w:rPr>
          <w:rFonts w:cs="CMU Bright"/>
        </w:rPr>
        <w:t>, …st</w:t>
      </w:r>
      <w:r w:rsidRPr="00330EF4">
        <w:rPr>
          <w:rFonts w:cs="CMU Bright"/>
          <w:vertAlign w:val="subscript"/>
        </w:rPr>
        <w:t>n</w:t>
      </w:r>
      <w:r w:rsidRPr="00330EF4">
        <w:rPr>
          <w:rFonts w:cs="CMU Bright"/>
        </w:rPr>
        <w:t>} has corresponding probabilities p = {p</w:t>
      </w:r>
      <w:r w:rsidRPr="00330EF4">
        <w:rPr>
          <w:rFonts w:cs="CMU Bright"/>
          <w:vertAlign w:val="subscript"/>
        </w:rPr>
        <w:t>1</w:t>
      </w:r>
      <w:r w:rsidRPr="00330EF4">
        <w:rPr>
          <w:rFonts w:cs="CMU Bright"/>
        </w:rPr>
        <w:t>, p</w:t>
      </w:r>
      <w:r w:rsidRPr="00330EF4">
        <w:rPr>
          <w:rFonts w:cs="CMU Bright"/>
          <w:vertAlign w:val="subscript"/>
        </w:rPr>
        <w:t>2</w:t>
      </w:r>
      <w:r w:rsidRPr="00330EF4">
        <w:rPr>
          <w:rFonts w:cs="CMU Bright"/>
        </w:rPr>
        <w:t>, … p</w:t>
      </w:r>
      <w:r w:rsidRPr="00330EF4">
        <w:rPr>
          <w:rFonts w:cs="CMU Bright"/>
          <w:vertAlign w:val="subscript"/>
        </w:rPr>
        <w:t>n</w:t>
      </w:r>
      <w:r w:rsidRPr="00330EF4">
        <w:rPr>
          <w:rFonts w:cs="CMU Bright"/>
        </w:rPr>
        <w:t xml:space="preserve">} in a time-slot. The state probabilities are used for path prediction. For a path prediction, a known start state and a time-slot is required as input. In other words, the algorithm needs to know a location and hour, to be able to predict future visits. </w:t>
      </w:r>
      <w:r w:rsidR="00F54C84" w:rsidRPr="00330EF4">
        <w:rPr>
          <w:rFonts w:cs="CMU Bright"/>
        </w:rPr>
        <w:t xml:space="preserve">The prediction stops </w:t>
      </w:r>
      <w:r w:rsidR="0065491D" w:rsidRPr="00330EF4">
        <w:rPr>
          <w:rFonts w:cs="CMU Bright"/>
        </w:rPr>
        <w:t>one step after the</w:t>
      </w:r>
      <w:r w:rsidR="00F54C84" w:rsidRPr="00330EF4">
        <w:rPr>
          <w:rFonts w:cs="CMU Bright"/>
        </w:rPr>
        <w:t xml:space="preserve"> </w:t>
      </w:r>
      <w:r w:rsidR="0065491D" w:rsidRPr="00330EF4">
        <w:rPr>
          <w:rFonts w:cs="CMU Bright"/>
        </w:rPr>
        <w:t>confidence drops less than the</w:t>
      </w:r>
      <w:r w:rsidR="00B540C0" w:rsidRPr="00330EF4">
        <w:rPr>
          <w:rFonts w:cs="CMU Bright"/>
        </w:rPr>
        <w:t xml:space="preserve"> confidence </w:t>
      </w:r>
      <w:r w:rsidR="00F54C84" w:rsidRPr="00330EF4">
        <w:rPr>
          <w:rFonts w:cs="CMU Bright"/>
        </w:rPr>
        <w:t>threshold.</w:t>
      </w:r>
    </w:p>
    <w:p w14:paraId="1A0E8353" w14:textId="1E68B8DC" w:rsidR="00C261F0" w:rsidRPr="00330EF4" w:rsidRDefault="00C261F0" w:rsidP="0000367F">
      <w:pPr>
        <w:ind w:left="720"/>
        <w:rPr>
          <w:rFonts w:cs="CMU Bright"/>
        </w:rPr>
      </w:pPr>
      <w:r w:rsidRPr="00330EF4">
        <w:rPr>
          <w:rFonts w:cs="CMU Bright"/>
        </w:rPr>
        <w:t xml:space="preserve">Consider the </w:t>
      </w:r>
      <w:r w:rsidRPr="00330EF4">
        <w:rPr>
          <w:rFonts w:cs="CMU Bright"/>
        </w:rPr>
        <w:fldChar w:fldCharType="begin"/>
      </w:r>
      <w:r w:rsidRPr="00330EF4">
        <w:rPr>
          <w:rFonts w:cs="CMU Bright"/>
        </w:rPr>
        <w:instrText xml:space="preserve"> REF _Ref530315707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22</w:t>
      </w:r>
      <w:r w:rsidRPr="00330EF4">
        <w:rPr>
          <w:rFonts w:cs="CMU Bright"/>
        </w:rPr>
        <w:fldChar w:fldCharType="end"/>
      </w:r>
      <w:r w:rsidRPr="00330EF4">
        <w:rPr>
          <w:rFonts w:cs="CMU Bright"/>
        </w:rPr>
        <w:t xml:space="preserve">, as an example figure for markov model. </w:t>
      </w:r>
      <w:r w:rsidR="00234BE5" w:rsidRPr="00330EF4">
        <w:rPr>
          <w:rFonts w:cs="CMU Bright"/>
        </w:rPr>
        <w:t>The start state is i with a probability of p</w:t>
      </w:r>
      <w:r w:rsidR="00234BE5" w:rsidRPr="00330EF4">
        <w:rPr>
          <w:rFonts w:cs="CMU Bright"/>
          <w:vertAlign w:val="subscript"/>
        </w:rPr>
        <w:t xml:space="preserve">i </w:t>
      </w:r>
      <w:r w:rsidR="00234BE5" w:rsidRPr="00330EF4">
        <w:rPr>
          <w:rFonts w:cs="CMU Bright"/>
        </w:rPr>
        <w:t>at time-slot t.</w:t>
      </w:r>
      <w:r w:rsidR="00BC3B57" w:rsidRPr="00330EF4">
        <w:rPr>
          <w:rFonts w:cs="CMU Bright"/>
        </w:rPr>
        <w:t xml:space="preserve"> The predictions are made for the future time slots i.e. t+1 and further. At each time-slot, there exists probabilities for all the other states, </w:t>
      </w:r>
      <w:r w:rsidR="00F54C84" w:rsidRPr="00330EF4">
        <w:rPr>
          <w:rFonts w:cs="CMU Bright"/>
        </w:rPr>
        <w:t>de</w:t>
      </w:r>
      <w:r w:rsidR="00BC3B57" w:rsidRPr="00330EF4">
        <w:rPr>
          <w:rFonts w:cs="CMU Bright"/>
        </w:rPr>
        <w:t>noted by p = {p</w:t>
      </w:r>
      <w:r w:rsidR="00BC3B57" w:rsidRPr="00330EF4">
        <w:rPr>
          <w:rFonts w:cs="CMU Bright"/>
          <w:vertAlign w:val="subscript"/>
        </w:rPr>
        <w:t>1</w:t>
      </w:r>
      <w:r w:rsidR="00BC3B57" w:rsidRPr="00330EF4">
        <w:rPr>
          <w:rFonts w:cs="CMU Bright"/>
        </w:rPr>
        <w:t>, p</w:t>
      </w:r>
      <w:r w:rsidR="00BC3B57" w:rsidRPr="00330EF4">
        <w:rPr>
          <w:rFonts w:cs="CMU Bright"/>
          <w:vertAlign w:val="subscript"/>
        </w:rPr>
        <w:t>2</w:t>
      </w:r>
      <w:r w:rsidR="00BC3B57" w:rsidRPr="00330EF4">
        <w:rPr>
          <w:rFonts w:cs="CMU Bright"/>
        </w:rPr>
        <w:t>, … p</w:t>
      </w:r>
      <w:r w:rsidR="00BC3B57" w:rsidRPr="00330EF4">
        <w:rPr>
          <w:rFonts w:cs="CMU Bright"/>
          <w:vertAlign w:val="subscript"/>
        </w:rPr>
        <w:t>n</w:t>
      </w:r>
      <w:r w:rsidR="00BC3B57" w:rsidRPr="00330EF4">
        <w:rPr>
          <w:rFonts w:cs="CMU Bright"/>
        </w:rPr>
        <w:t xml:space="preserve">}. </w:t>
      </w:r>
      <w:r w:rsidR="00F54C84" w:rsidRPr="00330EF4">
        <w:rPr>
          <w:rFonts w:cs="CMU Bright"/>
        </w:rPr>
        <w:t xml:space="preserve">The </w:t>
      </w:r>
      <w:r w:rsidR="0016289A" w:rsidRPr="00330EF4">
        <w:rPr>
          <w:rFonts w:cs="CMU Bright"/>
        </w:rPr>
        <w:t>confidence percentage</w:t>
      </w:r>
      <w:r w:rsidR="00F54C84" w:rsidRPr="00330EF4">
        <w:rPr>
          <w:rFonts w:cs="CMU Bright"/>
        </w:rPr>
        <w:t xml:space="preserve"> at any state</w:t>
      </w:r>
      <w:r w:rsidR="0016289A" w:rsidRPr="00330EF4">
        <w:rPr>
          <w:rFonts w:cs="CMU Bright"/>
        </w:rPr>
        <w:t xml:space="preserve">, at any time-slot, </w:t>
      </w:r>
      <w:r w:rsidR="00F54C84" w:rsidRPr="00330EF4">
        <w:rPr>
          <w:rFonts w:cs="CMU Bright"/>
        </w:rPr>
        <w:t xml:space="preserve">is calculated </w:t>
      </w:r>
      <w:r w:rsidR="0016289A" w:rsidRPr="00330EF4">
        <w:rPr>
          <w:rFonts w:cs="CMU Bright"/>
        </w:rPr>
        <w:t>by multiplying it with the probability of the state at this time-slot with the state probability at the previous time-slot. Hence at time slot t+1, the confidence to be at state st</w:t>
      </w:r>
      <w:r w:rsidR="0016289A" w:rsidRPr="00330EF4">
        <w:rPr>
          <w:rFonts w:cs="CMU Bright"/>
          <w:vertAlign w:val="subscript"/>
        </w:rPr>
        <w:t>1</w:t>
      </w:r>
      <w:r w:rsidR="0016289A" w:rsidRPr="00330EF4">
        <w:rPr>
          <w:rFonts w:cs="CMU Bright"/>
        </w:rPr>
        <w:t xml:space="preserve"> is calculated as p</w:t>
      </w:r>
      <w:r w:rsidR="0016289A" w:rsidRPr="00330EF4">
        <w:rPr>
          <w:rFonts w:cs="CMU Bright"/>
          <w:vertAlign w:val="subscript"/>
        </w:rPr>
        <w:t>i</w:t>
      </w:r>
      <w:r w:rsidR="0016289A" w:rsidRPr="00330EF4">
        <w:rPr>
          <w:rFonts w:cs="CMU Bright"/>
        </w:rPr>
        <w:t>*p</w:t>
      </w:r>
      <w:r w:rsidR="0016289A" w:rsidRPr="00330EF4">
        <w:rPr>
          <w:rFonts w:cs="CMU Bright"/>
          <w:vertAlign w:val="subscript"/>
        </w:rPr>
        <w:t>1</w:t>
      </w:r>
      <w:r w:rsidR="0016289A" w:rsidRPr="00330EF4">
        <w:rPr>
          <w:rFonts w:cs="CMU Bright"/>
        </w:rPr>
        <w:t xml:space="preserve">. </w:t>
      </w:r>
      <w:r w:rsidR="0000367F" w:rsidRPr="00330EF4">
        <w:rPr>
          <w:rFonts w:cs="CMU Bright"/>
        </w:rPr>
        <w:t xml:space="preserve">The confidence </w:t>
      </w:r>
      <w:r w:rsidR="0065491D" w:rsidRPr="00330EF4">
        <w:rPr>
          <w:rFonts w:cs="CMU Bright"/>
        </w:rPr>
        <w:t xml:space="preserve">calculated </w:t>
      </w:r>
      <w:r w:rsidR="0000367F" w:rsidRPr="00330EF4">
        <w:rPr>
          <w:rFonts w:cs="CMU Bright"/>
        </w:rPr>
        <w:t xml:space="preserve">should be more than certain threshold to continue the prediction. </w:t>
      </w:r>
      <w:r w:rsidR="0065491D" w:rsidRPr="00330EF4">
        <w:rPr>
          <w:rFonts w:cs="CMU Bright"/>
        </w:rPr>
        <w:t>The algorithm selects the next visit in each path after the confidence drops below the threshold value. This is done to indicate the confidence drop right after the last selected state.</w:t>
      </w:r>
    </w:p>
    <w:p w14:paraId="6370B419" w14:textId="2AC14405" w:rsidR="00595C53" w:rsidRPr="00330EF4" w:rsidRDefault="006F2EDB" w:rsidP="009E4694">
      <w:pPr>
        <w:spacing w:after="240"/>
        <w:jc w:val="center"/>
        <w:rPr>
          <w:rFonts w:cs="CMU Bright"/>
        </w:rPr>
      </w:pPr>
      <w:r w:rsidRPr="00330EF4">
        <w:rPr>
          <w:rFonts w:cs="CMU Bright"/>
          <w:noProof/>
        </w:rPr>
        <w:lastRenderedPageBreak/>
        <w:drawing>
          <wp:inline distT="0" distB="0" distL="0" distR="0" wp14:anchorId="535B4483" wp14:editId="5B6127BF">
            <wp:extent cx="3384550" cy="4186899"/>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0605" cy="4206760"/>
                    </a:xfrm>
                    <a:prstGeom prst="rect">
                      <a:avLst/>
                    </a:prstGeom>
                  </pic:spPr>
                </pic:pic>
              </a:graphicData>
            </a:graphic>
          </wp:inline>
        </w:drawing>
      </w:r>
    </w:p>
    <w:p w14:paraId="16C64B00" w14:textId="0C14CA41" w:rsidR="00C261F0" w:rsidRPr="00330EF4" w:rsidRDefault="00C261F0" w:rsidP="00C261F0">
      <w:pPr>
        <w:pStyle w:val="Caption"/>
        <w:jc w:val="center"/>
        <w:rPr>
          <w:rFonts w:cs="CMU Bright"/>
          <w:color w:val="000000" w:themeColor="text1"/>
        </w:rPr>
      </w:pPr>
      <w:bookmarkStart w:id="193" w:name="_Ref530315707"/>
      <w:bookmarkStart w:id="194" w:name="_Toc530914381"/>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22</w:t>
      </w:r>
      <w:r w:rsidRPr="00330EF4">
        <w:rPr>
          <w:rFonts w:cs="CMU Bright"/>
          <w:color w:val="000000" w:themeColor="text1"/>
        </w:rPr>
        <w:fldChar w:fldCharType="end"/>
      </w:r>
      <w:bookmarkEnd w:id="193"/>
      <w:r w:rsidRPr="00330EF4">
        <w:rPr>
          <w:rFonts w:cs="CMU Bright"/>
          <w:color w:val="000000" w:themeColor="text1"/>
        </w:rPr>
        <w:t xml:space="preserve"> Path Prediction Model using Markov Model</w:t>
      </w:r>
      <w:bookmarkEnd w:id="194"/>
    </w:p>
    <w:p w14:paraId="408D1AFD" w14:textId="11282B21" w:rsidR="0000367F" w:rsidRPr="00330EF4" w:rsidRDefault="0000367F" w:rsidP="0000367F">
      <w:pPr>
        <w:ind w:left="720"/>
        <w:rPr>
          <w:rFonts w:cs="CMU Bright"/>
        </w:rPr>
      </w:pPr>
      <w:r w:rsidRPr="00330EF4">
        <w:rPr>
          <w:rFonts w:cs="CMU Bright"/>
        </w:rPr>
        <w:t xml:space="preserve">It each step, the probabilities from the next time-slot are put into a priority queue and the with one with the highest confidence is the one preceded with. </w:t>
      </w:r>
      <w:r w:rsidR="00E56A2E" w:rsidRPr="00330EF4">
        <w:rPr>
          <w:rFonts w:cs="CMU Bright"/>
        </w:rPr>
        <w:t xml:space="preserve">The selected paths are all the states selected with confidence greater than the threshold. </w:t>
      </w:r>
      <w:r w:rsidR="007046F2" w:rsidRPr="00330EF4">
        <w:rPr>
          <w:rFonts w:cs="CMU Bright"/>
        </w:rPr>
        <w:t xml:space="preserve">The confidence reduces as we go further from the start time-slot. </w:t>
      </w:r>
      <w:r w:rsidR="00E56A2E" w:rsidRPr="00330EF4">
        <w:rPr>
          <w:rFonts w:cs="CMU Bright"/>
        </w:rPr>
        <w:t xml:space="preserve">In the </w:t>
      </w:r>
      <w:r w:rsidR="00E56A2E" w:rsidRPr="00330EF4">
        <w:rPr>
          <w:rFonts w:cs="CMU Bright"/>
        </w:rPr>
        <w:fldChar w:fldCharType="begin"/>
      </w:r>
      <w:r w:rsidR="00E56A2E" w:rsidRPr="00330EF4">
        <w:rPr>
          <w:rFonts w:cs="CMU Bright"/>
        </w:rPr>
        <w:instrText xml:space="preserve"> REF _Ref530315707 \h </w:instrText>
      </w:r>
      <w:r w:rsidR="00552304" w:rsidRPr="00330EF4">
        <w:rPr>
          <w:rFonts w:cs="CMU Bright"/>
        </w:rPr>
        <w:instrText xml:space="preserve"> \* MERGEFORMAT </w:instrText>
      </w:r>
      <w:r w:rsidR="00E56A2E" w:rsidRPr="00330EF4">
        <w:rPr>
          <w:rFonts w:cs="CMU Bright"/>
        </w:rPr>
      </w:r>
      <w:r w:rsidR="00E56A2E"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22</w:t>
      </w:r>
      <w:r w:rsidR="00E56A2E" w:rsidRPr="00330EF4">
        <w:rPr>
          <w:rFonts w:cs="CMU Bright"/>
        </w:rPr>
        <w:fldChar w:fldCharType="end"/>
      </w:r>
      <w:r w:rsidR="00E56A2E" w:rsidRPr="00330EF4">
        <w:rPr>
          <w:rFonts w:cs="CMU Bright"/>
        </w:rPr>
        <w:t>, the selected paths are i-1-5 and i-1-4</w:t>
      </w:r>
      <w:r w:rsidR="007046F2" w:rsidRPr="00330EF4">
        <w:rPr>
          <w:rFonts w:cs="CMU Bright"/>
        </w:rPr>
        <w:t>. This means the final confidence calcul</w:t>
      </w:r>
      <w:r w:rsidR="006D0D1E" w:rsidRPr="00330EF4">
        <w:rPr>
          <w:rFonts w:cs="CMU Bright"/>
        </w:rPr>
        <w:t>at</w:t>
      </w:r>
      <w:r w:rsidR="007046F2" w:rsidRPr="00330EF4">
        <w:rPr>
          <w:rFonts w:cs="CMU Bright"/>
        </w:rPr>
        <w:t>ed for path i-1-5</w:t>
      </w:r>
      <w:r w:rsidR="0051617D" w:rsidRPr="00330EF4">
        <w:rPr>
          <w:rFonts w:cs="CMU Bright"/>
        </w:rPr>
        <w:t xml:space="preserve">, which is </w:t>
      </w:r>
      <w:r w:rsidR="007046F2" w:rsidRPr="00330EF4">
        <w:rPr>
          <w:rFonts w:cs="CMU Bright"/>
        </w:rPr>
        <w:t>p</w:t>
      </w:r>
      <w:r w:rsidR="007046F2" w:rsidRPr="00330EF4">
        <w:rPr>
          <w:rFonts w:cs="CMU Bright"/>
          <w:vertAlign w:val="subscript"/>
        </w:rPr>
        <w:t>i</w:t>
      </w:r>
      <w:r w:rsidR="007046F2" w:rsidRPr="00330EF4">
        <w:rPr>
          <w:rFonts w:cs="CMU Bright"/>
        </w:rPr>
        <w:t>*p</w:t>
      </w:r>
      <w:r w:rsidR="007046F2" w:rsidRPr="00330EF4">
        <w:rPr>
          <w:rFonts w:cs="CMU Bright"/>
          <w:vertAlign w:val="subscript"/>
        </w:rPr>
        <w:t>1</w:t>
      </w:r>
      <w:r w:rsidR="007046F2" w:rsidRPr="00330EF4">
        <w:rPr>
          <w:rFonts w:cs="CMU Bright"/>
        </w:rPr>
        <w:t>*p</w:t>
      </w:r>
      <w:r w:rsidR="007046F2" w:rsidRPr="00330EF4">
        <w:rPr>
          <w:rFonts w:cs="CMU Bright"/>
          <w:vertAlign w:val="subscript"/>
        </w:rPr>
        <w:t>5</w:t>
      </w:r>
      <w:r w:rsidR="007046F2" w:rsidRPr="00330EF4">
        <w:rPr>
          <w:rFonts w:cs="CMU Bright"/>
        </w:rPr>
        <w:t xml:space="preserve"> is greater than the confidence threshold and </w:t>
      </w:r>
      <w:r w:rsidR="006D0D1E" w:rsidRPr="00330EF4">
        <w:rPr>
          <w:rFonts w:cs="CMU Bright"/>
        </w:rPr>
        <w:t>for path</w:t>
      </w:r>
      <w:r w:rsidR="00AD0BFF" w:rsidRPr="00330EF4">
        <w:rPr>
          <w:rFonts w:cs="CMU Bright"/>
        </w:rPr>
        <w:t xml:space="preserve"> i-1-4, which is</w:t>
      </w:r>
      <w:r w:rsidR="006D0D1E" w:rsidRPr="00330EF4">
        <w:rPr>
          <w:rFonts w:cs="CMU Bright"/>
        </w:rPr>
        <w:t xml:space="preserve"> p</w:t>
      </w:r>
      <w:r w:rsidR="006D0D1E" w:rsidRPr="00330EF4">
        <w:rPr>
          <w:rFonts w:cs="CMU Bright"/>
          <w:vertAlign w:val="subscript"/>
        </w:rPr>
        <w:t>i</w:t>
      </w:r>
      <w:r w:rsidR="006D0D1E" w:rsidRPr="00330EF4">
        <w:rPr>
          <w:rFonts w:cs="CMU Bright"/>
        </w:rPr>
        <w:t>*p</w:t>
      </w:r>
      <w:r w:rsidR="006D0D1E" w:rsidRPr="00330EF4">
        <w:rPr>
          <w:rFonts w:cs="CMU Bright"/>
          <w:vertAlign w:val="subscript"/>
        </w:rPr>
        <w:t>1</w:t>
      </w:r>
      <w:r w:rsidR="006D0D1E" w:rsidRPr="00330EF4">
        <w:rPr>
          <w:rFonts w:cs="CMU Bright"/>
        </w:rPr>
        <w:t>*p</w:t>
      </w:r>
      <w:r w:rsidR="006D0D1E" w:rsidRPr="00330EF4">
        <w:rPr>
          <w:rFonts w:cs="CMU Bright"/>
          <w:vertAlign w:val="subscript"/>
        </w:rPr>
        <w:t>4</w:t>
      </w:r>
      <w:r w:rsidR="006D0D1E" w:rsidRPr="00330EF4">
        <w:rPr>
          <w:rFonts w:cs="CMU Bright"/>
        </w:rPr>
        <w:t xml:space="preserve"> is </w:t>
      </w:r>
      <w:r w:rsidR="0073533F" w:rsidRPr="00330EF4">
        <w:rPr>
          <w:rFonts w:cs="CMU Bright"/>
        </w:rPr>
        <w:t xml:space="preserve">also </w:t>
      </w:r>
      <w:r w:rsidR="006D0D1E" w:rsidRPr="00330EF4">
        <w:rPr>
          <w:rFonts w:cs="CMU Bright"/>
        </w:rPr>
        <w:t>greater than the confidence threshold.</w:t>
      </w:r>
      <w:r w:rsidR="000022F9" w:rsidRPr="00330EF4">
        <w:rPr>
          <w:rFonts w:cs="CMU Bright"/>
        </w:rPr>
        <w:t xml:space="preserve"> The process continues till the confidence drops below the threshold value, with an additional state for each path indicating the drop in the confidence.</w:t>
      </w:r>
    </w:p>
    <w:p w14:paraId="18EA124F" w14:textId="01EF3CB3" w:rsidR="009B4FC9" w:rsidRPr="00330EF4" w:rsidRDefault="00C31D44" w:rsidP="007D4225">
      <w:pPr>
        <w:pStyle w:val="Heading4"/>
        <w:spacing w:after="240"/>
        <w:ind w:firstLine="720"/>
        <w:rPr>
          <w:rFonts w:ascii="CMU Bright" w:hAnsi="CMU Bright" w:cs="CMU Bright"/>
          <w:i w:val="0"/>
          <w:color w:val="auto"/>
        </w:rPr>
      </w:pPr>
      <w:bookmarkStart w:id="195" w:name="_Ref529182638"/>
      <w:bookmarkStart w:id="196" w:name="_Toc530914339"/>
      <w:r w:rsidRPr="00330EF4">
        <w:rPr>
          <w:rFonts w:ascii="CMU Bright" w:hAnsi="CMU Bright" w:cs="CMU Bright"/>
          <w:i w:val="0"/>
          <w:color w:val="auto"/>
        </w:rPr>
        <w:t>4</w:t>
      </w:r>
      <w:r w:rsidR="009B4FC9" w:rsidRPr="00330EF4">
        <w:rPr>
          <w:rFonts w:ascii="CMU Bright" w:hAnsi="CMU Bright" w:cs="CMU Bright"/>
          <w:i w:val="0"/>
          <w:color w:val="auto"/>
        </w:rPr>
        <w:t>.</w:t>
      </w:r>
      <w:r w:rsidRPr="00330EF4">
        <w:rPr>
          <w:rFonts w:ascii="CMU Bright" w:hAnsi="CMU Bright" w:cs="CMU Bright"/>
          <w:i w:val="0"/>
          <w:color w:val="auto"/>
        </w:rPr>
        <w:t>4</w:t>
      </w:r>
      <w:r w:rsidR="009B4FC9" w:rsidRPr="00330EF4">
        <w:rPr>
          <w:rFonts w:ascii="CMU Bright" w:hAnsi="CMU Bright" w:cs="CMU Bright"/>
          <w:i w:val="0"/>
          <w:color w:val="auto"/>
        </w:rPr>
        <w:t>.</w:t>
      </w:r>
      <w:r w:rsidRPr="00330EF4">
        <w:rPr>
          <w:rFonts w:ascii="CMU Bright" w:hAnsi="CMU Bright" w:cs="CMU Bright"/>
          <w:i w:val="0"/>
          <w:color w:val="auto"/>
        </w:rPr>
        <w:t>6.</w:t>
      </w:r>
      <w:r w:rsidR="00595C53" w:rsidRPr="00330EF4">
        <w:rPr>
          <w:rFonts w:ascii="CMU Bright" w:hAnsi="CMU Bright" w:cs="CMU Bright"/>
          <w:i w:val="0"/>
          <w:color w:val="auto"/>
        </w:rPr>
        <w:t>2</w:t>
      </w:r>
      <w:r w:rsidR="009B4FC9" w:rsidRPr="00330EF4">
        <w:rPr>
          <w:rFonts w:ascii="CMU Bright" w:hAnsi="CMU Bright" w:cs="CMU Bright"/>
          <w:i w:val="0"/>
          <w:color w:val="auto"/>
        </w:rPr>
        <w:t xml:space="preserve"> </w:t>
      </w:r>
      <w:bookmarkEnd w:id="195"/>
      <w:r w:rsidR="00D74B80" w:rsidRPr="00330EF4">
        <w:rPr>
          <w:rFonts w:ascii="CMU Bright" w:hAnsi="CMU Bright" w:cs="CMU Bright"/>
          <w:i w:val="0"/>
          <w:color w:val="auto"/>
        </w:rPr>
        <w:t>Proposition</w:t>
      </w:r>
      <w:bookmarkEnd w:id="196"/>
    </w:p>
    <w:p w14:paraId="4090A641" w14:textId="77777777" w:rsidR="00252149" w:rsidRPr="00330EF4" w:rsidRDefault="006B4CC4" w:rsidP="00252149">
      <w:pPr>
        <w:ind w:left="720"/>
        <w:rPr>
          <w:rFonts w:cs="CMU Bright"/>
        </w:rPr>
      </w:pPr>
      <w:r w:rsidRPr="00330EF4">
        <w:rPr>
          <w:rFonts w:cs="CMU Bright"/>
        </w:rPr>
        <w:t>The</w:t>
      </w:r>
      <w:r w:rsidR="00EC7DD7" w:rsidRPr="00330EF4">
        <w:rPr>
          <w:rFonts w:cs="CMU Bright"/>
        </w:rPr>
        <w:t xml:space="preserve"> path prediction algorithm is to suggest a user for his/her predictability. </w:t>
      </w:r>
      <w:r w:rsidR="003C3AE4" w:rsidRPr="00330EF4">
        <w:rPr>
          <w:rFonts w:cs="CMU Bright"/>
        </w:rPr>
        <w:t xml:space="preserve">The algorithm confidence reduces as we go further away from the starting </w:t>
      </w:r>
      <w:r w:rsidR="0037662C" w:rsidRPr="00330EF4">
        <w:rPr>
          <w:rFonts w:cs="CMU Bright"/>
        </w:rPr>
        <w:t>time-slot</w:t>
      </w:r>
      <w:r w:rsidR="003C3AE4" w:rsidRPr="00330EF4">
        <w:rPr>
          <w:rFonts w:cs="CMU Bright"/>
        </w:rPr>
        <w:t xml:space="preserve">. This is because of the way markov chain model works. The model keeps a record of </w:t>
      </w:r>
      <w:r w:rsidR="00F90475" w:rsidRPr="00330EF4">
        <w:rPr>
          <w:rFonts w:cs="CMU Bright"/>
        </w:rPr>
        <w:t>each</w:t>
      </w:r>
      <w:r w:rsidR="003C3AE4" w:rsidRPr="00330EF4">
        <w:rPr>
          <w:rFonts w:cs="CMU Bright"/>
        </w:rPr>
        <w:t xml:space="preserve"> </w:t>
      </w:r>
      <w:r w:rsidR="00F949E8" w:rsidRPr="00330EF4">
        <w:rPr>
          <w:rFonts w:cs="CMU Bright"/>
        </w:rPr>
        <w:t xml:space="preserve">transition. </w:t>
      </w:r>
    </w:p>
    <w:p w14:paraId="5DA5F152" w14:textId="5CE2E8AC" w:rsidR="00252149" w:rsidRPr="00330EF4" w:rsidRDefault="00252149" w:rsidP="00516535">
      <w:pPr>
        <w:ind w:left="720"/>
        <w:rPr>
          <w:rFonts w:cs="CMU Bright"/>
        </w:rPr>
      </w:pPr>
      <w:r w:rsidRPr="00330EF4">
        <w:rPr>
          <w:rFonts w:cs="CMU Bright"/>
        </w:rPr>
        <w:t>The human</w:t>
      </w:r>
      <w:r w:rsidR="00C32502" w:rsidRPr="00330EF4">
        <w:rPr>
          <w:rFonts w:cs="CMU Bright"/>
        </w:rPr>
        <w:t xml:space="preserve"> may have different expectations for their predictability. </w:t>
      </w:r>
      <w:r w:rsidRPr="00330EF4">
        <w:rPr>
          <w:rFonts w:cs="CMU Bright"/>
        </w:rPr>
        <w:t xml:space="preserve">Most </w:t>
      </w:r>
      <w:r w:rsidR="00C32502" w:rsidRPr="00330EF4">
        <w:rPr>
          <w:rFonts w:cs="CMU Bright"/>
        </w:rPr>
        <w:t>of us</w:t>
      </w:r>
      <w:r w:rsidRPr="00330EF4">
        <w:rPr>
          <w:rFonts w:cs="CMU Bright"/>
        </w:rPr>
        <w:t xml:space="preserve"> ignore the infrequent and minor transitions</w:t>
      </w:r>
      <w:r w:rsidR="00C32502" w:rsidRPr="00330EF4">
        <w:rPr>
          <w:rFonts w:cs="CMU Bright"/>
        </w:rPr>
        <w:t>. For instance,</w:t>
      </w:r>
      <w:r w:rsidRPr="00330EF4">
        <w:rPr>
          <w:rFonts w:cs="CMU Bright"/>
        </w:rPr>
        <w:t xml:space="preserve"> </w:t>
      </w:r>
      <w:r w:rsidR="00C32502" w:rsidRPr="00330EF4">
        <w:rPr>
          <w:rFonts w:cs="CMU Bright"/>
        </w:rPr>
        <w:t xml:space="preserve">the exact place and time for the lunch 1 week ago is easily forgettable. </w:t>
      </w:r>
      <w:r w:rsidRPr="00330EF4">
        <w:rPr>
          <w:rFonts w:cs="CMU Bright"/>
        </w:rPr>
        <w:t>But markov model record</w:t>
      </w:r>
      <w:r w:rsidR="00C32502" w:rsidRPr="00330EF4">
        <w:rPr>
          <w:rFonts w:cs="CMU Bright"/>
        </w:rPr>
        <w:t xml:space="preserve"> each of</w:t>
      </w:r>
      <w:r w:rsidRPr="00330EF4">
        <w:rPr>
          <w:rFonts w:cs="CMU Bright"/>
        </w:rPr>
        <w:t xml:space="preserve"> these transitions</w:t>
      </w:r>
      <w:r w:rsidR="00C32502" w:rsidRPr="00330EF4">
        <w:rPr>
          <w:rFonts w:cs="CMU Bright"/>
        </w:rPr>
        <w:t xml:space="preserve">. This affects the predictions made during these hours where several infrequent transitions </w:t>
      </w:r>
      <w:r w:rsidR="00516535" w:rsidRPr="00330EF4">
        <w:rPr>
          <w:rFonts w:cs="CMU Bright"/>
        </w:rPr>
        <w:t>take</w:t>
      </w:r>
      <w:r w:rsidR="00C32502" w:rsidRPr="00330EF4">
        <w:rPr>
          <w:rFonts w:cs="CMU Bright"/>
        </w:rPr>
        <w:t xml:space="preserve"> place. </w:t>
      </w:r>
      <w:r w:rsidRPr="00330EF4">
        <w:rPr>
          <w:rFonts w:cs="CMU Bright"/>
        </w:rPr>
        <w:t>Hence, markov model also need to forget these minor transitions</w:t>
      </w:r>
      <w:r w:rsidR="00516535" w:rsidRPr="00330EF4">
        <w:rPr>
          <w:rFonts w:cs="CMU Bright"/>
        </w:rPr>
        <w:t xml:space="preserve"> to have the same results as expected by the users of the application</w:t>
      </w:r>
      <w:r w:rsidRPr="00330EF4">
        <w:rPr>
          <w:rFonts w:cs="CMU Bright"/>
        </w:rPr>
        <w:t>. This is called as applying memory</w:t>
      </w:r>
      <w:r w:rsidR="004B5575" w:rsidRPr="00330EF4">
        <w:rPr>
          <w:rFonts w:cs="CMU Bright"/>
        </w:rPr>
        <w:t>-</w:t>
      </w:r>
      <w:r w:rsidRPr="00330EF4">
        <w:rPr>
          <w:rFonts w:cs="CMU Bright"/>
        </w:rPr>
        <w:t>loss factor to the markov model.</w:t>
      </w:r>
    </w:p>
    <w:p w14:paraId="544ABF49" w14:textId="2E868459" w:rsidR="00516535" w:rsidRPr="00330EF4" w:rsidRDefault="00516535" w:rsidP="00516535">
      <w:pPr>
        <w:spacing w:after="240"/>
        <w:ind w:left="720"/>
        <w:rPr>
          <w:rFonts w:cs="CMU Bright"/>
        </w:rPr>
      </w:pPr>
      <w:r w:rsidRPr="00330EF4">
        <w:rPr>
          <w:rFonts w:cs="CMU Bright"/>
        </w:rPr>
        <w:lastRenderedPageBreak/>
        <w:t xml:space="preserve">The memory-loss </w:t>
      </w:r>
      <w:r w:rsidR="00C5728F" w:rsidRPr="00330EF4">
        <w:rPr>
          <w:rFonts w:cs="CMU Bright"/>
        </w:rPr>
        <w:t xml:space="preserve">factor </w:t>
      </w:r>
      <w:r w:rsidR="00C5728F" w:rsidRPr="00330EF4">
        <w:rPr>
          <w:rFonts w:cs="CMU Bright"/>
          <w:i/>
        </w:rPr>
        <w:t>mlf</w:t>
      </w:r>
      <w:r w:rsidR="00C5728F" w:rsidRPr="00330EF4">
        <w:rPr>
          <w:rFonts w:cs="CMU Bright"/>
        </w:rPr>
        <w:t xml:space="preserve"> can be calculated and applied to the markov model</w:t>
      </w:r>
      <w:r w:rsidRPr="00330EF4">
        <w:rPr>
          <w:rFonts w:cs="CMU Bright"/>
        </w:rPr>
        <w:t>.</w:t>
      </w:r>
      <w:r w:rsidR="00C5728F" w:rsidRPr="00330EF4">
        <w:rPr>
          <w:rFonts w:cs="CMU Bright"/>
        </w:rPr>
        <w:t xml:space="preserve"> </w:t>
      </w:r>
      <w:r w:rsidRPr="00330EF4">
        <w:rPr>
          <w:rFonts w:cs="CMU Bright"/>
        </w:rPr>
        <w:t xml:space="preserve">This can be implemented if the probabilities are reduced by a factor and then normalized again. This will strengthen the higher probabilities and diminish the lower probabilities completely. The process is explained with the help of </w:t>
      </w:r>
      <w:proofErr w:type="gramStart"/>
      <w:r w:rsidRPr="00330EF4">
        <w:rPr>
          <w:rFonts w:cs="CMU Bright"/>
        </w:rPr>
        <w:t xml:space="preserve">a </w:t>
      </w:r>
      <w:r w:rsidR="005D6EE0" w:rsidRPr="00330EF4">
        <w:rPr>
          <w:rFonts w:cs="CMU Bright"/>
        </w:rPr>
        <w:t>the</w:t>
      </w:r>
      <w:proofErr w:type="gramEnd"/>
      <w:r w:rsidR="005D6EE0" w:rsidRPr="00330EF4">
        <w:rPr>
          <w:rFonts w:cs="CMU Bright"/>
        </w:rPr>
        <w:t xml:space="preserve"> </w:t>
      </w:r>
      <w:r w:rsidR="005D6EE0" w:rsidRPr="00330EF4">
        <w:rPr>
          <w:rFonts w:cs="CMU Bright"/>
        </w:rPr>
        <w:fldChar w:fldCharType="begin"/>
      </w:r>
      <w:r w:rsidR="005D6EE0" w:rsidRPr="00330EF4">
        <w:rPr>
          <w:rFonts w:cs="CMU Bright"/>
        </w:rPr>
        <w:instrText xml:space="preserve"> REF _Ref530322537 \h </w:instrText>
      </w:r>
      <w:r w:rsidR="00552304" w:rsidRPr="00330EF4">
        <w:rPr>
          <w:rFonts w:cs="CMU Bright"/>
        </w:rPr>
        <w:instrText xml:space="preserve"> \* MERGEFORMAT </w:instrText>
      </w:r>
      <w:r w:rsidR="005D6EE0" w:rsidRPr="00330EF4">
        <w:rPr>
          <w:rFonts w:cs="CMU Bright"/>
        </w:rPr>
      </w:r>
      <w:r w:rsidR="005D6EE0" w:rsidRPr="00330EF4">
        <w:rPr>
          <w:rFonts w:cs="CMU Bright"/>
        </w:rPr>
        <w:fldChar w:fldCharType="separate"/>
      </w:r>
      <w:r w:rsidR="009C4FE4" w:rsidRPr="00330EF4">
        <w:rPr>
          <w:rFonts w:cs="CMU Bright"/>
        </w:rPr>
        <w:t xml:space="preserve">Figure </w:t>
      </w:r>
      <w:r w:rsidR="009C4FE4">
        <w:rPr>
          <w:rFonts w:cs="CMU Bright"/>
          <w:noProof/>
        </w:rPr>
        <w:t>23</w:t>
      </w:r>
      <w:r w:rsidR="005D6EE0" w:rsidRPr="00330EF4">
        <w:rPr>
          <w:rFonts w:cs="CMU Bright"/>
        </w:rPr>
        <w:fldChar w:fldCharType="end"/>
      </w:r>
      <w:r w:rsidR="00057E9A" w:rsidRPr="00330EF4">
        <w:rPr>
          <w:rFonts w:cs="CMU Bright"/>
        </w:rPr>
        <w:t xml:space="preserve"> </w:t>
      </w:r>
      <w:r w:rsidRPr="00330EF4">
        <w:rPr>
          <w:rFonts w:cs="CMU Bright"/>
        </w:rPr>
        <w:t xml:space="preserve">. It is important to remember that the markov chain model contains probabilities of transitioning from one state to another. In step 1, the relevant probability vector is extracted. In step 2, the memory-loss factor </w:t>
      </w:r>
      <w:r w:rsidRPr="00330EF4">
        <w:rPr>
          <w:rFonts w:cs="CMU Bright"/>
          <w:i/>
        </w:rPr>
        <w:t>mlf</w:t>
      </w:r>
      <w:r w:rsidRPr="00330EF4">
        <w:rPr>
          <w:rFonts w:cs="CMU Bright"/>
        </w:rPr>
        <w:t xml:space="preserve"> is subtracted from each of these probabilities and if the subtraction results into a negative number then it is zeroed. In step 3, the vector is renormalized by dividing each element with the sum of the vector.</w:t>
      </w:r>
    </w:p>
    <w:p w14:paraId="5299427D" w14:textId="77777777" w:rsidR="00516535" w:rsidRPr="00330EF4" w:rsidRDefault="00516535" w:rsidP="003F1AF2">
      <w:pPr>
        <w:spacing w:after="0"/>
        <w:ind w:left="720"/>
        <w:jc w:val="center"/>
        <w:rPr>
          <w:rFonts w:cs="CMU Bright"/>
        </w:rPr>
      </w:pPr>
      <w:r w:rsidRPr="00330EF4">
        <w:rPr>
          <w:rFonts w:cs="CMU Bright"/>
          <w:noProof/>
        </w:rPr>
        <w:drawing>
          <wp:inline distT="0" distB="0" distL="0" distR="0" wp14:anchorId="274DC1BC" wp14:editId="33631E5D">
            <wp:extent cx="4318778" cy="18288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0259" cy="1863303"/>
                    </a:xfrm>
                    <a:prstGeom prst="rect">
                      <a:avLst/>
                    </a:prstGeom>
                  </pic:spPr>
                </pic:pic>
              </a:graphicData>
            </a:graphic>
          </wp:inline>
        </w:drawing>
      </w:r>
    </w:p>
    <w:p w14:paraId="5C988F9F" w14:textId="46B23C23" w:rsidR="00516535" w:rsidRPr="00330EF4" w:rsidRDefault="00516535" w:rsidP="003F1AF2">
      <w:pPr>
        <w:pStyle w:val="Caption"/>
        <w:spacing w:after="0"/>
        <w:jc w:val="center"/>
        <w:rPr>
          <w:rFonts w:cs="CMU Bright"/>
          <w:color w:val="auto"/>
        </w:rPr>
      </w:pPr>
      <w:bookmarkStart w:id="197" w:name="_Ref530322537"/>
      <w:bookmarkStart w:id="198" w:name="_Toc53091438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23</w:t>
      </w:r>
      <w:r w:rsidRPr="00330EF4">
        <w:rPr>
          <w:rFonts w:cs="CMU Bright"/>
          <w:color w:val="auto"/>
        </w:rPr>
        <w:fldChar w:fldCharType="end"/>
      </w:r>
      <w:bookmarkEnd w:id="197"/>
      <w:r w:rsidRPr="00330EF4">
        <w:rPr>
          <w:rFonts w:cs="CMU Bright"/>
          <w:color w:val="auto"/>
        </w:rPr>
        <w:t xml:space="preserve"> Steps to apply memory-loss factor to the markov chain</w:t>
      </w:r>
      <w:bookmarkEnd w:id="198"/>
    </w:p>
    <w:p w14:paraId="63CABB46" w14:textId="6781917B" w:rsidR="00516535" w:rsidRPr="00330EF4" w:rsidRDefault="00D60D26" w:rsidP="00516535">
      <w:pPr>
        <w:ind w:left="720"/>
        <w:rPr>
          <w:rFonts w:cs="CMU Bright"/>
        </w:rPr>
      </w:pPr>
      <w:r w:rsidRPr="00330EF4">
        <w:rPr>
          <w:rFonts w:cs="CMU Bright"/>
        </w:rPr>
        <w:fldChar w:fldCharType="begin"/>
      </w:r>
      <w:r w:rsidRPr="00330EF4">
        <w:rPr>
          <w:rFonts w:cs="CMU Bright"/>
        </w:rPr>
        <w:instrText xml:space="preserve"> REF _Ref530321994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24</w:t>
      </w:r>
      <w:r w:rsidRPr="00330EF4">
        <w:rPr>
          <w:rFonts w:cs="CMU Bright"/>
        </w:rPr>
        <w:fldChar w:fldCharType="end"/>
      </w:r>
      <w:r w:rsidRPr="00330EF4">
        <w:rPr>
          <w:rFonts w:cs="CMU Bright"/>
        </w:rPr>
        <w:t xml:space="preserve"> </w:t>
      </w:r>
      <w:r w:rsidR="00516535" w:rsidRPr="00330EF4">
        <w:rPr>
          <w:rFonts w:cs="CMU Bright"/>
        </w:rPr>
        <w:t xml:space="preserve">depicts an example with memory-loss factor </w:t>
      </w:r>
      <w:r w:rsidR="00516535" w:rsidRPr="00330EF4">
        <w:rPr>
          <w:rFonts w:cs="CMU Bright"/>
          <w:i/>
        </w:rPr>
        <w:t xml:space="preserve">mlf </w:t>
      </w:r>
      <w:r w:rsidR="00516535" w:rsidRPr="00330EF4">
        <w:rPr>
          <w:rFonts w:cs="CMU Bright"/>
        </w:rPr>
        <w:t xml:space="preserve">as 0.05. When this factor is applied to the probability vector P, the stronger probabilities like 0.79 is strengthened to 0.91 and all the other probabilities are reduced. The very small transitioning probabilities </w:t>
      </w:r>
      <w:r w:rsidR="00552C5A" w:rsidRPr="00330EF4">
        <w:rPr>
          <w:rFonts w:cs="CMU Bright"/>
        </w:rPr>
        <w:t xml:space="preserve">like 0.03 </w:t>
      </w:r>
      <w:r w:rsidR="00516535" w:rsidRPr="00330EF4">
        <w:rPr>
          <w:rFonts w:cs="CMU Bright"/>
        </w:rPr>
        <w:t xml:space="preserve">are zeroed. </w:t>
      </w:r>
    </w:p>
    <w:p w14:paraId="737F5793" w14:textId="77777777" w:rsidR="00516535" w:rsidRPr="00330EF4" w:rsidRDefault="00516535" w:rsidP="00516535">
      <w:pPr>
        <w:ind w:left="720"/>
        <w:jc w:val="center"/>
        <w:rPr>
          <w:rFonts w:cs="CMU Bright"/>
        </w:rPr>
      </w:pPr>
      <w:r w:rsidRPr="00330EF4">
        <w:rPr>
          <w:rFonts w:cs="CMU Bright"/>
          <w:noProof/>
        </w:rPr>
        <w:drawing>
          <wp:inline distT="0" distB="0" distL="0" distR="0" wp14:anchorId="4F89C85D" wp14:editId="73D8804F">
            <wp:extent cx="3460333" cy="1402080"/>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2347" cy="1406948"/>
                    </a:xfrm>
                    <a:prstGeom prst="rect">
                      <a:avLst/>
                    </a:prstGeom>
                  </pic:spPr>
                </pic:pic>
              </a:graphicData>
            </a:graphic>
          </wp:inline>
        </w:drawing>
      </w:r>
    </w:p>
    <w:p w14:paraId="774F98DC" w14:textId="0691E68C" w:rsidR="00516535" w:rsidRPr="00330EF4" w:rsidRDefault="00516535" w:rsidP="00516535">
      <w:pPr>
        <w:pStyle w:val="Caption"/>
        <w:jc w:val="center"/>
        <w:rPr>
          <w:rFonts w:cs="CMU Bright"/>
          <w:color w:val="auto"/>
        </w:rPr>
      </w:pPr>
      <w:bookmarkStart w:id="199" w:name="_Ref530321994"/>
      <w:bookmarkStart w:id="200" w:name="_Toc53091438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24</w:t>
      </w:r>
      <w:r w:rsidRPr="00330EF4">
        <w:rPr>
          <w:rFonts w:cs="CMU Bright"/>
          <w:color w:val="auto"/>
        </w:rPr>
        <w:fldChar w:fldCharType="end"/>
      </w:r>
      <w:bookmarkEnd w:id="199"/>
      <w:r w:rsidRPr="00330EF4">
        <w:rPr>
          <w:rFonts w:cs="CMU Bright"/>
          <w:color w:val="auto"/>
        </w:rPr>
        <w:t xml:space="preserve"> Example of application of memory-loss factor</w:t>
      </w:r>
      <w:bookmarkEnd w:id="200"/>
    </w:p>
    <w:p w14:paraId="1450BB25" w14:textId="79BE6C3E" w:rsidR="00D60D26" w:rsidRPr="00330EF4" w:rsidRDefault="00552C5A" w:rsidP="00D60D26">
      <w:pPr>
        <w:ind w:left="720"/>
        <w:rPr>
          <w:rFonts w:cs="CMU Bright"/>
        </w:rPr>
      </w:pPr>
      <w:r w:rsidRPr="00330EF4">
        <w:rPr>
          <w:rFonts w:cs="CMU Bright"/>
        </w:rPr>
        <w:t xml:space="preserve">The application of memory-loss factor will make the stronger probabilities stronger and the weaker probabilities weaker. This is how a user of the application will also expect. The most significant places like “home”, “work” or “favorite restaurant” are remembered by the user more often than the fast food restaurant or the petrol pump stop visited last week. The path prediction </w:t>
      </w:r>
      <w:r w:rsidR="00CA4EAE" w:rsidRPr="00330EF4">
        <w:rPr>
          <w:rFonts w:cs="CMU Bright"/>
        </w:rPr>
        <w:t>can</w:t>
      </w:r>
      <w:r w:rsidRPr="00330EF4">
        <w:rPr>
          <w:rFonts w:cs="CMU Bright"/>
        </w:rPr>
        <w:t xml:space="preserve"> use the markov model with the memory-loss factor to make meaningful path predictions.</w:t>
      </w:r>
    </w:p>
    <w:p w14:paraId="397732FD" w14:textId="77777777" w:rsidR="00DD2406" w:rsidRPr="00330EF4" w:rsidRDefault="00DD2406">
      <w:pPr>
        <w:rPr>
          <w:rFonts w:eastAsiaTheme="majorEastAsia" w:cs="CMU Bright"/>
          <w:b/>
          <w:sz w:val="32"/>
          <w:szCs w:val="32"/>
        </w:rPr>
      </w:pPr>
      <w:r w:rsidRPr="00330EF4">
        <w:rPr>
          <w:rFonts w:cs="CMU Bright"/>
          <w:b/>
        </w:rPr>
        <w:br w:type="page"/>
      </w:r>
    </w:p>
    <w:p w14:paraId="45C0DE55" w14:textId="0356F164" w:rsidR="000D4566" w:rsidRPr="00330EF4" w:rsidRDefault="000D4566" w:rsidP="008E4E06">
      <w:pPr>
        <w:pStyle w:val="Heading1"/>
        <w:numPr>
          <w:ilvl w:val="0"/>
          <w:numId w:val="34"/>
        </w:numPr>
        <w:spacing w:after="240"/>
        <w:rPr>
          <w:rFonts w:ascii="CMU Bright" w:hAnsi="CMU Bright" w:cs="CMU Bright"/>
          <w:b/>
          <w:color w:val="auto"/>
        </w:rPr>
      </w:pPr>
      <w:bookmarkStart w:id="201" w:name="_Toc530914340"/>
      <w:r w:rsidRPr="00330EF4">
        <w:rPr>
          <w:rFonts w:ascii="CMU Bright" w:hAnsi="CMU Bright" w:cs="CMU Bright"/>
          <w:b/>
          <w:color w:val="auto"/>
        </w:rPr>
        <w:lastRenderedPageBreak/>
        <w:t xml:space="preserve">Android </w:t>
      </w:r>
      <w:r w:rsidR="00F01646" w:rsidRPr="00330EF4">
        <w:rPr>
          <w:rFonts w:ascii="CMU Bright" w:hAnsi="CMU Bright" w:cs="CMU Bright"/>
          <w:b/>
          <w:color w:val="auto"/>
        </w:rPr>
        <w:t>I</w:t>
      </w:r>
      <w:r w:rsidRPr="00330EF4">
        <w:rPr>
          <w:rFonts w:ascii="CMU Bright" w:hAnsi="CMU Bright" w:cs="CMU Bright"/>
          <w:b/>
          <w:color w:val="auto"/>
        </w:rPr>
        <w:t>mplementation</w:t>
      </w:r>
      <w:bookmarkEnd w:id="201"/>
    </w:p>
    <w:p w14:paraId="7AC3441B" w14:textId="51AFD43D" w:rsidR="00B41590" w:rsidRPr="00330EF4" w:rsidRDefault="00B41590" w:rsidP="00C31D44">
      <w:pPr>
        <w:spacing w:after="240"/>
        <w:ind w:left="720"/>
        <w:rPr>
          <w:rFonts w:cs="CMU Bright"/>
        </w:rPr>
      </w:pPr>
      <w:r w:rsidRPr="00330EF4">
        <w:rPr>
          <w:rFonts w:cs="CMU Bright"/>
        </w:rPr>
        <w:t xml:space="preserve">The implementation </w:t>
      </w:r>
      <w:r w:rsidR="00FD7CD1" w:rsidRPr="00330EF4">
        <w:rPr>
          <w:rFonts w:cs="CMU Bright"/>
        </w:rPr>
        <w:t xml:space="preserve">is done </w:t>
      </w:r>
      <w:r w:rsidRPr="00330EF4">
        <w:rPr>
          <w:rFonts w:cs="CMU Bright"/>
        </w:rPr>
        <w:t xml:space="preserve">on an android phone </w:t>
      </w:r>
      <w:r w:rsidR="005877CE" w:rsidRPr="00330EF4">
        <w:rPr>
          <w:rFonts w:cs="CMU Bright"/>
        </w:rPr>
        <w:t xml:space="preserve">as a prototype. This is to showcase how the mobile devices receiving location data can exploit the data and make predictions. The data </w:t>
      </w:r>
      <w:r w:rsidR="0013329C">
        <w:rPr>
          <w:rFonts w:cs="CMU Bright"/>
        </w:rPr>
        <w:t>comes from</w:t>
      </w:r>
      <w:r w:rsidR="005877CE" w:rsidRPr="00330EF4">
        <w:rPr>
          <w:rFonts w:cs="CMU Bright"/>
        </w:rPr>
        <w:t xml:space="preserve"> Geolife </w:t>
      </w:r>
      <w:r w:rsidR="00B90463" w:rsidRPr="00330EF4">
        <w:rPr>
          <w:rFonts w:cs="CMU Bright"/>
        </w:rPr>
        <w:t>dataset</w:t>
      </w:r>
      <w:r w:rsidR="005877CE" w:rsidRPr="00330EF4">
        <w:rPr>
          <w:rFonts w:cs="CMU Bright"/>
        </w:rPr>
        <w:t xml:space="preserve">. In the actual scenario, this data will be fed from GPS to the application.  </w:t>
      </w:r>
    </w:p>
    <w:p w14:paraId="0149753A" w14:textId="23EFF897" w:rsidR="00A81936" w:rsidRPr="00330EF4" w:rsidRDefault="00A81936" w:rsidP="00EC688E">
      <w:pPr>
        <w:ind w:left="720"/>
        <w:rPr>
          <w:rFonts w:cs="CMU Bright"/>
        </w:rPr>
      </w:pPr>
      <w:r w:rsidRPr="00330EF4">
        <w:rPr>
          <w:rFonts w:cs="CMU Bright"/>
        </w:rPr>
        <w:t>The android implementation has challenges like computational cost.</w:t>
      </w:r>
      <w:r w:rsidR="00B90463" w:rsidRPr="00330EF4">
        <w:rPr>
          <w:rFonts w:cs="CMU Bright"/>
        </w:rPr>
        <w:t xml:space="preserve"> </w:t>
      </w:r>
      <w:r w:rsidRPr="00330EF4">
        <w:rPr>
          <w:rFonts w:cs="CMU Bright"/>
        </w:rPr>
        <w:t xml:space="preserve">The implementation is similar as the python implementation. The user can see the </w:t>
      </w:r>
      <w:r w:rsidR="003403CA" w:rsidRPr="00330EF4">
        <w:rPr>
          <w:rFonts w:cs="CMU Bright"/>
        </w:rPr>
        <w:t>prediction results</w:t>
      </w:r>
      <w:r w:rsidRPr="00330EF4">
        <w:rPr>
          <w:rFonts w:cs="CMU Bright"/>
        </w:rPr>
        <w:t xml:space="preserve"> </w:t>
      </w:r>
      <w:r w:rsidR="00311CFA" w:rsidRPr="00330EF4">
        <w:rPr>
          <w:rFonts w:cs="CMU Bright"/>
        </w:rPr>
        <w:t>as path with corresponding confidence levels.</w:t>
      </w:r>
    </w:p>
    <w:p w14:paraId="4820898E" w14:textId="0F93BAB2" w:rsidR="00AD1086" w:rsidRPr="00330EF4" w:rsidRDefault="00A94107" w:rsidP="00A94107">
      <w:pPr>
        <w:pStyle w:val="Heading2"/>
        <w:spacing w:after="240"/>
        <w:ind w:firstLine="720"/>
        <w:rPr>
          <w:rFonts w:ascii="CMU Bright" w:hAnsi="CMU Bright" w:cs="CMU Bright"/>
          <w:color w:val="auto"/>
        </w:rPr>
      </w:pPr>
      <w:bookmarkStart w:id="202" w:name="_Toc530914341"/>
      <w:r w:rsidRPr="00330EF4">
        <w:rPr>
          <w:rFonts w:ascii="CMU Bright" w:hAnsi="CMU Bright" w:cs="CMU Bright"/>
          <w:color w:val="auto"/>
        </w:rPr>
        <w:t xml:space="preserve">5.1 </w:t>
      </w:r>
      <w:r w:rsidR="00AD1086" w:rsidRPr="00330EF4">
        <w:rPr>
          <w:rFonts w:ascii="CMU Bright" w:hAnsi="CMU Bright" w:cs="CMU Bright"/>
          <w:color w:val="auto"/>
        </w:rPr>
        <w:t>Objective</w:t>
      </w:r>
      <w:bookmarkEnd w:id="202"/>
    </w:p>
    <w:p w14:paraId="53919701" w14:textId="3317886E" w:rsidR="008117C7" w:rsidRPr="00330EF4" w:rsidRDefault="00207C9B" w:rsidP="00A94107">
      <w:pPr>
        <w:spacing w:after="240"/>
        <w:ind w:left="720"/>
        <w:rPr>
          <w:rFonts w:cs="CMU Bright"/>
        </w:rPr>
      </w:pPr>
      <w:r w:rsidRPr="00330EF4">
        <w:rPr>
          <w:rFonts w:cs="CMU Bright"/>
        </w:rPr>
        <w:t xml:space="preserve">The intention is to have an operational android application which can make path predictions and showcase the privacy threats of location-based services. The locations predicted in each step </w:t>
      </w:r>
      <w:r w:rsidR="004A1185" w:rsidRPr="00330EF4">
        <w:rPr>
          <w:rFonts w:cs="CMU Bright"/>
        </w:rPr>
        <w:t>should be with</w:t>
      </w:r>
      <w:r w:rsidR="00783D9F">
        <w:rPr>
          <w:rFonts w:cs="CMU Bright"/>
        </w:rPr>
        <w:t>in a</w:t>
      </w:r>
      <w:r w:rsidR="004A1185" w:rsidRPr="00330EF4">
        <w:rPr>
          <w:rFonts w:cs="CMU Bright"/>
        </w:rPr>
        <w:t xml:space="preserve"> certain confidence percentage.</w:t>
      </w:r>
      <w:r w:rsidR="00652044">
        <w:rPr>
          <w:rFonts w:cs="CMU Bright"/>
        </w:rPr>
        <w:t xml:space="preserve"> V</w:t>
      </w:r>
      <w:r w:rsidR="004A1185" w:rsidRPr="00330EF4">
        <w:rPr>
          <w:rFonts w:cs="CMU Bright"/>
        </w:rPr>
        <w:t>isualization of the predicted paths should be understandable to the user.</w:t>
      </w:r>
    </w:p>
    <w:p w14:paraId="287FCDCB" w14:textId="20A0DD42" w:rsidR="00B62937" w:rsidRPr="00330EF4" w:rsidRDefault="00A94107" w:rsidP="00A94107">
      <w:pPr>
        <w:pStyle w:val="Heading2"/>
        <w:spacing w:after="240"/>
        <w:ind w:firstLine="720"/>
        <w:rPr>
          <w:rFonts w:ascii="CMU Bright" w:hAnsi="CMU Bright" w:cs="CMU Bright"/>
          <w:color w:val="auto"/>
        </w:rPr>
      </w:pPr>
      <w:bookmarkStart w:id="203" w:name="_Toc530914342"/>
      <w:r w:rsidRPr="00330EF4">
        <w:rPr>
          <w:rFonts w:ascii="CMU Bright" w:hAnsi="CMU Bright" w:cs="CMU Bright"/>
          <w:color w:val="auto"/>
        </w:rPr>
        <w:t>5.2</w:t>
      </w:r>
      <w:r w:rsidR="009B1120" w:rsidRPr="00330EF4">
        <w:rPr>
          <w:rFonts w:ascii="CMU Bright" w:hAnsi="CMU Bright" w:cs="CMU Bright"/>
          <w:color w:val="auto"/>
        </w:rPr>
        <w:t xml:space="preserve"> User Interface Design</w:t>
      </w:r>
      <w:bookmarkEnd w:id="203"/>
    </w:p>
    <w:p w14:paraId="575830CB" w14:textId="39A32BD2" w:rsidR="00D35606" w:rsidRPr="00330EF4" w:rsidRDefault="00D35606" w:rsidP="00A94107">
      <w:pPr>
        <w:spacing w:after="240"/>
        <w:ind w:left="720"/>
        <w:rPr>
          <w:rFonts w:cs="CMU Bright"/>
        </w:rPr>
      </w:pPr>
      <w:r w:rsidRPr="00330EF4">
        <w:rPr>
          <w:rFonts w:cs="CMU Bright"/>
        </w:rPr>
        <w:t xml:space="preserve">The user interface comprises of 3 sections. Each section consists of an independent screen for user interface.  </w:t>
      </w:r>
    </w:p>
    <w:p w14:paraId="17A9D174" w14:textId="7BFA34BB" w:rsidR="00BE3EF2" w:rsidRPr="00330EF4" w:rsidRDefault="00B62937" w:rsidP="00EC688E">
      <w:pPr>
        <w:spacing w:after="240"/>
        <w:ind w:left="720"/>
        <w:rPr>
          <w:rFonts w:cs="CMU Bright"/>
        </w:rPr>
      </w:pPr>
      <w:r w:rsidRPr="00330EF4">
        <w:rPr>
          <w:rFonts w:cs="CMU Bright"/>
          <w:b/>
        </w:rPr>
        <w:t>Screen 1:</w:t>
      </w:r>
      <w:r w:rsidRPr="00330EF4">
        <w:rPr>
          <w:rFonts w:cs="CMU Bright"/>
        </w:rPr>
        <w:t xml:space="preserve"> </w:t>
      </w:r>
      <w:r w:rsidR="00BE3EF2" w:rsidRPr="00330EF4">
        <w:rPr>
          <w:rFonts w:cs="CMU Bright"/>
        </w:rPr>
        <w:t>The start screen of the android application</w:t>
      </w:r>
      <w:r w:rsidR="00623DAD" w:rsidRPr="00330EF4">
        <w:rPr>
          <w:rFonts w:cs="CMU Bright"/>
        </w:rPr>
        <w:t xml:space="preserve">, as shown in the </w:t>
      </w:r>
      <w:r w:rsidR="00623DAD" w:rsidRPr="00330EF4">
        <w:rPr>
          <w:rFonts w:cs="CMU Bright"/>
        </w:rPr>
        <w:fldChar w:fldCharType="begin"/>
      </w:r>
      <w:r w:rsidR="00623DAD" w:rsidRPr="00330EF4">
        <w:rPr>
          <w:rFonts w:cs="CMU Bright"/>
        </w:rPr>
        <w:instrText xml:space="preserve"> REF _Ref529038114 \h </w:instrText>
      </w:r>
      <w:r w:rsidR="00434170" w:rsidRPr="00330EF4">
        <w:rPr>
          <w:rFonts w:cs="CMU Bright"/>
        </w:rPr>
        <w:instrText xml:space="preserve"> \* MERGEFORMAT </w:instrText>
      </w:r>
      <w:r w:rsidR="00623DAD" w:rsidRPr="00330EF4">
        <w:rPr>
          <w:rFonts w:cs="CMU Bright"/>
        </w:rPr>
      </w:r>
      <w:r w:rsidR="00623DAD"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25</w:t>
      </w:r>
      <w:r w:rsidR="00623DAD" w:rsidRPr="00330EF4">
        <w:rPr>
          <w:rFonts w:cs="CMU Bright"/>
        </w:rPr>
        <w:fldChar w:fldCharType="end"/>
      </w:r>
      <w:r w:rsidR="00623DAD" w:rsidRPr="00330EF4">
        <w:rPr>
          <w:rFonts w:cs="CMU Bright"/>
        </w:rPr>
        <w:t>,</w:t>
      </w:r>
      <w:r w:rsidR="00BE3EF2" w:rsidRPr="00330EF4">
        <w:rPr>
          <w:rFonts w:cs="CMU Bright"/>
        </w:rPr>
        <w:t xml:space="preserve"> has two modes “GPS” or “Geolife User Data”.</w:t>
      </w:r>
      <w:r w:rsidR="00187AE1" w:rsidRPr="00330EF4">
        <w:rPr>
          <w:rFonts w:cs="CMU Bright"/>
        </w:rPr>
        <w:t xml:space="preserve"> </w:t>
      </w:r>
      <w:r w:rsidR="00A319D4" w:rsidRPr="00330EF4">
        <w:rPr>
          <w:rFonts w:cs="CMU Bright"/>
        </w:rPr>
        <w:t xml:space="preserve">The mode “Geolife </w:t>
      </w:r>
      <w:r w:rsidR="00815E32" w:rsidRPr="00330EF4">
        <w:rPr>
          <w:rFonts w:cs="CMU Bright"/>
        </w:rPr>
        <w:t xml:space="preserve">User </w:t>
      </w:r>
      <w:r w:rsidR="00A319D4" w:rsidRPr="00330EF4">
        <w:rPr>
          <w:rFonts w:cs="CMU Bright"/>
        </w:rPr>
        <w:t xml:space="preserve">Data” is </w:t>
      </w:r>
      <w:r w:rsidR="00815E32" w:rsidRPr="00330EF4">
        <w:rPr>
          <w:rFonts w:cs="CMU Bright"/>
        </w:rPr>
        <w:t>to use the Geolife user dataset.</w:t>
      </w:r>
      <w:r w:rsidR="00A319D4" w:rsidRPr="00330EF4">
        <w:rPr>
          <w:rFonts w:cs="CMU Bright"/>
        </w:rPr>
        <w:t xml:space="preserve"> </w:t>
      </w:r>
      <w:r w:rsidR="00187AE1" w:rsidRPr="00330EF4">
        <w:rPr>
          <w:rFonts w:cs="CMU Bright"/>
        </w:rPr>
        <w:t xml:space="preserve">Once the user has selected “Geolife User Data”, the option of </w:t>
      </w:r>
      <w:r w:rsidR="00330DD0" w:rsidRPr="00330EF4">
        <w:rPr>
          <w:rFonts w:cs="CMU Bright"/>
        </w:rPr>
        <w:t xml:space="preserve">choosing user and month is made visible. The user and month </w:t>
      </w:r>
      <w:r w:rsidR="00815E32" w:rsidRPr="00330EF4">
        <w:rPr>
          <w:rFonts w:cs="CMU Bright"/>
        </w:rPr>
        <w:t>must</w:t>
      </w:r>
      <w:r w:rsidR="00330DD0" w:rsidRPr="00330EF4">
        <w:rPr>
          <w:rFonts w:cs="CMU Bright"/>
        </w:rPr>
        <w:t xml:space="preserve"> be selected from this input screen</w:t>
      </w:r>
      <w:r w:rsidR="00EE6B5C" w:rsidRPr="00330EF4">
        <w:rPr>
          <w:rFonts w:cs="CMU Bright"/>
        </w:rPr>
        <w:t xml:space="preserve"> to be able to go forward</w:t>
      </w:r>
      <w:r w:rsidR="00330DD0" w:rsidRPr="00330EF4">
        <w:rPr>
          <w:rFonts w:cs="CMU Bright"/>
        </w:rPr>
        <w:t>.</w:t>
      </w:r>
      <w:r w:rsidRPr="00330EF4">
        <w:rPr>
          <w:rFonts w:cs="CMU Bright"/>
        </w:rPr>
        <w:t xml:space="preserve"> The “GPS” mode will be used in the actual</w:t>
      </w:r>
      <w:r w:rsidR="00815E32" w:rsidRPr="00330EF4">
        <w:rPr>
          <w:rFonts w:cs="CMU Bright"/>
        </w:rPr>
        <w:t xml:space="preserve"> application usage</w:t>
      </w:r>
      <w:r w:rsidRPr="00330EF4">
        <w:rPr>
          <w:rFonts w:cs="CMU Bright"/>
        </w:rPr>
        <w:t xml:space="preserve"> scenario where the user location details will be read for few weeks. </w:t>
      </w:r>
    </w:p>
    <w:p w14:paraId="5445BB2C" w14:textId="0CC00EFA" w:rsidR="006B2442" w:rsidRPr="00330EF4" w:rsidRDefault="006B2442" w:rsidP="006B2442">
      <w:pPr>
        <w:ind w:left="720"/>
        <w:rPr>
          <w:rFonts w:cs="CMU Bright"/>
        </w:rPr>
      </w:pPr>
      <w:r w:rsidRPr="00330EF4">
        <w:rPr>
          <w:rFonts w:cs="CMU Bright"/>
          <w:b/>
        </w:rPr>
        <w:t>Screen 2:</w:t>
      </w:r>
      <w:r w:rsidRPr="00330EF4">
        <w:rPr>
          <w:rFonts w:cs="CMU Bright"/>
        </w:rPr>
        <w:t xml:space="preserve"> Once the user has made the selection and hit “Continue” button on screen 1, the markov chain is built in the background from the user data file. The states are extracted which represents the significant places for the user. These states are displayed as shown on left of the </w:t>
      </w:r>
      <w:r w:rsidRPr="00330EF4">
        <w:rPr>
          <w:rFonts w:cs="CMU Bright"/>
        </w:rPr>
        <w:fldChar w:fldCharType="begin"/>
      </w:r>
      <w:r w:rsidRPr="00330EF4">
        <w:rPr>
          <w:rFonts w:cs="CMU Bright"/>
        </w:rPr>
        <w:instrText xml:space="preserve"> REF _Ref529181473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26</w:t>
      </w:r>
      <w:r w:rsidRPr="00330EF4">
        <w:rPr>
          <w:rFonts w:cs="CMU Bright"/>
        </w:rPr>
        <w:fldChar w:fldCharType="end"/>
      </w:r>
      <w:r w:rsidRPr="00330EF4">
        <w:rPr>
          <w:rFonts w:cs="CMU Bright"/>
        </w:rPr>
        <w:t xml:space="preserve">. The states may not be the exact positions user visited, but rather in the vicinity, as these states represent the mean of several coordinates within a range. The list is displayed to show the user all the visited placed that has been tracked down as important places. </w:t>
      </w:r>
    </w:p>
    <w:p w14:paraId="45973129" w14:textId="10CBF1D4" w:rsidR="006B2442" w:rsidRPr="00330EF4" w:rsidRDefault="006B2442" w:rsidP="006B2442">
      <w:pPr>
        <w:ind w:left="720"/>
        <w:rPr>
          <w:rFonts w:cs="CMU Bright"/>
        </w:rPr>
      </w:pPr>
      <w:r w:rsidRPr="00330EF4">
        <w:rPr>
          <w:rFonts w:cs="CMU Bright"/>
          <w:b/>
        </w:rPr>
        <w:t xml:space="preserve">Screen 3: </w:t>
      </w:r>
      <w:r w:rsidRPr="00330EF4">
        <w:rPr>
          <w:rFonts w:cs="CMU Bright"/>
        </w:rPr>
        <w:t xml:space="preserve">Once the user proceeds by pressing the button “Find Predictions”, user is taken to the final prediction screen. Here </w:t>
      </w:r>
      <w:r w:rsidR="00E4035C">
        <w:rPr>
          <w:rFonts w:cs="CMU Bright"/>
        </w:rPr>
        <w:t xml:space="preserve">the </w:t>
      </w:r>
      <w:r w:rsidRPr="00330EF4">
        <w:rPr>
          <w:rFonts w:cs="CMU Bright"/>
        </w:rPr>
        <w:t xml:space="preserve">user can select from the list of states and hour from the screen. The </w:t>
      </w:r>
      <w:r w:rsidR="00E4035C">
        <w:rPr>
          <w:rFonts w:cs="CMU Bright"/>
        </w:rPr>
        <w:t xml:space="preserve">state </w:t>
      </w:r>
      <w:r w:rsidRPr="00330EF4">
        <w:rPr>
          <w:rFonts w:cs="CMU Bright"/>
        </w:rPr>
        <w:t xml:space="preserve">selection is </w:t>
      </w:r>
      <w:r w:rsidR="00E4035C">
        <w:rPr>
          <w:rFonts w:cs="CMU Bright"/>
        </w:rPr>
        <w:t>user’s known location</w:t>
      </w:r>
      <w:r w:rsidR="00B90DED">
        <w:rPr>
          <w:rFonts w:cs="CMU Bright"/>
        </w:rPr>
        <w:t xml:space="preserve"> and the hour selection is the time-slot he/she is at selected state.</w:t>
      </w:r>
      <w:r w:rsidR="00206313">
        <w:rPr>
          <w:rFonts w:cs="CMU Bright"/>
        </w:rPr>
        <w:t xml:space="preserve"> The markov chain can use this selection to predict his future visits.</w:t>
      </w:r>
      <w:r w:rsidRPr="00330EF4">
        <w:rPr>
          <w:rFonts w:cs="CMU Bright"/>
        </w:rPr>
        <w:t xml:space="preserve"> The confidence threshold input can be changed using the slider. This threshold controls till when the paths are predicted. The confidence threshold ranges from 10% to 100%. A confidence threshold as low as 10% can generate many longer paths and a higher confidence threshold as 90% can produce fewer shorter paths. Once the selection is done, the button “Run” can be hit to produce the predicted paths. The paths are displayed below as shown in the </w:t>
      </w:r>
      <w:r w:rsidRPr="00330EF4">
        <w:rPr>
          <w:rFonts w:cs="CMU Bright"/>
        </w:rPr>
        <w:fldChar w:fldCharType="begin"/>
      </w:r>
      <w:r w:rsidRPr="00330EF4">
        <w:rPr>
          <w:rFonts w:cs="CMU Bright"/>
        </w:rPr>
        <w:instrText xml:space="preserve"> REF _Ref529181473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26</w:t>
      </w:r>
      <w:r w:rsidRPr="00330EF4">
        <w:rPr>
          <w:rFonts w:cs="CMU Bright"/>
        </w:rPr>
        <w:fldChar w:fldCharType="end"/>
      </w:r>
      <w:r w:rsidRPr="00330EF4">
        <w:rPr>
          <w:rFonts w:cs="CMU Bright"/>
        </w:rPr>
        <w:t xml:space="preserve"> on the right. The paths are displayed with the help of states. The states confidence is represented by the help of the font color. The darker state font color</w:t>
      </w:r>
      <w:r w:rsidR="00B20F71">
        <w:rPr>
          <w:rFonts w:cs="CMU Bright"/>
        </w:rPr>
        <w:t>s</w:t>
      </w:r>
      <w:r w:rsidRPr="00330EF4">
        <w:rPr>
          <w:rFonts w:cs="CMU Bright"/>
        </w:rPr>
        <w:t xml:space="preserve"> depict higher confidence and vice-versa. In the example </w:t>
      </w:r>
      <w:r w:rsidRPr="00330EF4">
        <w:rPr>
          <w:rFonts w:cs="CMU Bright"/>
        </w:rPr>
        <w:fldChar w:fldCharType="begin"/>
      </w:r>
      <w:r w:rsidRPr="00330EF4">
        <w:rPr>
          <w:rFonts w:cs="CMU Bright"/>
        </w:rPr>
        <w:instrText xml:space="preserve"> REF _Ref529181473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26</w:t>
      </w:r>
      <w:r w:rsidRPr="00330EF4">
        <w:rPr>
          <w:rFonts w:cs="CMU Bright"/>
        </w:rPr>
        <w:fldChar w:fldCharType="end"/>
      </w:r>
      <w:r w:rsidRPr="00330EF4">
        <w:rPr>
          <w:rFonts w:cs="CMU Bright"/>
        </w:rPr>
        <w:t xml:space="preserve"> on the right, two paths are predicted. The start hour and end hour are displayed at the beginning and the end of the path respectively. </w:t>
      </w:r>
      <w:r w:rsidR="007E23EA">
        <w:rPr>
          <w:rFonts w:cs="CMU Bright"/>
        </w:rPr>
        <w:t>The example</w:t>
      </w:r>
      <w:r w:rsidRPr="00330EF4">
        <w:rPr>
          <w:rFonts w:cs="CMU Bright"/>
        </w:rPr>
        <w:t xml:space="preserve"> below</w:t>
      </w:r>
      <w:r w:rsidR="00EE683F">
        <w:rPr>
          <w:rFonts w:cs="CMU Bright"/>
        </w:rPr>
        <w:t xml:space="preserve"> shows</w:t>
      </w:r>
      <w:r w:rsidRPr="00330EF4">
        <w:rPr>
          <w:rFonts w:cs="CMU Bright"/>
        </w:rPr>
        <w:t xml:space="preserve"> the known state is 3 at hour 0. The </w:t>
      </w:r>
      <w:r w:rsidRPr="00330EF4">
        <w:rPr>
          <w:rFonts w:cs="CMU Bright"/>
        </w:rPr>
        <w:lastRenderedPageBreak/>
        <w:t>predicted paths start from hour 1 till hour 15. Path 1 suggests that user will transition from state 3 to state 6 and will stay at state 6 till hour 15. Whereas path 2 suggests that user will stay at state 3 for longer duration. It is also easy to spot that the prediction confidence of path 2 drops earlier (as the color starts to fade away quite earlier) than that of path 1. Hence the prediction output path 1 is more confident than prediction path 2.</w:t>
      </w:r>
    </w:p>
    <w:p w14:paraId="41F5A719" w14:textId="555AF1E3" w:rsidR="00BE3EF2" w:rsidRPr="00330EF4" w:rsidRDefault="00BE3EF2" w:rsidP="006B2442">
      <w:pPr>
        <w:ind w:left="720"/>
        <w:rPr>
          <w:rFonts w:cs="CMU Bright"/>
        </w:rPr>
      </w:pPr>
      <w:r w:rsidRPr="00330EF4">
        <w:rPr>
          <w:rFonts w:cs="CMU Bright"/>
          <w:noProof/>
        </w:rPr>
        <w:drawing>
          <wp:inline distT="0" distB="0" distL="0" distR="0" wp14:anchorId="14EC4379" wp14:editId="2AADEB6A">
            <wp:extent cx="5354807"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577" cy="3747023"/>
                    </a:xfrm>
                    <a:prstGeom prst="rect">
                      <a:avLst/>
                    </a:prstGeom>
                  </pic:spPr>
                </pic:pic>
              </a:graphicData>
            </a:graphic>
          </wp:inline>
        </w:drawing>
      </w:r>
    </w:p>
    <w:p w14:paraId="1CFE7E6A" w14:textId="2226AEA1" w:rsidR="00623DAD" w:rsidRPr="00330EF4" w:rsidRDefault="00623DAD" w:rsidP="00EC688E">
      <w:pPr>
        <w:pStyle w:val="Caption"/>
        <w:jc w:val="center"/>
        <w:rPr>
          <w:rFonts w:cs="CMU Bright"/>
          <w:color w:val="000000" w:themeColor="text1"/>
        </w:rPr>
      </w:pPr>
      <w:bookmarkStart w:id="204" w:name="_Ref529038114"/>
      <w:bookmarkStart w:id="205" w:name="_Toc529180007"/>
      <w:bookmarkStart w:id="206" w:name="_Toc530914384"/>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25</w:t>
      </w:r>
      <w:r w:rsidRPr="00330EF4">
        <w:rPr>
          <w:rFonts w:cs="CMU Bright"/>
          <w:color w:val="000000" w:themeColor="text1"/>
        </w:rPr>
        <w:fldChar w:fldCharType="end"/>
      </w:r>
      <w:bookmarkEnd w:id="204"/>
      <w:r w:rsidRPr="00330EF4">
        <w:rPr>
          <w:rFonts w:cs="CMU Bright"/>
          <w:color w:val="000000" w:themeColor="text1"/>
        </w:rPr>
        <w:t xml:space="preserve"> Android application screen 1</w:t>
      </w:r>
      <w:bookmarkEnd w:id="205"/>
      <w:bookmarkEnd w:id="206"/>
    </w:p>
    <w:p w14:paraId="7CBEA6C9" w14:textId="7D6B1698" w:rsidR="00A15419" w:rsidRPr="00330EF4" w:rsidRDefault="00A15419" w:rsidP="00EC688E">
      <w:pPr>
        <w:ind w:left="720"/>
        <w:rPr>
          <w:rFonts w:cs="CMU Bright"/>
        </w:rPr>
      </w:pPr>
      <w:r w:rsidRPr="00330EF4">
        <w:rPr>
          <w:rFonts w:cs="CMU Bright"/>
          <w:noProof/>
        </w:rPr>
        <w:lastRenderedPageBreak/>
        <w:drawing>
          <wp:anchor distT="0" distB="0" distL="114300" distR="114300" simplePos="0" relativeHeight="251657216" behindDoc="0" locked="0" layoutInCell="1" allowOverlap="1" wp14:anchorId="37DC8518" wp14:editId="31CAD519">
            <wp:simplePos x="0" y="0"/>
            <wp:positionH relativeFrom="column">
              <wp:posOffset>3588385</wp:posOffset>
            </wp:positionH>
            <wp:positionV relativeFrom="paragraph">
              <wp:posOffset>0</wp:posOffset>
            </wp:positionV>
            <wp:extent cx="2049780" cy="3985260"/>
            <wp:effectExtent l="0" t="0" r="7620" b="0"/>
            <wp:wrapThrough wrapText="bothSides">
              <wp:wrapPolygon edited="0">
                <wp:start x="0" y="0"/>
                <wp:lineTo x="0" y="21476"/>
                <wp:lineTo x="21480" y="21476"/>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49780" cy="3985260"/>
                    </a:xfrm>
                    <a:prstGeom prst="rect">
                      <a:avLst/>
                    </a:prstGeom>
                  </pic:spPr>
                </pic:pic>
              </a:graphicData>
            </a:graphic>
            <wp14:sizeRelH relativeFrom="page">
              <wp14:pctWidth>0</wp14:pctWidth>
            </wp14:sizeRelH>
            <wp14:sizeRelV relativeFrom="page">
              <wp14:pctHeight>0</wp14:pctHeight>
            </wp14:sizeRelV>
          </wp:anchor>
        </w:drawing>
      </w:r>
      <w:r w:rsidR="00F73359" w:rsidRPr="00330EF4">
        <w:rPr>
          <w:rFonts w:cs="CMU Bright"/>
          <w:noProof/>
        </w:rPr>
        <w:drawing>
          <wp:inline distT="0" distB="0" distL="0" distR="0" wp14:anchorId="1E025F38" wp14:editId="7EEF73F1">
            <wp:extent cx="2028152" cy="4015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3941" cy="4027202"/>
                    </a:xfrm>
                    <a:prstGeom prst="rect">
                      <a:avLst/>
                    </a:prstGeom>
                  </pic:spPr>
                </pic:pic>
              </a:graphicData>
            </a:graphic>
          </wp:inline>
        </w:drawing>
      </w:r>
    </w:p>
    <w:p w14:paraId="6F158060" w14:textId="2ADEDC4E" w:rsidR="00121F56" w:rsidRPr="00330EF4" w:rsidRDefault="00121F56" w:rsidP="00121F56">
      <w:pPr>
        <w:pStyle w:val="Caption"/>
        <w:jc w:val="center"/>
        <w:rPr>
          <w:rFonts w:cs="CMU Bright"/>
          <w:color w:val="auto"/>
        </w:rPr>
      </w:pPr>
      <w:bookmarkStart w:id="207" w:name="_Ref529181473"/>
      <w:bookmarkStart w:id="208" w:name="_Toc53091438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26</w:t>
      </w:r>
      <w:r w:rsidRPr="00330EF4">
        <w:rPr>
          <w:rFonts w:cs="CMU Bright"/>
          <w:color w:val="auto"/>
        </w:rPr>
        <w:fldChar w:fldCharType="end"/>
      </w:r>
      <w:bookmarkEnd w:id="207"/>
      <w:r w:rsidRPr="00330EF4">
        <w:rPr>
          <w:rFonts w:cs="CMU Bright"/>
          <w:color w:val="auto"/>
        </w:rPr>
        <w:t xml:space="preserve"> Android application screen 2(left) and 3(right)</w:t>
      </w:r>
      <w:bookmarkEnd w:id="208"/>
    </w:p>
    <w:p w14:paraId="57F9BB93" w14:textId="75AA5FE0" w:rsidR="00642231" w:rsidRPr="00330EF4" w:rsidRDefault="00F01646" w:rsidP="00A94107">
      <w:pPr>
        <w:pStyle w:val="Heading2"/>
        <w:spacing w:after="240"/>
        <w:ind w:firstLine="720"/>
        <w:rPr>
          <w:rFonts w:ascii="CMU Bright" w:hAnsi="CMU Bright" w:cs="CMU Bright"/>
          <w:color w:val="auto"/>
        </w:rPr>
      </w:pPr>
      <w:bookmarkStart w:id="209" w:name="_Toc530914343"/>
      <w:r w:rsidRPr="00330EF4">
        <w:rPr>
          <w:rFonts w:ascii="CMU Bright" w:hAnsi="CMU Bright" w:cs="CMU Bright"/>
          <w:color w:val="auto"/>
        </w:rPr>
        <w:t>5.</w:t>
      </w:r>
      <w:r w:rsidR="00A94107" w:rsidRPr="00330EF4">
        <w:rPr>
          <w:rFonts w:ascii="CMU Bright" w:hAnsi="CMU Bright" w:cs="CMU Bright"/>
          <w:color w:val="auto"/>
        </w:rPr>
        <w:t>3</w:t>
      </w:r>
      <w:r w:rsidRPr="00330EF4">
        <w:rPr>
          <w:rFonts w:ascii="CMU Bright" w:hAnsi="CMU Bright" w:cs="CMU Bright"/>
          <w:color w:val="auto"/>
        </w:rPr>
        <w:t xml:space="preserve"> </w:t>
      </w:r>
      <w:commentRangeStart w:id="210"/>
      <w:r w:rsidRPr="00330EF4">
        <w:rPr>
          <w:rFonts w:ascii="CMU Bright" w:hAnsi="CMU Bright" w:cs="CMU Bright"/>
          <w:color w:val="auto"/>
        </w:rPr>
        <w:t xml:space="preserve">Future </w:t>
      </w:r>
      <w:r w:rsidR="004A2FD9" w:rsidRPr="00330EF4">
        <w:rPr>
          <w:rFonts w:ascii="CMU Bright" w:hAnsi="CMU Bright" w:cs="CMU Bright"/>
          <w:color w:val="auto"/>
        </w:rPr>
        <w:t>W</w:t>
      </w:r>
      <w:r w:rsidRPr="00330EF4">
        <w:rPr>
          <w:rFonts w:ascii="CMU Bright" w:hAnsi="CMU Bright" w:cs="CMU Bright"/>
          <w:color w:val="auto"/>
        </w:rPr>
        <w:t>ork</w:t>
      </w:r>
      <w:bookmarkEnd w:id="209"/>
      <w:commentRangeEnd w:id="210"/>
      <w:r w:rsidR="002F12B0">
        <w:rPr>
          <w:rStyle w:val="CommentReference"/>
          <w:rFonts w:ascii="CMU Bright" w:eastAsiaTheme="minorHAnsi" w:hAnsi="CMU Bright" w:cstheme="majorHAnsi"/>
          <w:color w:val="auto"/>
        </w:rPr>
        <w:commentReference w:id="210"/>
      </w:r>
    </w:p>
    <w:p w14:paraId="143496F7" w14:textId="72A18244" w:rsidR="00D72B7A" w:rsidRPr="00330EF4" w:rsidRDefault="002A18A7" w:rsidP="00A94107">
      <w:pPr>
        <w:spacing w:after="240"/>
        <w:ind w:left="720"/>
        <w:rPr>
          <w:rFonts w:cs="CMU Bright"/>
        </w:rPr>
      </w:pPr>
      <w:r w:rsidRPr="00330EF4">
        <w:rPr>
          <w:rFonts w:cs="CMU Bright"/>
        </w:rPr>
        <w:t xml:space="preserve">The android application is implemented as a prototype. </w:t>
      </w:r>
      <w:r w:rsidR="00944262" w:rsidRPr="00330EF4">
        <w:rPr>
          <w:rFonts w:cs="CMU Bright"/>
        </w:rPr>
        <w:t xml:space="preserve">The user interface can have </w:t>
      </w:r>
      <w:r w:rsidR="00DB3C2A" w:rsidRPr="00330EF4">
        <w:rPr>
          <w:rFonts w:cs="CMU Bright"/>
        </w:rPr>
        <w:t>several</w:t>
      </w:r>
      <w:r w:rsidR="00944262" w:rsidRPr="00330EF4">
        <w:rPr>
          <w:rFonts w:cs="CMU Bright"/>
        </w:rPr>
        <w:t xml:space="preserve"> potential improvements. </w:t>
      </w:r>
      <w:r w:rsidRPr="00330EF4">
        <w:rPr>
          <w:rFonts w:cs="CMU Bright"/>
        </w:rPr>
        <w:t xml:space="preserve">The </w:t>
      </w:r>
      <w:r w:rsidR="00AE352C" w:rsidRPr="00330EF4">
        <w:rPr>
          <w:rFonts w:cs="CMU Bright"/>
        </w:rPr>
        <w:t>Geolife dataset for users is smoothened using python and is fed as input to the application. The data fed as input is the time-slotted data.</w:t>
      </w:r>
      <w:r w:rsidR="002E31FD" w:rsidRPr="00330EF4">
        <w:rPr>
          <w:rFonts w:cs="CMU Bright"/>
        </w:rPr>
        <w:t xml:space="preserve"> For further analysis, the application must be modified to accept the raw GPS coordinates and create time-slotted data. This process should be implemented as a service and should run on the background</w:t>
      </w:r>
      <w:r w:rsidR="0049520B" w:rsidRPr="00330EF4">
        <w:rPr>
          <w:rFonts w:cs="CMU Bright"/>
        </w:rPr>
        <w:t xml:space="preserve"> when the application is not being used</w:t>
      </w:r>
      <w:r w:rsidR="002E31FD" w:rsidRPr="00330EF4">
        <w:rPr>
          <w:rFonts w:cs="CMU Bright"/>
        </w:rPr>
        <w:t>.</w:t>
      </w:r>
      <w:r w:rsidR="00AE352C" w:rsidRPr="00330EF4">
        <w:rPr>
          <w:rFonts w:cs="CMU Bright"/>
        </w:rPr>
        <w:t xml:space="preserve"> The markov chain and path prediction algorithms are implemented on android application </w:t>
      </w:r>
      <w:r w:rsidR="00CD041A" w:rsidRPr="00330EF4">
        <w:rPr>
          <w:rFonts w:cs="CMU Bright"/>
        </w:rPr>
        <w:t>independently</w:t>
      </w:r>
      <w:r w:rsidR="00AE352C" w:rsidRPr="00330EF4">
        <w:rPr>
          <w:rFonts w:cs="CMU Bright"/>
        </w:rPr>
        <w:t xml:space="preserve">. </w:t>
      </w:r>
    </w:p>
    <w:p w14:paraId="5D40FCE6" w14:textId="77777777" w:rsidR="006060A1" w:rsidRPr="00330EF4" w:rsidRDefault="006060A1" w:rsidP="00EC688E">
      <w:pPr>
        <w:rPr>
          <w:rFonts w:eastAsiaTheme="majorEastAsia" w:cs="CMU Bright"/>
          <w:b/>
          <w:sz w:val="32"/>
          <w:szCs w:val="32"/>
        </w:rPr>
      </w:pPr>
      <w:r w:rsidRPr="00330EF4">
        <w:rPr>
          <w:rFonts w:cs="CMU Bright"/>
          <w:b/>
        </w:rPr>
        <w:br w:type="page"/>
      </w:r>
    </w:p>
    <w:p w14:paraId="2BB9E57E" w14:textId="46C96C64" w:rsidR="00D70F56" w:rsidRPr="00330EF4" w:rsidRDefault="000D4566" w:rsidP="008E4E06">
      <w:pPr>
        <w:pStyle w:val="Heading1"/>
        <w:numPr>
          <w:ilvl w:val="0"/>
          <w:numId w:val="34"/>
        </w:numPr>
        <w:spacing w:after="160"/>
        <w:rPr>
          <w:rFonts w:ascii="CMU Bright" w:hAnsi="CMU Bright" w:cs="CMU Bright"/>
          <w:b/>
          <w:color w:val="auto"/>
        </w:rPr>
      </w:pPr>
      <w:bookmarkStart w:id="212" w:name="_Toc530914344"/>
      <w:bookmarkEnd w:id="0"/>
      <w:r w:rsidRPr="00330EF4">
        <w:rPr>
          <w:rFonts w:ascii="CMU Bright" w:hAnsi="CMU Bright" w:cs="CMU Bright"/>
          <w:b/>
          <w:color w:val="auto"/>
        </w:rPr>
        <w:lastRenderedPageBreak/>
        <w:t>Evaluation</w:t>
      </w:r>
      <w:bookmarkEnd w:id="212"/>
    </w:p>
    <w:p w14:paraId="16622CF9" w14:textId="537E74D8" w:rsidR="00685C49" w:rsidRPr="00330EF4" w:rsidRDefault="00685C49" w:rsidP="00EC688E">
      <w:pPr>
        <w:ind w:left="720"/>
        <w:rPr>
          <w:rFonts w:cs="CMU Bright"/>
        </w:rPr>
      </w:pPr>
      <w:r w:rsidRPr="00330EF4">
        <w:rPr>
          <w:rFonts w:cs="CMU Bright"/>
        </w:rPr>
        <w:t xml:space="preserve">In this </w:t>
      </w:r>
      <w:r w:rsidR="00494651" w:rsidRPr="00330EF4">
        <w:rPr>
          <w:rFonts w:cs="CMU Bright"/>
        </w:rPr>
        <w:t>chapter,</w:t>
      </w:r>
      <w:r w:rsidRPr="00330EF4">
        <w:rPr>
          <w:rFonts w:cs="CMU Bright"/>
        </w:rPr>
        <w:t xml:space="preserve"> we evaluate the algorithms explained in the above sections on Geolife dataset.</w:t>
      </w:r>
      <w:r w:rsidR="008872AF" w:rsidRPr="00330EF4">
        <w:rPr>
          <w:rFonts w:cs="CMU Bright"/>
        </w:rPr>
        <w:t xml:space="preserve"> We also evaluate user datasets to extract the meaning</w:t>
      </w:r>
      <w:r w:rsidR="001B3431" w:rsidRPr="00330EF4">
        <w:rPr>
          <w:rFonts w:cs="CMU Bright"/>
        </w:rPr>
        <w:t>ful</w:t>
      </w:r>
      <w:r w:rsidR="008872AF" w:rsidRPr="00330EF4">
        <w:rPr>
          <w:rFonts w:cs="CMU Bright"/>
        </w:rPr>
        <w:t xml:space="preserve"> data and then the prediction results by the application of the algorithm.</w:t>
      </w:r>
    </w:p>
    <w:p w14:paraId="3DECB318" w14:textId="09EA7D55" w:rsidR="000D4566" w:rsidRPr="00330EF4" w:rsidRDefault="000D4566" w:rsidP="00EC688E">
      <w:pPr>
        <w:pStyle w:val="Heading2"/>
        <w:spacing w:after="160"/>
        <w:ind w:firstLine="720"/>
        <w:rPr>
          <w:rFonts w:ascii="CMU Bright" w:hAnsi="CMU Bright" w:cs="CMU Bright"/>
          <w:color w:val="auto"/>
        </w:rPr>
      </w:pPr>
      <w:bookmarkStart w:id="213" w:name="_Toc530914345"/>
      <w:r w:rsidRPr="00330EF4">
        <w:rPr>
          <w:rFonts w:ascii="CMU Bright" w:hAnsi="CMU Bright" w:cs="CMU Bright"/>
          <w:color w:val="auto"/>
        </w:rPr>
        <w:t xml:space="preserve">6.1 </w:t>
      </w:r>
      <w:ins w:id="214" w:author="Zohaib Riaz" w:date="2018-12-01T01:54:00Z">
        <w:r w:rsidR="002F12B0">
          <w:rPr>
            <w:rFonts w:ascii="CMU Bright" w:hAnsi="CMU Bright" w:cs="CMU Bright"/>
            <w:color w:val="auto"/>
          </w:rPr>
          <w:t xml:space="preserve">The Dataset and its </w:t>
        </w:r>
      </w:ins>
      <w:del w:id="215" w:author="Zohaib Riaz" w:date="2018-12-01T01:54:00Z">
        <w:r w:rsidRPr="00330EF4" w:rsidDel="002F12B0">
          <w:rPr>
            <w:rFonts w:ascii="CMU Bright" w:hAnsi="CMU Bright" w:cs="CMU Bright"/>
            <w:color w:val="auto"/>
          </w:rPr>
          <w:delText>User data a</w:delText>
        </w:r>
      </w:del>
      <w:ins w:id="216" w:author="Zohaib Riaz" w:date="2018-12-01T01:54:00Z">
        <w:r w:rsidR="002F12B0">
          <w:rPr>
            <w:rFonts w:ascii="CMU Bright" w:hAnsi="CMU Bright" w:cs="CMU Bright"/>
            <w:color w:val="auto"/>
          </w:rPr>
          <w:t>A</w:t>
        </w:r>
      </w:ins>
      <w:r w:rsidRPr="00330EF4">
        <w:rPr>
          <w:rFonts w:ascii="CMU Bright" w:hAnsi="CMU Bright" w:cs="CMU Bright"/>
          <w:color w:val="auto"/>
        </w:rPr>
        <w:t>nalysis</w:t>
      </w:r>
      <w:bookmarkEnd w:id="213"/>
    </w:p>
    <w:p w14:paraId="6076907A" w14:textId="10E5AD63" w:rsidR="00970909" w:rsidRPr="00330EF4" w:rsidRDefault="0082624F" w:rsidP="00EC688E">
      <w:pPr>
        <w:ind w:left="720"/>
        <w:rPr>
          <w:rFonts w:eastAsia="Times New Roman" w:cs="CMU Bright"/>
          <w:bCs w:val="0"/>
          <w:color w:val="000000"/>
          <w:lang w:eastAsia="zh-CN"/>
        </w:rPr>
      </w:pPr>
      <w:r w:rsidRPr="00330EF4">
        <w:rPr>
          <w:rFonts w:cs="CMU Bright"/>
        </w:rPr>
        <w:t>The data used for this master thesis is Geolife dataset from Microsoft</w:t>
      </w:r>
      <w:sdt>
        <w:sdtPr>
          <w:rPr>
            <w:rFonts w:cs="CMU Bright"/>
          </w:rPr>
          <w:id w:val="-99033361"/>
          <w:citation/>
        </w:sdtPr>
        <w:sdtContent>
          <w:r w:rsidR="0071517A" w:rsidRPr="00330EF4">
            <w:rPr>
              <w:rFonts w:cs="CMU Bright"/>
            </w:rPr>
            <w:fldChar w:fldCharType="begin"/>
          </w:r>
          <w:r w:rsidR="007241BF">
            <w:rPr>
              <w:rFonts w:cs="CMU Bright"/>
            </w:rPr>
            <w:instrText xml:space="preserve">CITATION YuZ09 \l 1031 </w:instrText>
          </w:r>
          <w:r w:rsidR="0071517A" w:rsidRPr="00330EF4">
            <w:rPr>
              <w:rFonts w:cs="CMU Bright"/>
            </w:rPr>
            <w:fldChar w:fldCharType="separate"/>
          </w:r>
          <w:r w:rsidR="007241BF">
            <w:rPr>
              <w:rFonts w:cs="CMU Bright"/>
              <w:noProof/>
            </w:rPr>
            <w:t xml:space="preserve"> </w:t>
          </w:r>
          <w:r w:rsidR="007241BF" w:rsidRPr="007241BF">
            <w:rPr>
              <w:rFonts w:cs="CMU Bright"/>
              <w:noProof/>
            </w:rPr>
            <w:t>[1]</w:t>
          </w:r>
          <w:r w:rsidR="0071517A" w:rsidRPr="00330EF4">
            <w:rPr>
              <w:rFonts w:cs="CMU Bright"/>
            </w:rPr>
            <w:fldChar w:fldCharType="end"/>
          </w:r>
        </w:sdtContent>
      </w:sdt>
      <w:sdt>
        <w:sdtPr>
          <w:rPr>
            <w:rFonts w:cs="CMU Bright"/>
          </w:rPr>
          <w:id w:val="412204044"/>
          <w:citation/>
        </w:sdtPr>
        <w:sdtContent>
          <w:r w:rsidR="0071517A" w:rsidRPr="00330EF4">
            <w:rPr>
              <w:rFonts w:cs="CMU Bright"/>
            </w:rPr>
            <w:fldChar w:fldCharType="begin"/>
          </w:r>
          <w:r w:rsidR="007241BF">
            <w:rPr>
              <w:rFonts w:cs="CMU Bright"/>
            </w:rPr>
            <w:instrText xml:space="preserve">CITATION YuZ08 \l 1031 </w:instrText>
          </w:r>
          <w:r w:rsidR="0071517A" w:rsidRPr="00330EF4">
            <w:rPr>
              <w:rFonts w:cs="CMU Bright"/>
            </w:rPr>
            <w:fldChar w:fldCharType="separate"/>
          </w:r>
          <w:r w:rsidR="007241BF">
            <w:rPr>
              <w:rFonts w:cs="CMU Bright"/>
              <w:noProof/>
            </w:rPr>
            <w:t xml:space="preserve"> </w:t>
          </w:r>
          <w:r w:rsidR="007241BF" w:rsidRPr="007241BF">
            <w:rPr>
              <w:rFonts w:cs="CMU Bright"/>
              <w:noProof/>
            </w:rPr>
            <w:t>[2]</w:t>
          </w:r>
          <w:r w:rsidR="0071517A" w:rsidRPr="00330EF4">
            <w:rPr>
              <w:rFonts w:cs="CMU Bright"/>
            </w:rPr>
            <w:fldChar w:fldCharType="end"/>
          </w:r>
        </w:sdtContent>
      </w:sdt>
      <w:sdt>
        <w:sdtPr>
          <w:rPr>
            <w:rFonts w:cs="CMU Bright"/>
          </w:rPr>
          <w:id w:val="-530653693"/>
          <w:citation/>
        </w:sdtPr>
        <w:sdtContent>
          <w:r w:rsidR="0071517A" w:rsidRPr="00330EF4">
            <w:rPr>
              <w:rFonts w:cs="CMU Bright"/>
            </w:rPr>
            <w:fldChar w:fldCharType="begin"/>
          </w:r>
          <w:r w:rsidR="007241BF">
            <w:rPr>
              <w:rFonts w:cs="CMU Bright"/>
            </w:rPr>
            <w:instrText xml:space="preserve">CITATION YuZ10 \l 1031 </w:instrText>
          </w:r>
          <w:r w:rsidR="0071517A" w:rsidRPr="00330EF4">
            <w:rPr>
              <w:rFonts w:cs="CMU Bright"/>
            </w:rPr>
            <w:fldChar w:fldCharType="separate"/>
          </w:r>
          <w:r w:rsidR="007241BF">
            <w:rPr>
              <w:rFonts w:cs="CMU Bright"/>
              <w:noProof/>
            </w:rPr>
            <w:t xml:space="preserve"> </w:t>
          </w:r>
          <w:r w:rsidR="007241BF" w:rsidRPr="007241BF">
            <w:rPr>
              <w:rFonts w:cs="CMU Bright"/>
              <w:noProof/>
            </w:rPr>
            <w:t>[3]</w:t>
          </w:r>
          <w:r w:rsidR="0071517A" w:rsidRPr="00330EF4">
            <w:rPr>
              <w:rFonts w:cs="CMU Bright"/>
            </w:rPr>
            <w:fldChar w:fldCharType="end"/>
          </w:r>
        </w:sdtContent>
      </w:sdt>
      <w:r w:rsidRPr="00330EF4">
        <w:rPr>
          <w:rFonts w:cs="CMU Bright"/>
        </w:rPr>
        <w:t xml:space="preserve">. The dataset contains 182 users’ GPS trajectory data for the period of five years. </w:t>
      </w:r>
      <w:r w:rsidR="00E86E03" w:rsidRPr="00330EF4">
        <w:rPr>
          <w:rFonts w:cs="CMU Bright"/>
        </w:rPr>
        <w:t xml:space="preserve">The trajectory data contains the latitude, longitude, date, time, altitude information which is tracked every 1 to 5 seconds. </w:t>
      </w:r>
      <w:r w:rsidRPr="00330EF4">
        <w:rPr>
          <w:rFonts w:cs="CMU Bright"/>
        </w:rPr>
        <w:t>Majority of the dataset was created in China</w:t>
      </w:r>
      <w:r w:rsidR="00E86E03" w:rsidRPr="00330EF4">
        <w:rPr>
          <w:rFonts w:cs="CMU Bright"/>
        </w:rPr>
        <w:t xml:space="preserve"> with few exceptions of </w:t>
      </w:r>
      <w:r w:rsidR="00846BD2" w:rsidRPr="00330EF4">
        <w:rPr>
          <w:rFonts w:cs="CMU Bright"/>
        </w:rPr>
        <w:t>USA</w:t>
      </w:r>
      <w:r w:rsidR="00E86E03" w:rsidRPr="00330EF4">
        <w:rPr>
          <w:rFonts w:cs="CMU Bright"/>
        </w:rPr>
        <w:t xml:space="preserve"> and Europe</w:t>
      </w:r>
      <w:r w:rsidRPr="00330EF4">
        <w:rPr>
          <w:rFonts w:cs="CMU Bright"/>
        </w:rPr>
        <w:t xml:space="preserve">. </w:t>
      </w:r>
      <w:r w:rsidR="0022330D" w:rsidRPr="00330EF4">
        <w:rPr>
          <w:rFonts w:cs="CMU Bright"/>
        </w:rPr>
        <w:t>This included several different types of users, few with a lot of trajectory data over years and few only for few weeks.</w:t>
      </w:r>
      <w:r w:rsidR="00CF3447" w:rsidRPr="00330EF4">
        <w:rPr>
          <w:rFonts w:cs="CMU Bright"/>
        </w:rPr>
        <w:t xml:space="preserve"> </w:t>
      </w:r>
      <w:r w:rsidR="00AD3FCA" w:rsidRPr="00330EF4">
        <w:rPr>
          <w:rFonts w:cs="CMU Bright"/>
        </w:rPr>
        <w:t xml:space="preserve">For instance, user 17 has 1026179 trajectory points and </w:t>
      </w:r>
      <w:r w:rsidR="00D3655C" w:rsidRPr="00330EF4">
        <w:rPr>
          <w:rFonts w:cs="CMU Bright"/>
        </w:rPr>
        <w:t>user</w:t>
      </w:r>
      <w:r w:rsidR="00AD3FCA" w:rsidRPr="00330EF4">
        <w:rPr>
          <w:rFonts w:cs="CMU Bright"/>
        </w:rPr>
        <w:t xml:space="preserve"> 72 has only</w:t>
      </w:r>
      <w:r w:rsidR="00D3655C" w:rsidRPr="00330EF4">
        <w:rPr>
          <w:rFonts w:cs="CMU Bright"/>
        </w:rPr>
        <w:t xml:space="preserve"> </w:t>
      </w:r>
      <w:r w:rsidR="00AD3FCA" w:rsidRPr="00330EF4">
        <w:rPr>
          <w:rFonts w:cs="CMU Bright"/>
        </w:rPr>
        <w:t>81</w:t>
      </w:r>
      <w:r w:rsidR="00D3655C" w:rsidRPr="00330EF4">
        <w:rPr>
          <w:rFonts w:cs="CMU Bright"/>
        </w:rPr>
        <w:t>.</w:t>
      </w:r>
    </w:p>
    <w:p w14:paraId="1F6C85E7" w14:textId="1CAC7CE5" w:rsidR="00CF3447" w:rsidRPr="00330EF4" w:rsidRDefault="00CF3447" w:rsidP="00EC688E">
      <w:pPr>
        <w:ind w:left="720"/>
        <w:rPr>
          <w:rFonts w:cs="CMU Bright"/>
        </w:rPr>
      </w:pPr>
      <w:r w:rsidRPr="00330EF4">
        <w:rPr>
          <w:rFonts w:cs="CMU Bright"/>
        </w:rPr>
        <w:t xml:space="preserve">A total of 73 users have also labelled their transportation mode while recording the GPS trajectories. The </w:t>
      </w:r>
      <w:r w:rsidR="008744E2" w:rsidRPr="00330EF4">
        <w:rPr>
          <w:rFonts w:cs="CMU Bright"/>
        </w:rPr>
        <w:fldChar w:fldCharType="begin"/>
      </w:r>
      <w:r w:rsidR="008744E2" w:rsidRPr="00330EF4">
        <w:rPr>
          <w:rFonts w:cs="CMU Bright"/>
        </w:rPr>
        <w:instrText xml:space="preserve"> REF _Ref529093742 \h </w:instrText>
      </w:r>
      <w:r w:rsidR="00434170" w:rsidRPr="00330EF4">
        <w:rPr>
          <w:rFonts w:cs="CMU Bright"/>
        </w:rPr>
        <w:instrText xml:space="preserve"> \* MERGEFORMAT </w:instrText>
      </w:r>
      <w:r w:rsidR="008744E2" w:rsidRPr="00330EF4">
        <w:rPr>
          <w:rFonts w:cs="CMU Bright"/>
        </w:rPr>
      </w:r>
      <w:r w:rsidR="008744E2" w:rsidRPr="00330EF4">
        <w:rPr>
          <w:rFonts w:cs="CMU Bright"/>
        </w:rPr>
        <w:fldChar w:fldCharType="separate"/>
      </w:r>
      <w:r w:rsidR="009C4FE4" w:rsidRPr="00330EF4">
        <w:rPr>
          <w:rFonts w:cs="CMU Bright"/>
        </w:rPr>
        <w:t xml:space="preserve">Figure </w:t>
      </w:r>
      <w:r w:rsidR="009C4FE4">
        <w:rPr>
          <w:rFonts w:cs="CMU Bright"/>
          <w:noProof/>
        </w:rPr>
        <w:t>27</w:t>
      </w:r>
      <w:r w:rsidR="008744E2" w:rsidRPr="00330EF4">
        <w:rPr>
          <w:rFonts w:cs="CMU Bright"/>
        </w:rPr>
        <w:fldChar w:fldCharType="end"/>
      </w:r>
      <w:r w:rsidR="008744E2" w:rsidRPr="00330EF4">
        <w:rPr>
          <w:rFonts w:cs="CMU Bright"/>
        </w:rPr>
        <w:t xml:space="preserve"> </w:t>
      </w:r>
      <w:r w:rsidRPr="00330EF4">
        <w:rPr>
          <w:rFonts w:cs="CMU Bright"/>
        </w:rPr>
        <w:t>explains the distance travelled altogether using different transportation modes.</w:t>
      </w:r>
      <w:r w:rsidR="00304759" w:rsidRPr="00330EF4">
        <w:rPr>
          <w:rFonts w:cs="CMU Bright"/>
        </w:rPr>
        <w:t xml:space="preserve"> </w:t>
      </w:r>
    </w:p>
    <w:p w14:paraId="593C0384" w14:textId="2CE90E28" w:rsidR="00A54F30" w:rsidRPr="00330EF4" w:rsidRDefault="00A54F30" w:rsidP="00EC688E">
      <w:pPr>
        <w:ind w:left="720"/>
        <w:jc w:val="center"/>
        <w:rPr>
          <w:rFonts w:cs="CMU Bright"/>
        </w:rPr>
      </w:pPr>
      <w:r w:rsidRPr="00330EF4">
        <w:rPr>
          <w:rFonts w:cs="CMU Bright"/>
          <w:noProof/>
        </w:rPr>
        <w:drawing>
          <wp:inline distT="0" distB="0" distL="0" distR="0" wp14:anchorId="5D56EFD3" wp14:editId="75B167DF">
            <wp:extent cx="3851914" cy="2567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7794" cy="2591860"/>
                    </a:xfrm>
                    <a:prstGeom prst="rect">
                      <a:avLst/>
                    </a:prstGeom>
                    <a:noFill/>
                    <a:ln>
                      <a:noFill/>
                    </a:ln>
                  </pic:spPr>
                </pic:pic>
              </a:graphicData>
            </a:graphic>
          </wp:inline>
        </w:drawing>
      </w:r>
    </w:p>
    <w:p w14:paraId="03D0D3DA" w14:textId="725381A4" w:rsidR="004033CC" w:rsidRPr="00330EF4" w:rsidRDefault="004033CC" w:rsidP="00EC688E">
      <w:pPr>
        <w:pStyle w:val="Caption"/>
        <w:jc w:val="center"/>
        <w:rPr>
          <w:rFonts w:cs="CMU Bright"/>
          <w:color w:val="auto"/>
        </w:rPr>
      </w:pPr>
      <w:bookmarkStart w:id="217" w:name="_Ref529093742"/>
      <w:bookmarkStart w:id="218" w:name="_Toc529180009"/>
      <w:bookmarkStart w:id="219" w:name="_Toc53091438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27</w:t>
      </w:r>
      <w:r w:rsidRPr="00330EF4">
        <w:rPr>
          <w:rFonts w:cs="CMU Bright"/>
          <w:color w:val="auto"/>
        </w:rPr>
        <w:fldChar w:fldCharType="end"/>
      </w:r>
      <w:bookmarkEnd w:id="217"/>
      <w:r w:rsidRPr="00330EF4">
        <w:rPr>
          <w:rFonts w:cs="CMU Bright"/>
          <w:color w:val="auto"/>
        </w:rPr>
        <w:t xml:space="preserve"> User transportation mode</w:t>
      </w:r>
      <w:bookmarkEnd w:id="218"/>
      <w:bookmarkEnd w:id="219"/>
    </w:p>
    <w:p w14:paraId="53537357" w14:textId="101E2785" w:rsidR="007D3E4F" w:rsidRPr="00330EF4" w:rsidRDefault="007D3E4F" w:rsidP="007D3E4F">
      <w:pPr>
        <w:ind w:left="720"/>
        <w:rPr>
          <w:rFonts w:cs="CMU Bright"/>
        </w:rPr>
      </w:pPr>
      <w:r w:rsidRPr="00330EF4">
        <w:rPr>
          <w:rFonts w:cs="CMU Bright"/>
        </w:rPr>
        <w:t xml:space="preserve">The transportation labels summary helped us to understand that most users were travelling while recording their GPS trajectories. The average trajectory speed, which is calculated per trajectory file for each user in the dataset, is depicted in the box plot in </w:t>
      </w:r>
      <w:r w:rsidRPr="00330EF4">
        <w:rPr>
          <w:rFonts w:cs="CMU Bright"/>
        </w:rPr>
        <w:fldChar w:fldCharType="begin"/>
      </w:r>
      <w:r w:rsidRPr="00330EF4">
        <w:rPr>
          <w:rFonts w:cs="CMU Bright"/>
        </w:rPr>
        <w:instrText xml:space="preserve"> REF _Ref529093876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28</w:t>
      </w:r>
      <w:r w:rsidRPr="00330EF4">
        <w:rPr>
          <w:rFonts w:cs="CMU Bright"/>
        </w:rPr>
        <w:fldChar w:fldCharType="end"/>
      </w:r>
      <w:r w:rsidRPr="00330EF4">
        <w:rPr>
          <w:rFonts w:cs="CMU Bright"/>
        </w:rPr>
        <w:t>. The median travel speed was found to be 5.73 km/h. This indicate that most users tracked the GPS trajectories outdoor.</w:t>
      </w:r>
    </w:p>
    <w:p w14:paraId="487BE029" w14:textId="77777777" w:rsidR="007D3E4F" w:rsidRPr="00330EF4" w:rsidRDefault="007D3E4F" w:rsidP="007D3E4F">
      <w:pPr>
        <w:rPr>
          <w:rFonts w:cs="CMU Bright"/>
        </w:rPr>
      </w:pPr>
    </w:p>
    <w:p w14:paraId="1D82B14B" w14:textId="77777777" w:rsidR="007D3E4F" w:rsidRPr="00330EF4" w:rsidRDefault="007D3E4F" w:rsidP="007D3E4F">
      <w:pPr>
        <w:spacing w:after="0"/>
        <w:ind w:left="720"/>
        <w:jc w:val="center"/>
        <w:rPr>
          <w:rFonts w:cs="CMU Bright"/>
        </w:rPr>
      </w:pPr>
      <w:r w:rsidRPr="00330EF4">
        <w:rPr>
          <w:rFonts w:cs="CMU Bright"/>
          <w:noProof/>
        </w:rPr>
        <w:lastRenderedPageBreak/>
        <w:drawing>
          <wp:inline distT="0" distB="0" distL="0" distR="0" wp14:anchorId="37F2B1CF" wp14:editId="6C4D351E">
            <wp:extent cx="2226819" cy="27736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7954" cy="2800005"/>
                    </a:xfrm>
                    <a:prstGeom prst="rect">
                      <a:avLst/>
                    </a:prstGeom>
                  </pic:spPr>
                </pic:pic>
              </a:graphicData>
            </a:graphic>
          </wp:inline>
        </w:drawing>
      </w:r>
    </w:p>
    <w:p w14:paraId="66531CBF" w14:textId="4E526E50" w:rsidR="007D3E4F" w:rsidRPr="00330EF4" w:rsidRDefault="007D3E4F" w:rsidP="007D3E4F">
      <w:pPr>
        <w:pStyle w:val="Caption"/>
        <w:jc w:val="center"/>
        <w:rPr>
          <w:rFonts w:cs="CMU Bright"/>
          <w:color w:val="auto"/>
        </w:rPr>
      </w:pPr>
      <w:bookmarkStart w:id="220" w:name="_Ref529093876"/>
      <w:bookmarkStart w:id="221" w:name="_Toc529180010"/>
      <w:bookmarkStart w:id="222" w:name="_Toc53091438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28</w:t>
      </w:r>
      <w:r w:rsidRPr="00330EF4">
        <w:rPr>
          <w:rFonts w:cs="CMU Bright"/>
          <w:color w:val="auto"/>
        </w:rPr>
        <w:fldChar w:fldCharType="end"/>
      </w:r>
      <w:bookmarkEnd w:id="220"/>
      <w:r w:rsidRPr="00330EF4">
        <w:rPr>
          <w:rFonts w:cs="CMU Bright"/>
          <w:color w:val="auto"/>
        </w:rPr>
        <w:t xml:space="preserve"> Geolife dataset trajectory average speed</w:t>
      </w:r>
      <w:bookmarkEnd w:id="221"/>
      <w:bookmarkEnd w:id="222"/>
    </w:p>
    <w:p w14:paraId="2AFF9BBA" w14:textId="77777777" w:rsidR="00FA1922" w:rsidRPr="00330EF4" w:rsidRDefault="00FA1922" w:rsidP="00FA1922">
      <w:pPr>
        <w:ind w:left="720"/>
        <w:jc w:val="center"/>
        <w:rPr>
          <w:rFonts w:cs="CMU Bright"/>
        </w:rPr>
      </w:pPr>
      <w:r w:rsidRPr="00330EF4">
        <w:rPr>
          <w:rFonts w:cs="CMU Bright"/>
          <w:noProof/>
        </w:rPr>
        <w:drawing>
          <wp:inline distT="0" distB="0" distL="0" distR="0" wp14:anchorId="1F69ADBE" wp14:editId="343B268B">
            <wp:extent cx="4757476" cy="47701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9769" cy="4832578"/>
                    </a:xfrm>
                    <a:prstGeom prst="rect">
                      <a:avLst/>
                    </a:prstGeom>
                  </pic:spPr>
                </pic:pic>
              </a:graphicData>
            </a:graphic>
          </wp:inline>
        </w:drawing>
      </w:r>
    </w:p>
    <w:p w14:paraId="2B05FA8D" w14:textId="280D8770" w:rsidR="00FA1922" w:rsidRPr="00330EF4" w:rsidRDefault="00FA1922" w:rsidP="00FA1922">
      <w:pPr>
        <w:pStyle w:val="Caption"/>
        <w:jc w:val="center"/>
        <w:rPr>
          <w:rFonts w:cs="CMU Bright"/>
          <w:color w:val="auto"/>
        </w:rPr>
      </w:pPr>
      <w:bookmarkStart w:id="223" w:name="_Ref529094275"/>
      <w:bookmarkStart w:id="224" w:name="_Toc529180011"/>
      <w:bookmarkStart w:id="225" w:name="_Toc530914388"/>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29</w:t>
      </w:r>
      <w:r w:rsidRPr="00330EF4">
        <w:rPr>
          <w:rFonts w:cs="CMU Bright"/>
          <w:color w:val="auto"/>
        </w:rPr>
        <w:fldChar w:fldCharType="end"/>
      </w:r>
      <w:bookmarkEnd w:id="223"/>
      <w:r w:rsidRPr="00330EF4">
        <w:rPr>
          <w:rFonts w:cs="CMU Bright"/>
          <w:color w:val="auto"/>
        </w:rPr>
        <w:t xml:space="preserve"> </w:t>
      </w:r>
      <w:commentRangeStart w:id="226"/>
      <w:r w:rsidRPr="00330EF4">
        <w:rPr>
          <w:rFonts w:cs="CMU Bright"/>
          <w:color w:val="auto"/>
        </w:rPr>
        <w:t>User 1 start and end points from each trajectory</w:t>
      </w:r>
      <w:bookmarkEnd w:id="224"/>
      <w:bookmarkEnd w:id="225"/>
      <w:commentRangeEnd w:id="226"/>
      <w:r w:rsidR="002F12B0">
        <w:rPr>
          <w:rStyle w:val="CommentReference"/>
          <w:i w:val="0"/>
          <w:iCs w:val="0"/>
          <w:color w:val="auto"/>
        </w:rPr>
        <w:commentReference w:id="226"/>
      </w:r>
    </w:p>
    <w:p w14:paraId="66FD71C4" w14:textId="6B55EEBF" w:rsidR="00272DE0" w:rsidRPr="00330EF4" w:rsidRDefault="00C3503E" w:rsidP="00DF7893">
      <w:pPr>
        <w:ind w:left="720"/>
        <w:rPr>
          <w:rFonts w:cs="CMU Bright"/>
        </w:rPr>
      </w:pPr>
      <w:r w:rsidRPr="00330EF4">
        <w:rPr>
          <w:rFonts w:cs="CMU Bright"/>
        </w:rPr>
        <w:lastRenderedPageBreak/>
        <w:t xml:space="preserve">The analysis </w:t>
      </w:r>
      <w:r w:rsidR="00E86E03" w:rsidRPr="00330EF4">
        <w:rPr>
          <w:rFonts w:cs="CMU Bright"/>
        </w:rPr>
        <w:t>of each user also shows some important patterns.</w:t>
      </w:r>
      <w:r w:rsidR="006456F8" w:rsidRPr="00330EF4">
        <w:rPr>
          <w:rFonts w:cs="CMU Bright"/>
        </w:rPr>
        <w:t xml:space="preserve"> For instance, the </w:t>
      </w:r>
      <w:r w:rsidR="00F73C52" w:rsidRPr="00330EF4">
        <w:rPr>
          <w:rFonts w:cs="CMU Bright"/>
        </w:rPr>
        <w:t>first</w:t>
      </w:r>
      <w:r w:rsidR="006456F8" w:rsidRPr="00330EF4">
        <w:rPr>
          <w:rFonts w:cs="CMU Bright"/>
        </w:rPr>
        <w:t xml:space="preserve"> </w:t>
      </w:r>
      <w:r w:rsidR="00F73C52" w:rsidRPr="00330EF4">
        <w:rPr>
          <w:rFonts w:cs="CMU Bright"/>
        </w:rPr>
        <w:t xml:space="preserve">and last </w:t>
      </w:r>
      <w:r w:rsidR="006456F8" w:rsidRPr="00330EF4">
        <w:rPr>
          <w:rFonts w:cs="CMU Bright"/>
        </w:rPr>
        <w:t xml:space="preserve">GPS </w:t>
      </w:r>
      <w:r w:rsidR="00F73C52" w:rsidRPr="00330EF4">
        <w:rPr>
          <w:rFonts w:cs="CMU Bright"/>
        </w:rPr>
        <w:t>coordinates</w:t>
      </w:r>
      <w:r w:rsidR="006456F8" w:rsidRPr="00330EF4">
        <w:rPr>
          <w:rFonts w:cs="CMU Bright"/>
        </w:rPr>
        <w:t xml:space="preserve"> of each trajectory </w:t>
      </w:r>
      <w:r w:rsidR="00CE531E" w:rsidRPr="00330EF4">
        <w:rPr>
          <w:rFonts w:cs="CMU Bright"/>
        </w:rPr>
        <w:t xml:space="preserve">for user 1 </w:t>
      </w:r>
      <w:r w:rsidR="00F73C52" w:rsidRPr="00330EF4">
        <w:rPr>
          <w:rFonts w:cs="CMU Bright"/>
        </w:rPr>
        <w:t>is depicted in the</w:t>
      </w:r>
      <w:r w:rsidR="00CE531E" w:rsidRPr="00330EF4">
        <w:rPr>
          <w:rFonts w:cs="CMU Bright"/>
        </w:rPr>
        <w:t xml:space="preserve"> </w:t>
      </w:r>
      <w:r w:rsidR="00CE531E" w:rsidRPr="00330EF4">
        <w:rPr>
          <w:rFonts w:cs="CMU Bright"/>
        </w:rPr>
        <w:fldChar w:fldCharType="begin"/>
      </w:r>
      <w:r w:rsidR="00CE531E" w:rsidRPr="00330EF4">
        <w:rPr>
          <w:rFonts w:cs="CMU Bright"/>
        </w:rPr>
        <w:instrText xml:space="preserve"> REF _Ref529094275 \h </w:instrText>
      </w:r>
      <w:r w:rsidR="00434170" w:rsidRPr="00330EF4">
        <w:rPr>
          <w:rFonts w:cs="CMU Bright"/>
        </w:rPr>
        <w:instrText xml:space="preserve"> \* MERGEFORMAT </w:instrText>
      </w:r>
      <w:r w:rsidR="00CE531E" w:rsidRPr="00330EF4">
        <w:rPr>
          <w:rFonts w:cs="CMU Bright"/>
        </w:rPr>
      </w:r>
      <w:r w:rsidR="00CE531E" w:rsidRPr="00330EF4">
        <w:rPr>
          <w:rFonts w:cs="CMU Bright"/>
        </w:rPr>
        <w:fldChar w:fldCharType="separate"/>
      </w:r>
      <w:r w:rsidR="009C4FE4" w:rsidRPr="00330EF4">
        <w:rPr>
          <w:rFonts w:cs="CMU Bright"/>
        </w:rPr>
        <w:t xml:space="preserve">Figure </w:t>
      </w:r>
      <w:r w:rsidR="009C4FE4">
        <w:rPr>
          <w:rFonts w:cs="CMU Bright"/>
          <w:noProof/>
        </w:rPr>
        <w:t>29</w:t>
      </w:r>
      <w:r w:rsidR="00CE531E" w:rsidRPr="00330EF4">
        <w:rPr>
          <w:rFonts w:cs="CMU Bright"/>
        </w:rPr>
        <w:fldChar w:fldCharType="end"/>
      </w:r>
      <w:r w:rsidR="00F73C52" w:rsidRPr="00330EF4">
        <w:rPr>
          <w:rFonts w:cs="CMU Bright"/>
        </w:rPr>
        <w:t xml:space="preserve">. The green dots indicating the start of each trajectory and the red dots indicting the end of each trajectory. This also shows a pattern indicating that the trajectory data was mostly recorded outdoor. For example, the trajectory was starting at home and ending at </w:t>
      </w:r>
      <w:r w:rsidR="00067516" w:rsidRPr="00330EF4">
        <w:rPr>
          <w:rFonts w:cs="CMU Bright"/>
        </w:rPr>
        <w:t>work and</w:t>
      </w:r>
      <w:r w:rsidR="007F677E" w:rsidRPr="00330EF4">
        <w:rPr>
          <w:rFonts w:cs="CMU Bright"/>
        </w:rPr>
        <w:t xml:space="preserve"> repeated in </w:t>
      </w:r>
      <w:r w:rsidR="00067516" w:rsidRPr="00330EF4">
        <w:rPr>
          <w:rFonts w:cs="CMU Bright"/>
        </w:rPr>
        <w:t>cycles</w:t>
      </w:r>
      <w:r w:rsidR="00F73C52" w:rsidRPr="00330EF4">
        <w:rPr>
          <w:rFonts w:cs="CMU Bright"/>
        </w:rPr>
        <w:t>.</w:t>
      </w:r>
      <w:r w:rsidR="00067516" w:rsidRPr="00330EF4">
        <w:rPr>
          <w:rFonts w:cs="CMU Bright"/>
        </w:rPr>
        <w:t xml:space="preserve"> This analysis motivated </w:t>
      </w:r>
      <w:r w:rsidR="00A736CE" w:rsidRPr="00330EF4">
        <w:rPr>
          <w:rFonts w:cs="CMU Bright"/>
        </w:rPr>
        <w:t xml:space="preserve">us </w:t>
      </w:r>
      <w:r w:rsidR="00067516" w:rsidRPr="00330EF4">
        <w:rPr>
          <w:rFonts w:cs="CMU Bright"/>
        </w:rPr>
        <w:t>adding the starting and the ending point of each trajectory</w:t>
      </w:r>
      <w:r w:rsidR="00971691" w:rsidRPr="00330EF4">
        <w:rPr>
          <w:rFonts w:cs="CMU Bright"/>
        </w:rPr>
        <w:t xml:space="preserve"> as stay-points</w:t>
      </w:r>
      <w:r w:rsidR="00067516" w:rsidRPr="00330EF4">
        <w:rPr>
          <w:rFonts w:cs="CMU Bright"/>
        </w:rPr>
        <w:t>.</w:t>
      </w:r>
      <w:r w:rsidR="00923432" w:rsidRPr="00330EF4">
        <w:rPr>
          <w:rFonts w:cs="CMU Bright"/>
        </w:rPr>
        <w:t xml:space="preserve"> </w:t>
      </w:r>
      <w:r w:rsidR="007B16DF" w:rsidRPr="00330EF4">
        <w:rPr>
          <w:rFonts w:cs="CMU Bright"/>
        </w:rPr>
        <w:t>Th</w:t>
      </w:r>
      <w:r w:rsidR="006F593E" w:rsidRPr="00330EF4">
        <w:rPr>
          <w:rFonts w:cs="CMU Bright"/>
        </w:rPr>
        <w:t xml:space="preserve">e </w:t>
      </w:r>
      <w:r w:rsidR="00AD4B8F" w:rsidRPr="00330EF4">
        <w:rPr>
          <w:rFonts w:cs="CMU Bright"/>
        </w:rPr>
        <w:t>approach</w:t>
      </w:r>
      <w:r w:rsidR="007B16DF" w:rsidRPr="00330EF4">
        <w:rPr>
          <w:rFonts w:cs="CMU Bright"/>
        </w:rPr>
        <w:t xml:space="preserve"> is explained further in the </w:t>
      </w:r>
      <w:r w:rsidR="006E5577" w:rsidRPr="00330EF4">
        <w:rPr>
          <w:rFonts w:cs="CMU Bright"/>
        </w:rPr>
        <w:t>chapters before.</w:t>
      </w:r>
    </w:p>
    <w:p w14:paraId="183F3B96" w14:textId="377751A2" w:rsidR="00BA4014" w:rsidRPr="00330EF4" w:rsidRDefault="00BA4014" w:rsidP="00BA4014">
      <w:pPr>
        <w:pStyle w:val="Heading2"/>
        <w:spacing w:after="240"/>
        <w:ind w:firstLine="720"/>
        <w:rPr>
          <w:rFonts w:ascii="CMU Bright" w:hAnsi="CMU Bright" w:cs="CMU Bright"/>
          <w:color w:val="auto"/>
        </w:rPr>
      </w:pPr>
      <w:bookmarkStart w:id="227" w:name="_Toc530914346"/>
      <w:r w:rsidRPr="00330EF4">
        <w:rPr>
          <w:rFonts w:ascii="CMU Bright" w:hAnsi="CMU Bright" w:cs="CMU Bright"/>
          <w:color w:val="auto"/>
        </w:rPr>
        <w:t>6.2 Evaluation and Results</w:t>
      </w:r>
      <w:bookmarkEnd w:id="227"/>
    </w:p>
    <w:p w14:paraId="77838299" w14:textId="03267DDB" w:rsidR="00494651" w:rsidRPr="00330EF4" w:rsidRDefault="00494651" w:rsidP="00494651">
      <w:pPr>
        <w:rPr>
          <w:rFonts w:cs="CMU Bright"/>
        </w:rPr>
      </w:pPr>
      <w:r w:rsidRPr="00330EF4">
        <w:rPr>
          <w:rFonts w:cs="CMU Bright"/>
        </w:rPr>
        <w:tab/>
        <w:t xml:space="preserve">In this </w:t>
      </w:r>
      <w:r w:rsidR="00417108" w:rsidRPr="00330EF4">
        <w:rPr>
          <w:rFonts w:cs="CMU Bright"/>
        </w:rPr>
        <w:t>section, we detail evaluate each individual component of the algorithm.</w:t>
      </w:r>
    </w:p>
    <w:p w14:paraId="4CDDB073" w14:textId="77777777" w:rsidR="00BA4014" w:rsidRPr="00330EF4" w:rsidRDefault="00BA4014" w:rsidP="00494651">
      <w:pPr>
        <w:pStyle w:val="Heading3"/>
        <w:spacing w:after="240"/>
        <w:rPr>
          <w:rFonts w:ascii="CMU Bright" w:hAnsi="CMU Bright" w:cs="CMU Bright"/>
          <w:color w:val="000000" w:themeColor="text1"/>
        </w:rPr>
      </w:pPr>
      <w:r w:rsidRPr="00330EF4">
        <w:rPr>
          <w:rFonts w:ascii="CMU Bright" w:hAnsi="CMU Bright" w:cs="CMU Bright"/>
        </w:rPr>
        <w:tab/>
      </w:r>
      <w:bookmarkStart w:id="228" w:name="_Toc530914347"/>
      <w:r w:rsidRPr="00330EF4">
        <w:rPr>
          <w:rFonts w:ascii="CMU Bright" w:hAnsi="CMU Bright" w:cs="CMU Bright"/>
          <w:color w:val="000000" w:themeColor="text1"/>
        </w:rPr>
        <w:t>6.2.1 Stay-points Evaluation</w:t>
      </w:r>
      <w:bookmarkEnd w:id="228"/>
    </w:p>
    <w:p w14:paraId="4A5D6828" w14:textId="5EA77D95" w:rsidR="00651DEB" w:rsidRPr="00330EF4" w:rsidRDefault="00BA4014" w:rsidP="00494651">
      <w:pPr>
        <w:spacing w:after="240"/>
        <w:ind w:left="720"/>
        <w:rPr>
          <w:rFonts w:cs="CMU Bright"/>
        </w:rPr>
      </w:pPr>
      <w:r w:rsidRPr="00330EF4">
        <w:rPr>
          <w:rFonts w:cs="CMU Bright"/>
        </w:rPr>
        <w:t xml:space="preserve">The algorithm is applied to Geolife dataset. The user files are read in an online manner to simulate the GPS location points received on a mobile device. </w:t>
      </w:r>
      <w:r w:rsidR="00651DEB" w:rsidRPr="00330EF4">
        <w:rPr>
          <w:rFonts w:cs="CMU Bright"/>
        </w:rPr>
        <w:t>The stay-points</w:t>
      </w:r>
      <w:r w:rsidR="008730D4" w:rsidRPr="00330EF4">
        <w:rPr>
          <w:rFonts w:cs="CMU Bright"/>
        </w:rPr>
        <w:t xml:space="preserve"> distance and time threshold values are important to be appropriate. If the distance threshold is very large, a lot of insignificant locations will be part of stay-point cluster and if the time threshold is very small, the short duration stays will also be regarded as stay-points. The </w:t>
      </w:r>
      <w:r w:rsidR="008730D4" w:rsidRPr="00330EF4">
        <w:rPr>
          <w:rFonts w:cs="CMU Bright"/>
        </w:rPr>
        <w:fldChar w:fldCharType="begin"/>
      </w:r>
      <w:r w:rsidR="008730D4" w:rsidRPr="00330EF4">
        <w:rPr>
          <w:rFonts w:cs="CMU Bright"/>
        </w:rPr>
        <w:instrText xml:space="preserve"> REF _Ref530411385 \h </w:instrText>
      </w:r>
      <w:r w:rsidR="00330EF4">
        <w:rPr>
          <w:rFonts w:cs="CMU Bright"/>
        </w:rPr>
        <w:instrText xml:space="preserve"> \* MERGEFORMAT </w:instrText>
      </w:r>
      <w:r w:rsidR="008730D4" w:rsidRPr="00330EF4">
        <w:rPr>
          <w:rFonts w:cs="CMU Bright"/>
        </w:rPr>
      </w:r>
      <w:r w:rsidR="008730D4"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30</w:t>
      </w:r>
      <w:r w:rsidR="008730D4" w:rsidRPr="00330EF4">
        <w:rPr>
          <w:rFonts w:cs="CMU Bright"/>
        </w:rPr>
        <w:fldChar w:fldCharType="end"/>
      </w:r>
      <w:r w:rsidR="008730D4" w:rsidRPr="00330EF4">
        <w:rPr>
          <w:rFonts w:cs="CMU Bright"/>
        </w:rPr>
        <w:t xml:space="preserve"> shows the stay-point count on a user trajectory trace for varying the distance and time threshold values in range 50m-350m and 10min-30min respectively. It is evident from the figure that the number of stay-points are very high with small time threshold and reduces as the time threshold increases. The time threshold value at both the extremes results either in very less stay-points or </w:t>
      </w:r>
      <w:r w:rsidR="008C1A50" w:rsidRPr="00330EF4">
        <w:rPr>
          <w:rFonts w:cs="CMU Bright"/>
        </w:rPr>
        <w:t xml:space="preserve">many </w:t>
      </w:r>
      <w:r w:rsidR="008730D4" w:rsidRPr="00330EF4">
        <w:rPr>
          <w:rFonts w:cs="CMU Bright"/>
        </w:rPr>
        <w:t>stay-points</w:t>
      </w:r>
      <w:r w:rsidR="008C1A50" w:rsidRPr="00330EF4">
        <w:rPr>
          <w:rFonts w:cs="CMU Bright"/>
        </w:rPr>
        <w:t>, hence we select a value from the middle</w:t>
      </w:r>
      <w:r w:rsidR="008730D4" w:rsidRPr="00330EF4">
        <w:rPr>
          <w:rFonts w:cs="CMU Bright"/>
        </w:rPr>
        <w:t>.</w:t>
      </w:r>
      <w:r w:rsidR="00DF1808" w:rsidRPr="00330EF4">
        <w:rPr>
          <w:rFonts w:cs="CMU Bright"/>
        </w:rPr>
        <w:t xml:space="preserve"> Performing</w:t>
      </w:r>
      <w:r w:rsidR="008730D4" w:rsidRPr="00330EF4">
        <w:rPr>
          <w:rFonts w:cs="CMU Bright"/>
        </w:rPr>
        <w:t xml:space="preserve"> several tests analysis, we chose 200 meters and 20 minutes for distance and time threshold respectively.</w:t>
      </w:r>
      <w:r w:rsidR="00DF1808" w:rsidRPr="00330EF4">
        <w:rPr>
          <w:rFonts w:cs="CMU Bright"/>
        </w:rPr>
        <w:t xml:space="preserve"> This threshold values can vary with the type of data. </w:t>
      </w:r>
    </w:p>
    <w:p w14:paraId="6FC711A4" w14:textId="38F09095" w:rsidR="00BA4014" w:rsidRPr="00330EF4" w:rsidRDefault="00BA4014" w:rsidP="00494651">
      <w:pPr>
        <w:spacing w:after="240"/>
        <w:ind w:left="720"/>
        <w:rPr>
          <w:rFonts w:cs="CMU Bright"/>
        </w:rPr>
      </w:pPr>
      <w:r w:rsidRPr="00330EF4">
        <w:rPr>
          <w:rFonts w:cs="CMU Bright"/>
        </w:rPr>
        <w:t xml:space="preserve">The stay-points found for user 1 for November 2008 as shown in the </w:t>
      </w:r>
      <w:r w:rsidRPr="00330EF4">
        <w:rPr>
          <w:rFonts w:cs="CMU Bright"/>
        </w:rPr>
        <w:fldChar w:fldCharType="begin"/>
      </w:r>
      <w:r w:rsidRPr="00330EF4">
        <w:rPr>
          <w:rFonts w:cs="CMU Bright"/>
        </w:rPr>
        <w:instrText xml:space="preserve"> REF _Ref528330117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31</w:t>
      </w:r>
      <w:r w:rsidRPr="00330EF4">
        <w:rPr>
          <w:rFonts w:cs="CMU Bright"/>
        </w:rPr>
        <w:fldChar w:fldCharType="end"/>
      </w:r>
      <w:r w:rsidRPr="00330EF4">
        <w:rPr>
          <w:rFonts w:cs="CMU Bright"/>
        </w:rPr>
        <w:t>. The trajectory is shown with the green line and the red arrows indicate the stay-points. These stay-points represent the locations with semantic meaning behind it like “home”, “work”, “restaurant”. This clearly depicts that a lot of noise in the trajectory data is removed at this step and only the significant stays are extracted.</w:t>
      </w:r>
    </w:p>
    <w:p w14:paraId="0BD77C2D" w14:textId="398F8425" w:rsidR="00EA2D25" w:rsidRPr="00330EF4" w:rsidRDefault="00EA2D25" w:rsidP="00494651">
      <w:pPr>
        <w:spacing w:after="240"/>
        <w:ind w:left="720"/>
        <w:rPr>
          <w:rFonts w:cs="CMU Bright"/>
        </w:rPr>
      </w:pPr>
      <w:r w:rsidRPr="00330EF4">
        <w:rPr>
          <w:rFonts w:cs="CMU Bright"/>
        </w:rPr>
        <w:t xml:space="preserve">The stay-points algorithm </w:t>
      </w:r>
      <w:r w:rsidR="00B56B20" w:rsidRPr="00330EF4">
        <w:rPr>
          <w:rFonts w:cs="CMU Bright"/>
        </w:rPr>
        <w:t>considers the start and end trajectory points and smoothens the data between two stay-points</w:t>
      </w:r>
      <w:r w:rsidR="00DF5640" w:rsidRPr="00330EF4">
        <w:rPr>
          <w:rFonts w:cs="CMU Bright"/>
        </w:rPr>
        <w:t>,</w:t>
      </w:r>
      <w:r w:rsidR="00B56B20" w:rsidRPr="00330EF4">
        <w:rPr>
          <w:rFonts w:cs="CMU Bright"/>
        </w:rPr>
        <w:t xml:space="preserve"> based on the distance between and time elapsed. T</w:t>
      </w:r>
      <w:r w:rsidR="0033611F" w:rsidRPr="00330EF4">
        <w:rPr>
          <w:rFonts w:cs="CMU Bright"/>
        </w:rPr>
        <w:t xml:space="preserve">he result of this approach is compared against the stay-point extraction within the trajectory points. The results are shown in </w:t>
      </w:r>
      <w:r w:rsidR="0033611F" w:rsidRPr="00330EF4">
        <w:rPr>
          <w:rFonts w:cs="CMU Bright"/>
        </w:rPr>
        <w:fldChar w:fldCharType="begin"/>
      </w:r>
      <w:r w:rsidR="0033611F" w:rsidRPr="00330EF4">
        <w:rPr>
          <w:rFonts w:cs="CMU Bright"/>
        </w:rPr>
        <w:instrText xml:space="preserve"> REF _Ref530405555 \h </w:instrText>
      </w:r>
      <w:r w:rsidR="00330EF4">
        <w:rPr>
          <w:rFonts w:cs="CMU Bright"/>
        </w:rPr>
        <w:instrText xml:space="preserve"> \* MERGEFORMAT </w:instrText>
      </w:r>
      <w:r w:rsidR="0033611F" w:rsidRPr="00330EF4">
        <w:rPr>
          <w:rFonts w:cs="CMU Bright"/>
        </w:rPr>
      </w:r>
      <w:r w:rsidR="0033611F"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32</w:t>
      </w:r>
      <w:r w:rsidR="0033611F" w:rsidRPr="00330EF4">
        <w:rPr>
          <w:rFonts w:cs="CMU Bright"/>
        </w:rPr>
        <w:fldChar w:fldCharType="end"/>
      </w:r>
      <w:r w:rsidR="0033611F" w:rsidRPr="00330EF4">
        <w:rPr>
          <w:rFonts w:cs="CMU Bright"/>
        </w:rPr>
        <w:t xml:space="preserve">. The data used is from Geolife dataset for user 1 for the first few days in November. The x-axis shows the time-slots and the y-axis shows the days. The top of the </w:t>
      </w:r>
      <w:r w:rsidR="0033611F" w:rsidRPr="00330EF4">
        <w:rPr>
          <w:rFonts w:cs="CMU Bright"/>
        </w:rPr>
        <w:fldChar w:fldCharType="begin"/>
      </w:r>
      <w:r w:rsidR="0033611F" w:rsidRPr="00330EF4">
        <w:rPr>
          <w:rFonts w:cs="CMU Bright"/>
        </w:rPr>
        <w:instrText xml:space="preserve"> REF _Ref530405555 \h </w:instrText>
      </w:r>
      <w:r w:rsidR="00330EF4">
        <w:rPr>
          <w:rFonts w:cs="CMU Bright"/>
        </w:rPr>
        <w:instrText xml:space="preserve"> \* MERGEFORMAT </w:instrText>
      </w:r>
      <w:r w:rsidR="0033611F" w:rsidRPr="00330EF4">
        <w:rPr>
          <w:rFonts w:cs="CMU Bright"/>
        </w:rPr>
      </w:r>
      <w:r w:rsidR="0033611F"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32</w:t>
      </w:r>
      <w:r w:rsidR="0033611F" w:rsidRPr="00330EF4">
        <w:rPr>
          <w:rFonts w:cs="CMU Bright"/>
        </w:rPr>
        <w:fldChar w:fldCharType="end"/>
      </w:r>
      <w:r w:rsidR="0033611F" w:rsidRPr="00330EF4">
        <w:rPr>
          <w:rFonts w:cs="CMU Bright"/>
        </w:rPr>
        <w:t xml:space="preserve"> shows the black marked rectangles which represents the raw trajectory data. The figure indicates that a lot of time-slots are missing data, especially the data after hour 23 till </w:t>
      </w:r>
      <w:r w:rsidR="00E3357D" w:rsidRPr="00330EF4">
        <w:rPr>
          <w:rFonts w:cs="CMU Bright"/>
        </w:rPr>
        <w:t xml:space="preserve">hour </w:t>
      </w:r>
      <w:r w:rsidR="0033611F" w:rsidRPr="00330EF4">
        <w:rPr>
          <w:rFonts w:cs="CMU Bright"/>
        </w:rPr>
        <w:t>7 in the morning. The middle portion of the figure indicates the stay-points found only within the trajectory points. The time-slotted data here does not represent any regular pattern</w:t>
      </w:r>
      <w:r w:rsidR="008321CE" w:rsidRPr="00330EF4">
        <w:rPr>
          <w:rFonts w:cs="CMU Bright"/>
        </w:rPr>
        <w:t xml:space="preserve"> and misses the important locations</w:t>
      </w:r>
      <w:r w:rsidR="0033611F" w:rsidRPr="00330EF4">
        <w:rPr>
          <w:rFonts w:cs="CMU Bright"/>
        </w:rPr>
        <w:t xml:space="preserve">. The bottom of the figure depicts the stay-points found using our approach. The pattern </w:t>
      </w:r>
      <w:r w:rsidR="00F65F47" w:rsidRPr="00330EF4">
        <w:rPr>
          <w:rFonts w:cs="CMU Bright"/>
        </w:rPr>
        <w:t>“</w:t>
      </w:r>
      <w:r w:rsidR="0033611F" w:rsidRPr="00330EF4">
        <w:rPr>
          <w:rFonts w:cs="CMU Bright"/>
        </w:rPr>
        <w:t>home-work-home</w:t>
      </w:r>
      <w:r w:rsidR="00F65F47" w:rsidRPr="00330EF4">
        <w:rPr>
          <w:rFonts w:cs="CMU Bright"/>
        </w:rPr>
        <w:t>”</w:t>
      </w:r>
      <w:r w:rsidR="0033611F" w:rsidRPr="00330EF4">
        <w:rPr>
          <w:rFonts w:cs="CMU Bright"/>
        </w:rPr>
        <w:t xml:space="preserve"> is now very evident. Hence, this approach </w:t>
      </w:r>
      <w:r w:rsidR="009A5860" w:rsidRPr="00330EF4">
        <w:rPr>
          <w:rFonts w:cs="CMU Bright"/>
        </w:rPr>
        <w:t>does</w:t>
      </w:r>
      <w:r w:rsidR="0033611F" w:rsidRPr="00330EF4">
        <w:rPr>
          <w:rFonts w:cs="CMU Bright"/>
        </w:rPr>
        <w:t xml:space="preserve"> not miss the most important states like “home” </w:t>
      </w:r>
      <w:r w:rsidR="00AD34F1" w:rsidRPr="00330EF4">
        <w:rPr>
          <w:rFonts w:cs="CMU Bright"/>
        </w:rPr>
        <w:t>and</w:t>
      </w:r>
      <w:r w:rsidR="0033611F" w:rsidRPr="00330EF4">
        <w:rPr>
          <w:rFonts w:cs="CMU Bright"/>
        </w:rPr>
        <w:t xml:space="preserve"> “work”.</w:t>
      </w:r>
    </w:p>
    <w:p w14:paraId="5A5298AA" w14:textId="77777777" w:rsidR="009A48B8" w:rsidRPr="00330EF4" w:rsidRDefault="009A48B8" w:rsidP="00E356AB">
      <w:pPr>
        <w:ind w:left="720"/>
        <w:rPr>
          <w:rFonts w:cs="CMU Bright"/>
        </w:rPr>
      </w:pPr>
      <w:r w:rsidRPr="00330EF4">
        <w:rPr>
          <w:rFonts w:cs="CMU Bright"/>
          <w:noProof/>
        </w:rPr>
        <w:lastRenderedPageBreak/>
        <w:drawing>
          <wp:inline distT="0" distB="0" distL="0" distR="0" wp14:anchorId="76D7AE37" wp14:editId="4B436772">
            <wp:extent cx="5043055" cy="4831274"/>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1781" cy="4849214"/>
                    </a:xfrm>
                    <a:prstGeom prst="rect">
                      <a:avLst/>
                    </a:prstGeom>
                  </pic:spPr>
                </pic:pic>
              </a:graphicData>
            </a:graphic>
          </wp:inline>
        </w:drawing>
      </w:r>
    </w:p>
    <w:p w14:paraId="651B1071" w14:textId="020F2687" w:rsidR="009A48B8" w:rsidRPr="00330EF4" w:rsidRDefault="009A48B8" w:rsidP="00B64D5E">
      <w:pPr>
        <w:pStyle w:val="Caption"/>
        <w:jc w:val="center"/>
        <w:rPr>
          <w:rFonts w:cs="CMU Bright"/>
          <w:color w:val="000000" w:themeColor="text1"/>
        </w:rPr>
      </w:pPr>
      <w:bookmarkStart w:id="229" w:name="_Ref530411385"/>
      <w:bookmarkStart w:id="230" w:name="_Toc530914389"/>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30</w:t>
      </w:r>
      <w:r w:rsidRPr="00330EF4">
        <w:rPr>
          <w:rFonts w:cs="CMU Bright"/>
          <w:color w:val="000000" w:themeColor="text1"/>
        </w:rPr>
        <w:fldChar w:fldCharType="end"/>
      </w:r>
      <w:bookmarkEnd w:id="229"/>
      <w:r w:rsidRPr="00330EF4">
        <w:rPr>
          <w:rFonts w:cs="CMU Bright"/>
          <w:color w:val="000000" w:themeColor="text1"/>
        </w:rPr>
        <w:t xml:space="preserve"> Stay-points count for different time and distance thresholds</w:t>
      </w:r>
      <w:bookmarkEnd w:id="230"/>
    </w:p>
    <w:p w14:paraId="439C87B6" w14:textId="77777777" w:rsidR="00FA1922" w:rsidRPr="00330EF4" w:rsidRDefault="00FA1922" w:rsidP="00FA1922">
      <w:pPr>
        <w:pStyle w:val="Heading3"/>
        <w:spacing w:after="240"/>
        <w:ind w:firstLine="720"/>
        <w:rPr>
          <w:rFonts w:ascii="CMU Bright" w:hAnsi="CMU Bright" w:cs="CMU Bright"/>
          <w:color w:val="000000" w:themeColor="text1"/>
        </w:rPr>
      </w:pPr>
      <w:bookmarkStart w:id="231" w:name="_Toc530914348"/>
      <w:r w:rsidRPr="00330EF4">
        <w:rPr>
          <w:rFonts w:ascii="CMU Bright" w:hAnsi="CMU Bright" w:cs="CMU Bright"/>
          <w:color w:val="000000" w:themeColor="text1"/>
        </w:rPr>
        <w:t>6.2.2 Time-slotted States</w:t>
      </w:r>
      <w:bookmarkEnd w:id="231"/>
    </w:p>
    <w:p w14:paraId="670F1932" w14:textId="77777777" w:rsidR="00FA1922" w:rsidRPr="00330EF4" w:rsidRDefault="00FA1922" w:rsidP="00FA1922">
      <w:pPr>
        <w:spacing w:after="240"/>
        <w:ind w:left="720"/>
        <w:rPr>
          <w:rFonts w:cs="CMU Bright"/>
        </w:rPr>
      </w:pPr>
      <w:r w:rsidRPr="00330EF4">
        <w:rPr>
          <w:rFonts w:cs="CMU Bright"/>
        </w:rPr>
        <w:t xml:space="preserve">The hourly weights calculate the time-slotted data which is used as the base for markov chain model. </w:t>
      </w:r>
    </w:p>
    <w:p w14:paraId="38558358" w14:textId="64765AE2" w:rsidR="00FA1922" w:rsidRPr="00330EF4" w:rsidRDefault="00FA1922" w:rsidP="00FA1922">
      <w:pPr>
        <w:ind w:left="720"/>
        <w:rPr>
          <w:rFonts w:cs="CMU Bright"/>
        </w:rPr>
      </w:pPr>
      <w:r w:rsidRPr="00330EF4">
        <w:rPr>
          <w:rFonts w:cs="CMU Bright"/>
        </w:rPr>
        <w:t xml:space="preserve">The Geolife dataset date and time are represented in GMT, hence to have the correct visualization, the date and time must be adjusted to the local time in the trajectory data. The </w:t>
      </w:r>
      <w:r w:rsidRPr="00330EF4">
        <w:rPr>
          <w:rFonts w:cs="CMU Bright"/>
        </w:rPr>
        <w:fldChar w:fldCharType="begin"/>
      </w:r>
      <w:r w:rsidRPr="00330EF4">
        <w:rPr>
          <w:rFonts w:cs="CMU Bright"/>
        </w:rPr>
        <w:instrText xml:space="preserve"> REF _Ref528330342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33</w:t>
      </w:r>
      <w:r w:rsidRPr="00330EF4">
        <w:rPr>
          <w:rFonts w:cs="CMU Bright"/>
        </w:rPr>
        <w:fldChar w:fldCharType="end"/>
      </w:r>
      <w:r w:rsidRPr="00330EF4">
        <w:rPr>
          <w:rFonts w:cs="CMU Bright"/>
        </w:rPr>
        <w:t xml:space="preserve"> below depicts the hourly weighted state data for user 1 for November 2008. The x-axis represents each hour of the day from 0 to 24 and the y-axis represent the days. Each rectangle </w:t>
      </w:r>
      <w:r w:rsidR="0060289C" w:rsidRPr="00330EF4">
        <w:rPr>
          <w:rFonts w:cs="CMU Bright"/>
        </w:rPr>
        <w:t>represents</w:t>
      </w:r>
      <w:r w:rsidRPr="00330EF4">
        <w:rPr>
          <w:rFonts w:cs="CMU Bright"/>
        </w:rPr>
        <w:t xml:space="preserve"> a state where the width of the rectangle represents the weight of the state in the corresponding hour. For example, state 1 is the first state between 9 am and 10 am on day 0. The distribution of the states over the hours and days makes some hints about the semantic meaning behind the locations. For instance, state 3 is most likely user’s home location as on most days’ user is at this location from 9 pm till next day 7 am and state 6 is most likely user’s work location as on most days’ user is at this location from 8 am till 8 or 9 pm. There are many other locations like 13, 22, 2, 16 and so on which could represent the supermarket, shopping mall, fitness club and so on.  </w:t>
      </w:r>
    </w:p>
    <w:p w14:paraId="4BBD4439" w14:textId="4873D9BD" w:rsidR="00151E68" w:rsidRPr="00330EF4" w:rsidRDefault="00151E68" w:rsidP="009A48B8">
      <w:pPr>
        <w:rPr>
          <w:rFonts w:cs="CMU Bright"/>
          <w:color w:val="000000" w:themeColor="text1"/>
        </w:rPr>
      </w:pPr>
      <w:r w:rsidRPr="00330EF4">
        <w:rPr>
          <w:rFonts w:cs="CMU Bright"/>
        </w:rPr>
        <w:tab/>
      </w:r>
    </w:p>
    <w:p w14:paraId="5EE28719" w14:textId="2AEAC25E" w:rsidR="00C52354" w:rsidRPr="00330EF4" w:rsidRDefault="00884691" w:rsidP="00F65ED5">
      <w:pPr>
        <w:keepNext/>
        <w:spacing w:after="0"/>
        <w:jc w:val="center"/>
        <w:rPr>
          <w:rFonts w:cs="CMU Bright"/>
        </w:rPr>
      </w:pPr>
      <w:r w:rsidRPr="00330EF4">
        <w:rPr>
          <w:rFonts w:cs="CMU Bright"/>
          <w:noProof/>
        </w:rPr>
        <w:lastRenderedPageBreak/>
        <w:drawing>
          <wp:inline distT="0" distB="0" distL="0" distR="0" wp14:anchorId="0B2F601A" wp14:editId="7F4FDD90">
            <wp:extent cx="5972810" cy="56070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5607050"/>
                    </a:xfrm>
                    <a:prstGeom prst="rect">
                      <a:avLst/>
                    </a:prstGeom>
                  </pic:spPr>
                </pic:pic>
              </a:graphicData>
            </a:graphic>
          </wp:inline>
        </w:drawing>
      </w:r>
    </w:p>
    <w:p w14:paraId="64B512B7" w14:textId="0C7DFB93" w:rsidR="00C52354" w:rsidRPr="00330EF4" w:rsidRDefault="00C52354" w:rsidP="00D30208">
      <w:pPr>
        <w:pStyle w:val="Caption"/>
        <w:spacing w:after="0"/>
        <w:jc w:val="center"/>
        <w:rPr>
          <w:rFonts w:cs="CMU Bright"/>
          <w:color w:val="auto"/>
        </w:rPr>
      </w:pPr>
      <w:bookmarkStart w:id="232" w:name="_Ref528330117"/>
      <w:bookmarkStart w:id="233" w:name="_Toc529179988"/>
      <w:bookmarkStart w:id="234" w:name="_Toc530914390"/>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31</w:t>
      </w:r>
      <w:r w:rsidRPr="00330EF4">
        <w:rPr>
          <w:rFonts w:cs="CMU Bright"/>
          <w:color w:val="auto"/>
        </w:rPr>
        <w:fldChar w:fldCharType="end"/>
      </w:r>
      <w:bookmarkEnd w:id="232"/>
      <w:r w:rsidRPr="00330EF4">
        <w:rPr>
          <w:rFonts w:cs="CMU Bright"/>
          <w:color w:val="auto"/>
        </w:rPr>
        <w:t xml:space="preserve"> User 1 raw trajectory data vs stay-points extracted</w:t>
      </w:r>
      <w:bookmarkEnd w:id="233"/>
      <w:bookmarkEnd w:id="234"/>
    </w:p>
    <w:p w14:paraId="323ED860" w14:textId="2FFFA6B4" w:rsidR="00884691" w:rsidRPr="00330EF4" w:rsidRDefault="00884691" w:rsidP="00884691">
      <w:pPr>
        <w:rPr>
          <w:rFonts w:cs="CMU Bright"/>
        </w:rPr>
      </w:pPr>
    </w:p>
    <w:p w14:paraId="7DAB1A55" w14:textId="77777777" w:rsidR="00884691" w:rsidRPr="00330EF4" w:rsidRDefault="00884691" w:rsidP="00884691">
      <w:pPr>
        <w:rPr>
          <w:rFonts w:cs="CMU Bright"/>
        </w:rPr>
      </w:pPr>
    </w:p>
    <w:p w14:paraId="658E3988" w14:textId="281E3201" w:rsidR="00884691" w:rsidRPr="00330EF4" w:rsidRDefault="00884691" w:rsidP="00884691">
      <w:pPr>
        <w:rPr>
          <w:rFonts w:cs="CMU Bright"/>
        </w:rPr>
      </w:pPr>
      <w:r w:rsidRPr="00330EF4">
        <w:rPr>
          <w:rFonts w:cs="CMU Bright"/>
          <w:noProof/>
        </w:rPr>
        <w:lastRenderedPageBreak/>
        <w:drawing>
          <wp:inline distT="0" distB="0" distL="0" distR="0" wp14:anchorId="74C363D5" wp14:editId="685D9987">
            <wp:extent cx="5972810" cy="222631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2226310"/>
                    </a:xfrm>
                    <a:prstGeom prst="rect">
                      <a:avLst/>
                    </a:prstGeom>
                  </pic:spPr>
                </pic:pic>
              </a:graphicData>
            </a:graphic>
          </wp:inline>
        </w:drawing>
      </w:r>
    </w:p>
    <w:p w14:paraId="29712569" w14:textId="44811124" w:rsidR="00884691" w:rsidRPr="00330EF4" w:rsidRDefault="00884691" w:rsidP="00884691">
      <w:pPr>
        <w:rPr>
          <w:rFonts w:cs="CMU Bright"/>
        </w:rPr>
      </w:pPr>
      <w:r w:rsidRPr="00330EF4">
        <w:rPr>
          <w:rFonts w:cs="CMU Bright"/>
          <w:noProof/>
        </w:rPr>
        <w:drawing>
          <wp:inline distT="0" distB="0" distL="0" distR="0" wp14:anchorId="267B7283" wp14:editId="59C88FF0">
            <wp:extent cx="5972810" cy="2204720"/>
            <wp:effectExtent l="0" t="0" r="889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2204720"/>
                    </a:xfrm>
                    <a:prstGeom prst="rect">
                      <a:avLst/>
                    </a:prstGeom>
                  </pic:spPr>
                </pic:pic>
              </a:graphicData>
            </a:graphic>
          </wp:inline>
        </w:drawing>
      </w:r>
    </w:p>
    <w:p w14:paraId="43B9F2B3" w14:textId="7E46BDA7" w:rsidR="00D30208" w:rsidRPr="00330EF4" w:rsidRDefault="00884691" w:rsidP="00D30208">
      <w:pPr>
        <w:rPr>
          <w:rFonts w:cs="CMU Bright"/>
          <w:lang w:val="de-DE"/>
        </w:rPr>
      </w:pPr>
      <w:r w:rsidRPr="00330EF4">
        <w:rPr>
          <w:rFonts w:cs="CMU Bright"/>
          <w:noProof/>
        </w:rPr>
        <w:drawing>
          <wp:inline distT="0" distB="0" distL="0" distR="0" wp14:anchorId="6165B888" wp14:editId="7F36271A">
            <wp:extent cx="5972810" cy="218122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2181225"/>
                    </a:xfrm>
                    <a:prstGeom prst="rect">
                      <a:avLst/>
                    </a:prstGeom>
                  </pic:spPr>
                </pic:pic>
              </a:graphicData>
            </a:graphic>
          </wp:inline>
        </w:drawing>
      </w:r>
    </w:p>
    <w:p w14:paraId="7AE6BD34" w14:textId="2FA63AEC" w:rsidR="00884691" w:rsidRPr="00330EF4" w:rsidRDefault="00884691" w:rsidP="00884691">
      <w:pPr>
        <w:pStyle w:val="Caption"/>
        <w:jc w:val="center"/>
        <w:rPr>
          <w:rFonts w:cs="CMU Bright"/>
          <w:color w:val="000000" w:themeColor="text1"/>
        </w:rPr>
      </w:pPr>
      <w:bookmarkStart w:id="235" w:name="_Ref530405555"/>
      <w:bookmarkStart w:id="236" w:name="_Toc530914391"/>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32</w:t>
      </w:r>
      <w:r w:rsidRPr="00330EF4">
        <w:rPr>
          <w:rFonts w:cs="CMU Bright"/>
          <w:color w:val="000000" w:themeColor="text1"/>
        </w:rPr>
        <w:fldChar w:fldCharType="end"/>
      </w:r>
      <w:bookmarkEnd w:id="235"/>
      <w:r w:rsidRPr="00330EF4">
        <w:rPr>
          <w:rFonts w:cs="CMU Bright"/>
          <w:color w:val="000000" w:themeColor="text1"/>
        </w:rPr>
        <w:t xml:space="preserve"> User 1 eight </w:t>
      </w:r>
      <w:r w:rsidR="00AF43B9" w:rsidRPr="00330EF4">
        <w:rPr>
          <w:rFonts w:cs="CMU Bright"/>
          <w:color w:val="000000" w:themeColor="text1"/>
        </w:rPr>
        <w:t>days’ time</w:t>
      </w:r>
      <w:r w:rsidR="000140FA" w:rsidRPr="00330EF4">
        <w:rPr>
          <w:rFonts w:cs="CMU Bright"/>
          <w:color w:val="000000" w:themeColor="text1"/>
        </w:rPr>
        <w:t>-slotted</w:t>
      </w:r>
      <w:r w:rsidR="00612D31" w:rsidRPr="00330EF4">
        <w:rPr>
          <w:rFonts w:cs="CMU Bright"/>
          <w:color w:val="000000" w:themeColor="text1"/>
        </w:rPr>
        <w:t>;</w:t>
      </w:r>
      <w:r w:rsidRPr="00330EF4">
        <w:rPr>
          <w:rFonts w:cs="CMU Bright"/>
          <w:color w:val="000000" w:themeColor="text1"/>
        </w:rPr>
        <w:t xml:space="preserve"> </w:t>
      </w:r>
      <w:r w:rsidR="00AF43B9" w:rsidRPr="00330EF4">
        <w:rPr>
          <w:rFonts w:cs="CMU Bright"/>
          <w:color w:val="000000" w:themeColor="text1"/>
        </w:rPr>
        <w:t xml:space="preserve">1. </w:t>
      </w:r>
      <w:r w:rsidRPr="00330EF4">
        <w:rPr>
          <w:rFonts w:cs="CMU Bright"/>
          <w:color w:val="000000" w:themeColor="text1"/>
        </w:rPr>
        <w:t xml:space="preserve">Top: Raw Trajectory Data, </w:t>
      </w:r>
      <w:r w:rsidR="00AF43B9" w:rsidRPr="00330EF4">
        <w:rPr>
          <w:rFonts w:cs="CMU Bright"/>
          <w:color w:val="000000" w:themeColor="text1"/>
        </w:rPr>
        <w:t xml:space="preserve">2. </w:t>
      </w:r>
      <w:r w:rsidRPr="00330EF4">
        <w:rPr>
          <w:rFonts w:cs="CMU Bright"/>
          <w:color w:val="000000" w:themeColor="text1"/>
        </w:rPr>
        <w:t xml:space="preserve">Middle: Stay-points within Trajectories only, </w:t>
      </w:r>
      <w:r w:rsidR="00AF43B9" w:rsidRPr="00330EF4">
        <w:rPr>
          <w:rFonts w:cs="CMU Bright"/>
          <w:color w:val="000000" w:themeColor="text1"/>
        </w:rPr>
        <w:t xml:space="preserve">3. </w:t>
      </w:r>
      <w:r w:rsidRPr="00330EF4">
        <w:rPr>
          <w:rFonts w:cs="CMU Bright"/>
          <w:color w:val="000000" w:themeColor="text1"/>
        </w:rPr>
        <w:t>Bottom: Stay-points with our algorithm</w:t>
      </w:r>
      <w:bookmarkEnd w:id="236"/>
    </w:p>
    <w:p w14:paraId="3A0A4C40" w14:textId="6289F862" w:rsidR="00C52354" w:rsidRPr="00330EF4" w:rsidRDefault="00863066" w:rsidP="00A50D9B">
      <w:pPr>
        <w:keepNext/>
        <w:jc w:val="center"/>
        <w:rPr>
          <w:rFonts w:cs="CMU Bright"/>
        </w:rPr>
      </w:pPr>
      <w:r w:rsidRPr="00330EF4">
        <w:rPr>
          <w:rFonts w:cs="CMU Bright"/>
          <w:noProof/>
        </w:rPr>
        <w:lastRenderedPageBreak/>
        <w:drawing>
          <wp:inline distT="0" distB="0" distL="0" distR="0" wp14:anchorId="620ABCDD" wp14:editId="37663DFE">
            <wp:extent cx="5692905" cy="4509655"/>
            <wp:effectExtent l="0" t="0" r="317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7304" cy="4560669"/>
                    </a:xfrm>
                    <a:prstGeom prst="rect">
                      <a:avLst/>
                    </a:prstGeom>
                  </pic:spPr>
                </pic:pic>
              </a:graphicData>
            </a:graphic>
          </wp:inline>
        </w:drawing>
      </w:r>
    </w:p>
    <w:p w14:paraId="381C11BC" w14:textId="1EAE6F6E" w:rsidR="00C52354" w:rsidRPr="00330EF4" w:rsidRDefault="00C52354" w:rsidP="00C52354">
      <w:pPr>
        <w:pStyle w:val="Caption"/>
        <w:jc w:val="center"/>
        <w:rPr>
          <w:rFonts w:cs="CMU Bright"/>
        </w:rPr>
      </w:pPr>
      <w:bookmarkStart w:id="237" w:name="_Ref528330342"/>
      <w:bookmarkStart w:id="238" w:name="_Toc529179992"/>
      <w:bookmarkStart w:id="239" w:name="_Toc53091439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33</w:t>
      </w:r>
      <w:r w:rsidRPr="00330EF4">
        <w:rPr>
          <w:rFonts w:cs="CMU Bright"/>
          <w:color w:val="auto"/>
        </w:rPr>
        <w:fldChar w:fldCharType="end"/>
      </w:r>
      <w:bookmarkEnd w:id="237"/>
      <w:r w:rsidRPr="00330EF4">
        <w:rPr>
          <w:rFonts w:cs="CMU Bright"/>
          <w:color w:val="auto"/>
        </w:rPr>
        <w:t xml:space="preserve"> User 1 time-slotted data for the November 2008</w:t>
      </w:r>
      <w:bookmarkEnd w:id="238"/>
      <w:bookmarkEnd w:id="239"/>
    </w:p>
    <w:p w14:paraId="0F0BF5DA" w14:textId="44913243" w:rsidR="00C52354" w:rsidRPr="00330EF4" w:rsidRDefault="00C52354" w:rsidP="00C52354">
      <w:pPr>
        <w:pStyle w:val="Heading3"/>
        <w:spacing w:after="240"/>
        <w:ind w:firstLine="720"/>
        <w:rPr>
          <w:rFonts w:ascii="CMU Bright" w:hAnsi="CMU Bright" w:cs="CMU Bright"/>
          <w:color w:val="000000" w:themeColor="text1"/>
        </w:rPr>
      </w:pPr>
      <w:bookmarkStart w:id="240" w:name="_Toc530914349"/>
      <w:r w:rsidRPr="00330EF4">
        <w:rPr>
          <w:rFonts w:ascii="CMU Bright" w:hAnsi="CMU Bright" w:cs="CMU Bright"/>
          <w:color w:val="000000" w:themeColor="text1"/>
        </w:rPr>
        <w:t>6.2.3 Path Prediction Evaluation</w:t>
      </w:r>
      <w:bookmarkEnd w:id="240"/>
    </w:p>
    <w:p w14:paraId="2F829CBC" w14:textId="7E305DB4" w:rsidR="00C52354" w:rsidRPr="00330EF4" w:rsidRDefault="00C52354" w:rsidP="00C52354">
      <w:pPr>
        <w:spacing w:before="40" w:after="240"/>
        <w:ind w:left="720"/>
        <w:rPr>
          <w:rFonts w:cs="CMU Bright"/>
        </w:rPr>
      </w:pPr>
      <w:r w:rsidRPr="00330EF4">
        <w:rPr>
          <w:rFonts w:cs="CMU Bright"/>
        </w:rPr>
        <w:t xml:space="preserve">The algorithm takes the current hour, location and minimum threshold as input and uses the markov model to predict the several paths representing the several locations in consecutive time-slots with their confidence percentages. The </w:t>
      </w:r>
      <w:r w:rsidRPr="00330EF4">
        <w:rPr>
          <w:rFonts w:cs="CMU Bright"/>
        </w:rPr>
        <w:fldChar w:fldCharType="begin"/>
      </w:r>
      <w:r w:rsidRPr="00330EF4">
        <w:rPr>
          <w:rFonts w:cs="CMU Bright"/>
        </w:rPr>
        <w:instrText xml:space="preserve"> REF _Ref528531598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34</w:t>
      </w:r>
      <w:r w:rsidRPr="00330EF4">
        <w:rPr>
          <w:rFonts w:cs="CMU Bright"/>
        </w:rPr>
        <w:fldChar w:fldCharType="end"/>
      </w:r>
      <w:r w:rsidRPr="00330EF4">
        <w:rPr>
          <w:rFonts w:cs="CMU Bright"/>
        </w:rPr>
        <w:t xml:space="preserve"> shows the paths predicted for user 1 for a known state 3 at hour 7 with minimum confidence 0.1. The x-axis denotes the hour of the day and each path starts in a new line. There exist two paths. The circle with the number denotes the states predicted and the color of each circle is to indicate the confidence of the prediction. The first predicted state at hour 8 in path 1 is 6. Similarly, the first predicted states at hour 8 in path 2 is state 3. The states with darker color indicate a high confidence and the states with lighter color indicates the lower confidence. The confidence reduces as we go further away from the starting hour i.e. 7. The path continues until the confidence drops below the threshold confidence or the day has ended. There is an additional state shown after the drop of confidence below threshold. This additional state is shown to see the drop in the confidence of the next state after the minimum confidence.</w:t>
      </w:r>
    </w:p>
    <w:p w14:paraId="40C3B1C3" w14:textId="6312660D" w:rsidR="00C52354" w:rsidRPr="00330EF4" w:rsidRDefault="00D804C7" w:rsidP="00C52354">
      <w:pPr>
        <w:ind w:left="720"/>
        <w:rPr>
          <w:rFonts w:cs="CMU Bright"/>
        </w:rPr>
      </w:pPr>
      <w:r w:rsidRPr="00330EF4">
        <w:rPr>
          <w:rFonts w:cs="CMU Bright"/>
          <w:noProof/>
        </w:rPr>
        <w:lastRenderedPageBreak/>
        <w:drawing>
          <wp:inline distT="0" distB="0" distL="0" distR="0" wp14:anchorId="53E1DAC9" wp14:editId="2D1ACD6A">
            <wp:extent cx="5410200" cy="14281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9774" cy="1449193"/>
                    </a:xfrm>
                    <a:prstGeom prst="rect">
                      <a:avLst/>
                    </a:prstGeom>
                  </pic:spPr>
                </pic:pic>
              </a:graphicData>
            </a:graphic>
          </wp:inline>
        </w:drawing>
      </w:r>
    </w:p>
    <w:p w14:paraId="2E875B09" w14:textId="67D787A6" w:rsidR="00C52354" w:rsidRPr="00330EF4" w:rsidRDefault="00C52354" w:rsidP="00C52354">
      <w:pPr>
        <w:pStyle w:val="Caption"/>
        <w:jc w:val="center"/>
        <w:rPr>
          <w:rFonts w:cs="CMU Bright"/>
          <w:color w:val="auto"/>
        </w:rPr>
      </w:pPr>
      <w:bookmarkStart w:id="241" w:name="_Ref528531598"/>
      <w:bookmarkStart w:id="242" w:name="_Toc529179999"/>
      <w:bookmarkStart w:id="243" w:name="_Toc53091439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34</w:t>
      </w:r>
      <w:r w:rsidRPr="00330EF4">
        <w:rPr>
          <w:rFonts w:cs="CMU Bright"/>
          <w:color w:val="auto"/>
        </w:rPr>
        <w:fldChar w:fldCharType="end"/>
      </w:r>
      <w:bookmarkEnd w:id="241"/>
      <w:r w:rsidRPr="00330EF4">
        <w:rPr>
          <w:rFonts w:cs="CMU Bright"/>
          <w:color w:val="auto"/>
        </w:rPr>
        <w:t xml:space="preserve"> Path prediction for user 1</w:t>
      </w:r>
      <w:bookmarkEnd w:id="242"/>
      <w:bookmarkEnd w:id="243"/>
    </w:p>
    <w:p w14:paraId="19BC2FE7" w14:textId="0A2A9F3C" w:rsidR="00C52354" w:rsidRPr="00330EF4" w:rsidRDefault="00C52354" w:rsidP="00C52354">
      <w:pPr>
        <w:ind w:left="720"/>
        <w:rPr>
          <w:rFonts w:cs="CMU Bright"/>
        </w:rPr>
      </w:pPr>
      <w:r w:rsidRPr="00330EF4">
        <w:rPr>
          <w:rFonts w:cs="CMU Bright"/>
        </w:rPr>
        <w:t xml:space="preserve">The path prediction is done to aware the user about the different paths which are predictable based on his/her location data collected. The known location was only state 3 at hour 7, which is used to predict the paths for several hours. </w:t>
      </w:r>
    </w:p>
    <w:p w14:paraId="63867D45" w14:textId="27ED2EE2" w:rsidR="00C52354" w:rsidRPr="00330EF4" w:rsidRDefault="005216DF" w:rsidP="00A25214">
      <w:pPr>
        <w:pStyle w:val="Heading4"/>
        <w:spacing w:after="240"/>
        <w:rPr>
          <w:rFonts w:ascii="CMU Bright" w:hAnsi="CMU Bright" w:cs="CMU Bright"/>
          <w:i w:val="0"/>
        </w:rPr>
      </w:pPr>
      <w:r w:rsidRPr="00330EF4">
        <w:rPr>
          <w:rFonts w:ascii="CMU Bright" w:hAnsi="CMU Bright" w:cs="CMU Bright"/>
        </w:rPr>
        <w:tab/>
      </w:r>
      <w:bookmarkStart w:id="244" w:name="_Toc530914350"/>
      <w:r w:rsidRPr="00330EF4">
        <w:rPr>
          <w:rFonts w:ascii="CMU Bright" w:hAnsi="CMU Bright" w:cs="CMU Bright"/>
          <w:i w:val="0"/>
          <w:color w:val="000000" w:themeColor="text1"/>
        </w:rPr>
        <w:t>6.2.3.1 Survey for Memory-loss Factor</w:t>
      </w:r>
      <w:bookmarkEnd w:id="244"/>
    </w:p>
    <w:p w14:paraId="664EBF98" w14:textId="380EFAC4" w:rsidR="005216DF" w:rsidRPr="00330EF4" w:rsidRDefault="002D2B3A" w:rsidP="00A25214">
      <w:pPr>
        <w:spacing w:after="240"/>
        <w:ind w:left="720"/>
        <w:rPr>
          <w:rFonts w:cs="CMU Bright"/>
        </w:rPr>
      </w:pPr>
      <w:r w:rsidRPr="00330EF4">
        <w:rPr>
          <w:rFonts w:cs="CMU Bright"/>
        </w:rPr>
        <w:t xml:space="preserve">The predicted paths follow a very strict markov chain model. The model is counting </w:t>
      </w:r>
      <w:r w:rsidR="002963F7" w:rsidRPr="00330EF4">
        <w:rPr>
          <w:rFonts w:cs="CMU Bright"/>
        </w:rPr>
        <w:t>each</w:t>
      </w:r>
      <w:r w:rsidRPr="00330EF4">
        <w:rPr>
          <w:rFonts w:cs="CMU Bright"/>
        </w:rPr>
        <w:t xml:space="preserve"> </w:t>
      </w:r>
      <w:r w:rsidR="00B615E6" w:rsidRPr="00330EF4">
        <w:rPr>
          <w:rFonts w:cs="CMU Bright"/>
        </w:rPr>
        <w:t>transition</w:t>
      </w:r>
      <w:r w:rsidRPr="00330EF4">
        <w:rPr>
          <w:rFonts w:cs="CMU Bright"/>
        </w:rPr>
        <w:t>.</w:t>
      </w:r>
      <w:r w:rsidR="0040147E" w:rsidRPr="00330EF4">
        <w:rPr>
          <w:rFonts w:cs="CMU Bright"/>
        </w:rPr>
        <w:t xml:space="preserve"> The application users would not expect such strict behavior and tend to forget many previous visits</w:t>
      </w:r>
      <w:r w:rsidR="002963F7" w:rsidRPr="00330EF4">
        <w:rPr>
          <w:rFonts w:cs="CMU Bright"/>
        </w:rPr>
        <w:t xml:space="preserve">. </w:t>
      </w:r>
      <w:r w:rsidR="005216DF" w:rsidRPr="00330EF4">
        <w:rPr>
          <w:rFonts w:cs="CMU Bright"/>
        </w:rPr>
        <w:t xml:space="preserve">As </w:t>
      </w:r>
      <w:r w:rsidR="00C86BEE" w:rsidRPr="00330EF4">
        <w:rPr>
          <w:rFonts w:cs="CMU Bright"/>
        </w:rPr>
        <w:t>proposed</w:t>
      </w:r>
      <w:r w:rsidR="005216DF" w:rsidRPr="00330EF4">
        <w:rPr>
          <w:rFonts w:cs="CMU Bright"/>
        </w:rPr>
        <w:t xml:space="preserve"> in the earlier chapters</w:t>
      </w:r>
      <w:r w:rsidR="00016C9D" w:rsidRPr="00330EF4">
        <w:rPr>
          <w:rFonts w:cs="CMU Bright"/>
        </w:rPr>
        <w:t xml:space="preserve">, we can apply this behavior to our model using </w:t>
      </w:r>
      <w:r w:rsidR="005216DF" w:rsidRPr="00330EF4">
        <w:rPr>
          <w:rFonts w:cs="CMU Bright"/>
        </w:rPr>
        <w:t>a memory-loss facto</w:t>
      </w:r>
      <w:r w:rsidR="00016C9D" w:rsidRPr="00330EF4">
        <w:rPr>
          <w:rFonts w:cs="CMU Bright"/>
        </w:rPr>
        <w:t>r</w:t>
      </w:r>
      <w:r w:rsidR="005216DF" w:rsidRPr="00330EF4">
        <w:rPr>
          <w:rFonts w:cs="CMU Bright"/>
        </w:rPr>
        <w:t xml:space="preserve">. The memory-loss factor can be calculated using the feedback from the users directly. </w:t>
      </w:r>
    </w:p>
    <w:p w14:paraId="63FA7D06" w14:textId="4F556F67" w:rsidR="005216DF" w:rsidRPr="00330EF4" w:rsidRDefault="005216DF" w:rsidP="005216DF">
      <w:pPr>
        <w:spacing w:after="240"/>
        <w:ind w:left="720"/>
        <w:rPr>
          <w:rFonts w:cs="CMU Bright"/>
        </w:rPr>
      </w:pPr>
      <w:r w:rsidRPr="00330EF4">
        <w:rPr>
          <w:rFonts w:cs="CMU Bright"/>
        </w:rPr>
        <w:t xml:space="preserve">Consider the example of user 1 data for November 2011 for first few days as depicted in </w:t>
      </w:r>
      <w:r w:rsidRPr="00330EF4">
        <w:rPr>
          <w:rFonts w:cs="CMU Bright"/>
        </w:rPr>
        <w:fldChar w:fldCharType="begin"/>
      </w:r>
      <w:r w:rsidRPr="00330EF4">
        <w:rPr>
          <w:rFonts w:cs="CMU Bright"/>
        </w:rPr>
        <w:instrText xml:space="preserve"> REF _Ref528668867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35</w:t>
      </w:r>
      <w:r w:rsidRPr="00330EF4">
        <w:rPr>
          <w:rFonts w:cs="CMU Bright"/>
        </w:rPr>
        <w:fldChar w:fldCharType="end"/>
      </w:r>
      <w:r w:rsidRPr="00330EF4">
        <w:rPr>
          <w:rFonts w:cs="CMU Bright"/>
        </w:rPr>
        <w:t>. The x-axis denotes the hour of the day and the y-axis denotes the days. During the evening the user has been visiting many new places. The transition from hour 18 and 19</w:t>
      </w:r>
      <w:r w:rsidR="00BE5E45" w:rsidRPr="00330EF4">
        <w:rPr>
          <w:rFonts w:cs="CMU Bright"/>
        </w:rPr>
        <w:t>,</w:t>
      </w:r>
      <w:r w:rsidRPr="00330EF4">
        <w:rPr>
          <w:rFonts w:cs="CMU Bright"/>
        </w:rPr>
        <w:t xml:space="preserve"> as marked in the </w:t>
      </w:r>
      <w:r w:rsidR="0082793C" w:rsidRPr="00330EF4">
        <w:rPr>
          <w:rFonts w:cs="CMU Bright"/>
        </w:rPr>
        <w:fldChar w:fldCharType="begin"/>
      </w:r>
      <w:r w:rsidR="0082793C" w:rsidRPr="00330EF4">
        <w:rPr>
          <w:rFonts w:cs="CMU Bright"/>
        </w:rPr>
        <w:instrText xml:space="preserve"> REF _Ref528668867 \h </w:instrText>
      </w:r>
      <w:r w:rsidR="00753DC7" w:rsidRPr="00330EF4">
        <w:rPr>
          <w:rFonts w:cs="CMU Bright"/>
        </w:rPr>
        <w:instrText xml:space="preserve"> \* MERGEFORMAT </w:instrText>
      </w:r>
      <w:r w:rsidR="0082793C" w:rsidRPr="00330EF4">
        <w:rPr>
          <w:rFonts w:cs="CMU Bright"/>
        </w:rPr>
      </w:r>
      <w:r w:rsidR="0082793C" w:rsidRPr="00330EF4">
        <w:rPr>
          <w:rFonts w:cs="CMU Bright"/>
        </w:rPr>
        <w:fldChar w:fldCharType="separate"/>
      </w:r>
      <w:r w:rsidR="009C4FE4" w:rsidRPr="00330EF4">
        <w:rPr>
          <w:rFonts w:cs="CMU Bright"/>
        </w:rPr>
        <w:t xml:space="preserve">Figure </w:t>
      </w:r>
      <w:r w:rsidR="009C4FE4">
        <w:rPr>
          <w:rFonts w:cs="CMU Bright"/>
          <w:noProof/>
        </w:rPr>
        <w:t>35</w:t>
      </w:r>
      <w:r w:rsidR="0082793C" w:rsidRPr="00330EF4">
        <w:rPr>
          <w:rFonts w:cs="CMU Bright"/>
        </w:rPr>
        <w:fldChar w:fldCharType="end"/>
      </w:r>
      <w:r w:rsidR="00BE5E45" w:rsidRPr="00330EF4">
        <w:rPr>
          <w:rFonts w:cs="CMU Bright"/>
        </w:rPr>
        <w:t>,</w:t>
      </w:r>
      <w:r w:rsidR="0082793C" w:rsidRPr="00330EF4">
        <w:rPr>
          <w:rFonts w:cs="CMU Bright"/>
        </w:rPr>
        <w:t xml:space="preserve"> </w:t>
      </w:r>
      <w:r w:rsidRPr="00330EF4">
        <w:rPr>
          <w:rFonts w:cs="CMU Bright"/>
        </w:rPr>
        <w:t xml:space="preserve">is interesting to focus. The state 6 seems to be user’s “work” location. The user has visited location 5 and 14 on day </w:t>
      </w:r>
      <w:r w:rsidR="00B91C25" w:rsidRPr="00330EF4">
        <w:rPr>
          <w:rFonts w:cs="CMU Bright"/>
        </w:rPr>
        <w:t>5</w:t>
      </w:r>
      <w:r w:rsidRPr="00330EF4">
        <w:rPr>
          <w:rFonts w:cs="CMU Bright"/>
        </w:rPr>
        <w:t xml:space="preserve"> and </w:t>
      </w:r>
      <w:r w:rsidR="00B91C25" w:rsidRPr="00330EF4">
        <w:rPr>
          <w:rFonts w:cs="CMU Bright"/>
        </w:rPr>
        <w:t>7</w:t>
      </w:r>
      <w:r w:rsidRPr="00330EF4">
        <w:rPr>
          <w:rFonts w:cs="CMU Bright"/>
        </w:rPr>
        <w:t xml:space="preserve"> respectively at hour 19, after state 6 “work” location at hour 18. On other days like </w:t>
      </w:r>
      <w:r w:rsidR="00B91C25" w:rsidRPr="00330EF4">
        <w:rPr>
          <w:rFonts w:cs="CMU Bright"/>
        </w:rPr>
        <w:t>3</w:t>
      </w:r>
      <w:r w:rsidRPr="00330EF4">
        <w:rPr>
          <w:rFonts w:cs="CMU Bright"/>
        </w:rPr>
        <w:t xml:space="preserve"> and </w:t>
      </w:r>
      <w:r w:rsidR="00B91C25" w:rsidRPr="00330EF4">
        <w:rPr>
          <w:rFonts w:cs="CMU Bright"/>
        </w:rPr>
        <w:t>6</w:t>
      </w:r>
      <w:r w:rsidRPr="00330EF4">
        <w:rPr>
          <w:rFonts w:cs="CMU Bright"/>
        </w:rPr>
        <w:t xml:space="preserve">, he stays at “work” location 6 at hour 19. The markov chain will remember these transitions. This in turn reduces the probability of user to be at state 6 “work” location at hour 19.   </w:t>
      </w:r>
    </w:p>
    <w:p w14:paraId="46547288" w14:textId="2A54E996" w:rsidR="004E0C00" w:rsidRPr="00330EF4" w:rsidRDefault="004E0C00" w:rsidP="004E0C00">
      <w:pPr>
        <w:ind w:left="720"/>
        <w:rPr>
          <w:rFonts w:cs="CMU Bright"/>
        </w:rPr>
      </w:pPr>
      <w:r w:rsidRPr="00330EF4">
        <w:rPr>
          <w:rFonts w:cs="CMU Bright"/>
        </w:rPr>
        <w:t xml:space="preserve">As a result of this, the path predicted if the known location is at state 6 “work” at hour 14 is shown in </w:t>
      </w:r>
      <w:r w:rsidRPr="00330EF4">
        <w:rPr>
          <w:rFonts w:cs="CMU Bright"/>
        </w:rPr>
        <w:fldChar w:fldCharType="begin"/>
      </w:r>
      <w:r w:rsidRPr="00330EF4">
        <w:rPr>
          <w:rFonts w:cs="CMU Bright"/>
        </w:rPr>
        <w:instrText xml:space="preserve"> REF _Ref528669950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36</w:t>
      </w:r>
      <w:r w:rsidRPr="00330EF4">
        <w:rPr>
          <w:rFonts w:cs="CMU Bright"/>
        </w:rPr>
        <w:fldChar w:fldCharType="end"/>
      </w:r>
      <w:r w:rsidRPr="00330EF4">
        <w:rPr>
          <w:rFonts w:cs="CMU Bright"/>
        </w:rPr>
        <w:t>. Because of several possibilities at hour 19, the confidence drops instantly.</w:t>
      </w:r>
    </w:p>
    <w:p w14:paraId="3CABB5E8" w14:textId="5D84E8DB" w:rsidR="004E0C00" w:rsidRPr="00330EF4" w:rsidRDefault="004E0C00" w:rsidP="004E0C00">
      <w:pPr>
        <w:spacing w:after="240"/>
        <w:ind w:left="720"/>
        <w:rPr>
          <w:rFonts w:cs="CMU Bright"/>
        </w:rPr>
      </w:pPr>
      <w:r w:rsidRPr="00330EF4">
        <w:rPr>
          <w:rFonts w:cs="CMU Bright"/>
        </w:rPr>
        <w:t>But humans do not consider each detail while thinking about the transitions. It is easy to forget the places we have visited 2 weeks before. To improve the path prediction algorithm, it is interesting to forget some minor transitions like humans do. This can be done using the inputs from the user, hence a small survey is conducted.</w:t>
      </w:r>
    </w:p>
    <w:p w14:paraId="14EBFF3E" w14:textId="77777777" w:rsidR="004E0C00" w:rsidRPr="00330EF4" w:rsidRDefault="004E0C00" w:rsidP="004E0C00">
      <w:pPr>
        <w:ind w:left="720"/>
        <w:rPr>
          <w:rFonts w:cs="CMU Bright"/>
        </w:rPr>
      </w:pPr>
    </w:p>
    <w:p w14:paraId="7143850F" w14:textId="77777777" w:rsidR="004E0C00" w:rsidRPr="00330EF4" w:rsidRDefault="004E0C00" w:rsidP="005216DF">
      <w:pPr>
        <w:spacing w:after="240"/>
        <w:ind w:left="720"/>
        <w:rPr>
          <w:rFonts w:cs="CMU Bright"/>
        </w:rPr>
      </w:pPr>
    </w:p>
    <w:p w14:paraId="1B9B3B14" w14:textId="6EE97F8A" w:rsidR="005216DF" w:rsidRPr="00330EF4" w:rsidRDefault="005216DF" w:rsidP="004E0C00">
      <w:pPr>
        <w:spacing w:after="0"/>
        <w:jc w:val="center"/>
        <w:rPr>
          <w:rFonts w:cs="CMU Bright"/>
        </w:rPr>
      </w:pPr>
      <w:r w:rsidRPr="00330EF4">
        <w:rPr>
          <w:rFonts w:cs="CMU Bright"/>
          <w:noProof/>
        </w:rPr>
        <w:lastRenderedPageBreak/>
        <w:drawing>
          <wp:inline distT="0" distB="0" distL="0" distR="0" wp14:anchorId="0ECED516" wp14:editId="492C469D">
            <wp:extent cx="5547993" cy="216823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4783" cy="2206064"/>
                    </a:xfrm>
                    <a:prstGeom prst="rect">
                      <a:avLst/>
                    </a:prstGeom>
                  </pic:spPr>
                </pic:pic>
              </a:graphicData>
            </a:graphic>
          </wp:inline>
        </w:drawing>
      </w:r>
    </w:p>
    <w:p w14:paraId="2D363752" w14:textId="669F513E" w:rsidR="005216DF" w:rsidRPr="00330EF4" w:rsidRDefault="005216DF" w:rsidP="004E0C00">
      <w:pPr>
        <w:pStyle w:val="Caption"/>
        <w:jc w:val="center"/>
        <w:rPr>
          <w:rFonts w:cs="CMU Bright"/>
          <w:color w:val="auto"/>
        </w:rPr>
      </w:pPr>
      <w:bookmarkStart w:id="245" w:name="_Ref528668867"/>
      <w:bookmarkStart w:id="246" w:name="_Toc529180000"/>
      <w:bookmarkStart w:id="247" w:name="_Toc530914394"/>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35</w:t>
      </w:r>
      <w:r w:rsidRPr="00330EF4">
        <w:rPr>
          <w:rFonts w:cs="CMU Bright"/>
          <w:color w:val="auto"/>
        </w:rPr>
        <w:fldChar w:fldCharType="end"/>
      </w:r>
      <w:bookmarkEnd w:id="245"/>
      <w:r w:rsidRPr="00330EF4">
        <w:rPr>
          <w:rFonts w:cs="CMU Bright"/>
          <w:color w:val="auto"/>
        </w:rPr>
        <w:t xml:space="preserve"> User 1 November 2011 hourly distributed data</w:t>
      </w:r>
      <w:bookmarkEnd w:id="246"/>
      <w:bookmarkEnd w:id="247"/>
    </w:p>
    <w:p w14:paraId="3E377191" w14:textId="04A4863E" w:rsidR="005216DF" w:rsidRPr="00330EF4" w:rsidRDefault="004457E3" w:rsidP="005216DF">
      <w:pPr>
        <w:ind w:left="720"/>
        <w:rPr>
          <w:rFonts w:cs="CMU Bright"/>
        </w:rPr>
      </w:pPr>
      <w:r w:rsidRPr="00330EF4">
        <w:rPr>
          <w:rFonts w:cs="CMU Bright"/>
          <w:noProof/>
        </w:rPr>
        <w:drawing>
          <wp:inline distT="0" distB="0" distL="0" distR="0" wp14:anchorId="36BEBCA2" wp14:editId="428A7993">
            <wp:extent cx="5354782" cy="94787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4350" cy="956649"/>
                    </a:xfrm>
                    <a:prstGeom prst="rect">
                      <a:avLst/>
                    </a:prstGeom>
                  </pic:spPr>
                </pic:pic>
              </a:graphicData>
            </a:graphic>
          </wp:inline>
        </w:drawing>
      </w:r>
    </w:p>
    <w:p w14:paraId="700C8EB5" w14:textId="75DA100A" w:rsidR="005216DF" w:rsidRPr="00330EF4" w:rsidRDefault="005216DF" w:rsidP="005216DF">
      <w:pPr>
        <w:pStyle w:val="Caption"/>
        <w:jc w:val="center"/>
        <w:rPr>
          <w:rFonts w:cs="CMU Bright"/>
          <w:color w:val="auto"/>
        </w:rPr>
      </w:pPr>
      <w:bookmarkStart w:id="248" w:name="_Ref528669950"/>
      <w:bookmarkStart w:id="249" w:name="_Toc529180001"/>
      <w:bookmarkStart w:id="250" w:name="_Toc53091439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36</w:t>
      </w:r>
      <w:r w:rsidRPr="00330EF4">
        <w:rPr>
          <w:rFonts w:cs="CMU Bright"/>
          <w:color w:val="auto"/>
        </w:rPr>
        <w:fldChar w:fldCharType="end"/>
      </w:r>
      <w:bookmarkEnd w:id="248"/>
      <w:r w:rsidRPr="00330EF4">
        <w:rPr>
          <w:rFonts w:cs="CMU Bright"/>
          <w:color w:val="auto"/>
        </w:rPr>
        <w:t xml:space="preserve"> Path prediction user 1 with minimum confidence of 50%</w:t>
      </w:r>
      <w:bookmarkEnd w:id="249"/>
      <w:bookmarkEnd w:id="250"/>
    </w:p>
    <w:p w14:paraId="0E12067A" w14:textId="485E6BB0" w:rsidR="00B91C25" w:rsidRPr="00330EF4" w:rsidRDefault="00B91C25" w:rsidP="005216DF">
      <w:pPr>
        <w:ind w:left="720"/>
        <w:rPr>
          <w:rFonts w:cs="CMU Bright"/>
          <w:i/>
        </w:rPr>
      </w:pPr>
      <w:r w:rsidRPr="00330EF4">
        <w:rPr>
          <w:rFonts w:cs="CMU Bright"/>
          <w:i/>
        </w:rPr>
        <w:t>Survey:</w:t>
      </w:r>
    </w:p>
    <w:p w14:paraId="196FFF09" w14:textId="209595B8" w:rsidR="005216DF" w:rsidRPr="00330EF4" w:rsidRDefault="005216DF" w:rsidP="005216DF">
      <w:pPr>
        <w:ind w:left="720"/>
        <w:rPr>
          <w:rFonts w:cs="CMU Bright"/>
        </w:rPr>
      </w:pPr>
      <w:r w:rsidRPr="00330EF4">
        <w:rPr>
          <w:rFonts w:cs="CMU Bright"/>
        </w:rPr>
        <w:t xml:space="preserve">The survey contained 10 participants with the median age of 26.5 years. The participants are shown the time-slotted data as in </w:t>
      </w:r>
      <w:r w:rsidRPr="00330EF4">
        <w:rPr>
          <w:rFonts w:cs="CMU Bright"/>
        </w:rPr>
        <w:fldChar w:fldCharType="begin"/>
      </w:r>
      <w:r w:rsidRPr="00330EF4">
        <w:rPr>
          <w:rFonts w:cs="CMU Bright"/>
        </w:rPr>
        <w:instrText xml:space="preserve"> REF _Ref528330342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33</w:t>
      </w:r>
      <w:r w:rsidRPr="00330EF4">
        <w:rPr>
          <w:rFonts w:cs="CMU Bright"/>
        </w:rPr>
        <w:fldChar w:fldCharType="end"/>
      </w:r>
      <w:r w:rsidRPr="00330EF4">
        <w:rPr>
          <w:rFonts w:cs="CMU Bright"/>
        </w:rPr>
        <w:t xml:space="preserve"> for 1 minute of time. Before showing the time-slotted data, the participants are explained that the x-axis represents the hour of the day and the y-axis represents several days the data is collected for. Each rectangle represents a location with </w:t>
      </w:r>
      <w:r w:rsidR="00366A14" w:rsidRPr="00330EF4">
        <w:rPr>
          <w:rFonts w:cs="CMU Bright"/>
        </w:rPr>
        <w:t>the</w:t>
      </w:r>
      <w:r w:rsidRPr="00330EF4">
        <w:rPr>
          <w:rFonts w:cs="CMU Bright"/>
        </w:rPr>
        <w:t xml:space="preserve"> id inside the rectangle. They are also told to focus on user’s working hours and his movements trends. After this, all participants are asked a same question. </w:t>
      </w:r>
    </w:p>
    <w:p w14:paraId="7897C027" w14:textId="77777777" w:rsidR="005216DF" w:rsidRPr="00330EF4" w:rsidRDefault="005216DF" w:rsidP="005216DF">
      <w:pPr>
        <w:ind w:left="720"/>
        <w:rPr>
          <w:rFonts w:cs="CMU Bright"/>
          <w:i/>
        </w:rPr>
      </w:pPr>
      <w:r w:rsidRPr="00330EF4">
        <w:rPr>
          <w:rFonts w:cs="CMU Bright"/>
          <w:i/>
        </w:rPr>
        <w:t xml:space="preserve">“How long will the user stay at location “Work” if he was observed at location “Work” at x hour.” </w:t>
      </w:r>
    </w:p>
    <w:p w14:paraId="70B387BC" w14:textId="008305D6" w:rsidR="005216DF" w:rsidRPr="00330EF4" w:rsidRDefault="00366A14" w:rsidP="005216DF">
      <w:pPr>
        <w:ind w:left="720"/>
        <w:rPr>
          <w:rFonts w:cs="CMU Bright"/>
        </w:rPr>
      </w:pPr>
      <w:r w:rsidRPr="00330EF4">
        <w:rPr>
          <w:rFonts w:cs="CMU Bright"/>
        </w:rPr>
        <w:t xml:space="preserve">The variable x is replaced with an actual hour value based on the data. </w:t>
      </w:r>
      <w:r w:rsidR="005216DF" w:rsidRPr="00330EF4">
        <w:rPr>
          <w:rFonts w:cs="CMU Bright"/>
        </w:rPr>
        <w:t xml:space="preserve">The question is to understand how the participants forget the minor transitions and expects the user to be at </w:t>
      </w:r>
      <w:r w:rsidR="007626EB" w:rsidRPr="00330EF4">
        <w:rPr>
          <w:rFonts w:cs="CMU Bright"/>
        </w:rPr>
        <w:t>“</w:t>
      </w:r>
      <w:r w:rsidR="005216DF" w:rsidRPr="00330EF4">
        <w:rPr>
          <w:rFonts w:cs="CMU Bright"/>
        </w:rPr>
        <w:t>work</w:t>
      </w:r>
      <w:r w:rsidR="007626EB" w:rsidRPr="00330EF4">
        <w:rPr>
          <w:rFonts w:cs="CMU Bright"/>
        </w:rPr>
        <w:t>”</w:t>
      </w:r>
      <w:r w:rsidR="005216DF" w:rsidRPr="00330EF4">
        <w:rPr>
          <w:rFonts w:cs="CMU Bright"/>
        </w:rPr>
        <w:t xml:space="preserve"> for longer hours. One of the </w:t>
      </w:r>
      <w:r w:rsidR="00366781" w:rsidRPr="00330EF4">
        <w:rPr>
          <w:rFonts w:cs="CMU Bright"/>
        </w:rPr>
        <w:t xml:space="preserve">Geolife </w:t>
      </w:r>
      <w:r w:rsidR="005216DF" w:rsidRPr="00330EF4">
        <w:rPr>
          <w:rFonts w:cs="CMU Bright"/>
        </w:rPr>
        <w:t xml:space="preserve">user data </w:t>
      </w:r>
      <w:r w:rsidR="00366781" w:rsidRPr="00330EF4">
        <w:rPr>
          <w:rFonts w:cs="CMU Bright"/>
        </w:rPr>
        <w:t xml:space="preserve">is </w:t>
      </w:r>
      <w:r w:rsidR="005216DF" w:rsidRPr="00330EF4">
        <w:rPr>
          <w:rFonts w:cs="CMU Bright"/>
        </w:rPr>
        <w:t xml:space="preserve">shown to the participants </w:t>
      </w:r>
      <w:r w:rsidR="00366781" w:rsidRPr="00330EF4">
        <w:rPr>
          <w:rFonts w:cs="CMU Bright"/>
        </w:rPr>
        <w:t xml:space="preserve">which </w:t>
      </w:r>
      <w:r w:rsidR="005216DF" w:rsidRPr="00330EF4">
        <w:rPr>
          <w:rFonts w:cs="CMU Bright"/>
        </w:rPr>
        <w:t xml:space="preserve">is the </w:t>
      </w:r>
      <w:r w:rsidR="005216DF" w:rsidRPr="00330EF4">
        <w:rPr>
          <w:rFonts w:cs="CMU Bright"/>
        </w:rPr>
        <w:fldChar w:fldCharType="begin"/>
      </w:r>
      <w:r w:rsidR="005216DF" w:rsidRPr="00330EF4">
        <w:rPr>
          <w:rFonts w:cs="CMU Bright"/>
        </w:rPr>
        <w:instrText xml:space="preserve"> REF _Ref528330342 \h  \* MERGEFORMAT </w:instrText>
      </w:r>
      <w:r w:rsidR="005216DF" w:rsidRPr="00330EF4">
        <w:rPr>
          <w:rFonts w:cs="CMU Bright"/>
        </w:rPr>
      </w:r>
      <w:r w:rsidR="005216DF" w:rsidRPr="00330EF4">
        <w:rPr>
          <w:rFonts w:cs="CMU Bright"/>
        </w:rPr>
        <w:fldChar w:fldCharType="separate"/>
      </w:r>
      <w:r w:rsidR="009C4FE4" w:rsidRPr="00330EF4">
        <w:rPr>
          <w:rFonts w:cs="CMU Bright"/>
        </w:rPr>
        <w:t xml:space="preserve">Figure </w:t>
      </w:r>
      <w:r w:rsidR="009C4FE4">
        <w:rPr>
          <w:rFonts w:cs="CMU Bright"/>
          <w:noProof/>
        </w:rPr>
        <w:t>33</w:t>
      </w:r>
      <w:r w:rsidR="005216DF" w:rsidRPr="00330EF4">
        <w:rPr>
          <w:rFonts w:cs="CMU Bright"/>
        </w:rPr>
        <w:fldChar w:fldCharType="end"/>
      </w:r>
      <w:r w:rsidR="005216DF" w:rsidRPr="00330EF4">
        <w:rPr>
          <w:rFonts w:cs="CMU Bright"/>
        </w:rPr>
        <w:t xml:space="preserve">. The x in the question was 8am. The average answer from participants reported that the user will stay till 8:00pm at state 6 “work” location. The path prediction from our algorithm resulted in </w:t>
      </w:r>
      <w:r w:rsidR="005216DF" w:rsidRPr="00330EF4">
        <w:rPr>
          <w:rFonts w:cs="CMU Bright"/>
        </w:rPr>
        <w:fldChar w:fldCharType="begin"/>
      </w:r>
      <w:r w:rsidR="005216DF" w:rsidRPr="00330EF4">
        <w:rPr>
          <w:rFonts w:cs="CMU Bright"/>
        </w:rPr>
        <w:instrText xml:space="preserve"> REF _Ref528671208 \h  \* MERGEFORMAT </w:instrText>
      </w:r>
      <w:r w:rsidR="005216DF" w:rsidRPr="00330EF4">
        <w:rPr>
          <w:rFonts w:cs="CMU Bright"/>
        </w:rPr>
      </w:r>
      <w:r w:rsidR="005216DF" w:rsidRPr="00330EF4">
        <w:rPr>
          <w:rFonts w:cs="CMU Bright"/>
        </w:rPr>
        <w:fldChar w:fldCharType="separate"/>
      </w:r>
      <w:r w:rsidR="009C4FE4" w:rsidRPr="00330EF4">
        <w:rPr>
          <w:rFonts w:cs="CMU Bright"/>
        </w:rPr>
        <w:t xml:space="preserve">Figure </w:t>
      </w:r>
      <w:r w:rsidR="009C4FE4">
        <w:rPr>
          <w:rFonts w:cs="CMU Bright"/>
          <w:noProof/>
        </w:rPr>
        <w:t>37</w:t>
      </w:r>
      <w:r w:rsidR="005216DF" w:rsidRPr="00330EF4">
        <w:rPr>
          <w:rFonts w:cs="CMU Bright"/>
        </w:rPr>
        <w:fldChar w:fldCharType="end"/>
      </w:r>
      <w:r w:rsidR="005216DF" w:rsidRPr="00330EF4">
        <w:rPr>
          <w:rFonts w:cs="CMU Bright"/>
        </w:rPr>
        <w:t xml:space="preserve">. The prediction is very strict which says user will stay at state 6 “work” only till 14 hours. The minimum confidence considered here is 80% and the prediction of state 6 at hour 14 is already below the minimum confidence. </w:t>
      </w:r>
      <w:r w:rsidR="00DE2009" w:rsidRPr="00330EF4">
        <w:rPr>
          <w:rFonts w:cs="CMU Bright"/>
        </w:rPr>
        <w:t>The</w:t>
      </w:r>
      <w:r w:rsidR="005216DF" w:rsidRPr="00330EF4">
        <w:rPr>
          <w:rFonts w:cs="CMU Bright"/>
        </w:rPr>
        <w:t xml:space="preserve"> way participants have observed the movements and the </w:t>
      </w:r>
      <w:r w:rsidR="00DE2009" w:rsidRPr="00330EF4">
        <w:rPr>
          <w:rFonts w:cs="CMU Bright"/>
        </w:rPr>
        <w:t>how</w:t>
      </w:r>
      <w:r w:rsidR="005216DF" w:rsidRPr="00330EF4">
        <w:rPr>
          <w:rFonts w:cs="CMU Bright"/>
        </w:rPr>
        <w:t xml:space="preserve"> markov chain has calculated the transitions</w:t>
      </w:r>
      <w:r w:rsidR="00DE2009" w:rsidRPr="00330EF4">
        <w:rPr>
          <w:rFonts w:cs="CMU Bright"/>
        </w:rPr>
        <w:t>,</w:t>
      </w:r>
      <w:r w:rsidR="005216DF" w:rsidRPr="00330EF4">
        <w:rPr>
          <w:rFonts w:cs="CMU Bright"/>
        </w:rPr>
        <w:t xml:space="preserve"> are not same. Most participants ignored the infrequent and minor transitions like from state 6 to state 11 from hour 13 to 14 on day 3, and so on. But markov model recorded these transitions and this in turn reduced the probability of staying at state 6 at hour 14. Hence, markov model also need to forget these minor transitions. This is called as applying memory-loss factor to the markov model.</w:t>
      </w:r>
    </w:p>
    <w:p w14:paraId="326B22F8" w14:textId="06AD4185" w:rsidR="005216DF" w:rsidRPr="00330EF4" w:rsidRDefault="00C43A4E" w:rsidP="005216DF">
      <w:pPr>
        <w:ind w:left="720"/>
        <w:rPr>
          <w:rFonts w:cs="CMU Bright"/>
          <w:sz w:val="44"/>
          <w:szCs w:val="28"/>
        </w:rPr>
      </w:pPr>
      <w:r w:rsidRPr="00330EF4">
        <w:rPr>
          <w:rFonts w:cs="CMU Bright"/>
          <w:noProof/>
        </w:rPr>
        <w:lastRenderedPageBreak/>
        <w:drawing>
          <wp:inline distT="0" distB="0" distL="0" distR="0" wp14:anchorId="3FB73D72" wp14:editId="44DFB470">
            <wp:extent cx="5437910" cy="98745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8140" cy="992939"/>
                    </a:xfrm>
                    <a:prstGeom prst="rect">
                      <a:avLst/>
                    </a:prstGeom>
                  </pic:spPr>
                </pic:pic>
              </a:graphicData>
            </a:graphic>
          </wp:inline>
        </w:drawing>
      </w:r>
    </w:p>
    <w:p w14:paraId="53295EAE" w14:textId="497FB13E" w:rsidR="005216DF" w:rsidRPr="00330EF4" w:rsidRDefault="005216DF" w:rsidP="005216DF">
      <w:pPr>
        <w:pStyle w:val="Caption"/>
        <w:jc w:val="center"/>
        <w:rPr>
          <w:rFonts w:cs="CMU Bright"/>
          <w:color w:val="auto"/>
          <w:sz w:val="44"/>
          <w:szCs w:val="28"/>
        </w:rPr>
      </w:pPr>
      <w:bookmarkStart w:id="251" w:name="_Ref528671208"/>
      <w:bookmarkStart w:id="252" w:name="_Toc529180002"/>
      <w:bookmarkStart w:id="253" w:name="_Toc53091439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37</w:t>
      </w:r>
      <w:r w:rsidRPr="00330EF4">
        <w:rPr>
          <w:rFonts w:cs="CMU Bright"/>
          <w:color w:val="auto"/>
        </w:rPr>
        <w:fldChar w:fldCharType="end"/>
      </w:r>
      <w:bookmarkEnd w:id="251"/>
      <w:r w:rsidRPr="00330EF4">
        <w:rPr>
          <w:rFonts w:cs="CMU Bright"/>
          <w:color w:val="auto"/>
        </w:rPr>
        <w:t xml:space="preserve"> Path prediction result for user 1 without changes in the algorithm</w:t>
      </w:r>
      <w:bookmarkEnd w:id="252"/>
      <w:bookmarkEnd w:id="253"/>
    </w:p>
    <w:p w14:paraId="75222A33" w14:textId="4DC02932" w:rsidR="005216DF" w:rsidRPr="00330EF4" w:rsidRDefault="005216DF" w:rsidP="005216DF">
      <w:pPr>
        <w:spacing w:after="240"/>
        <w:ind w:left="720"/>
        <w:rPr>
          <w:rFonts w:cs="CMU Bright"/>
        </w:rPr>
      </w:pPr>
      <w:r w:rsidRPr="00330EF4">
        <w:rPr>
          <w:rFonts w:cs="CMU Bright"/>
        </w:rPr>
        <w:t>The memory-loss factor is calculated for each participant. The factor is simply calculated by changing the markov model to produce the same output as the participant has suggested. For example, if the participant suggested that the user will stay at state 6 till 9pm, the same output should be produced with our path prediction. This can be implemented if the probabilities are reduced by a factor and then normalized again</w:t>
      </w:r>
      <w:r w:rsidR="00A41334" w:rsidRPr="00330EF4">
        <w:rPr>
          <w:rFonts w:cs="CMU Bright"/>
        </w:rPr>
        <w:t xml:space="preserve">. </w:t>
      </w:r>
    </w:p>
    <w:p w14:paraId="3AB9E36F" w14:textId="6C678FF6" w:rsidR="005216DF" w:rsidRPr="00330EF4" w:rsidRDefault="005216DF" w:rsidP="005216DF">
      <w:pPr>
        <w:spacing w:after="240"/>
        <w:ind w:left="720"/>
        <w:rPr>
          <w:rFonts w:cs="CMU Bright"/>
        </w:rPr>
      </w:pPr>
      <w:r w:rsidRPr="00330EF4">
        <w:rPr>
          <w:rFonts w:cs="CMU Bright"/>
        </w:rPr>
        <w:t xml:space="preserve">After application of a memory-loss factor on user 1, we get the following result as shown in the </w:t>
      </w:r>
      <w:r w:rsidRPr="00330EF4">
        <w:rPr>
          <w:rFonts w:cs="CMU Bright"/>
        </w:rPr>
        <w:fldChar w:fldCharType="begin"/>
      </w:r>
      <w:r w:rsidRPr="00330EF4">
        <w:rPr>
          <w:rFonts w:cs="CMU Bright"/>
        </w:rPr>
        <w:instrText xml:space="preserve"> REF _Ref528674643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38</w:t>
      </w:r>
      <w:r w:rsidRPr="00330EF4">
        <w:rPr>
          <w:rFonts w:cs="CMU Bright"/>
        </w:rPr>
        <w:fldChar w:fldCharType="end"/>
      </w:r>
      <w:r w:rsidRPr="00330EF4">
        <w:rPr>
          <w:rFonts w:cs="CMU Bright"/>
        </w:rPr>
        <w:t xml:space="preserve">. The memory-loss factor of 0.22 changes the suggestion to stay at state 6 till 21 hours. </w:t>
      </w:r>
    </w:p>
    <w:p w14:paraId="0856EB60" w14:textId="698A3B60" w:rsidR="005216DF" w:rsidRPr="00330EF4" w:rsidRDefault="00F469E6" w:rsidP="005216DF">
      <w:pPr>
        <w:spacing w:after="240"/>
        <w:ind w:left="720"/>
        <w:rPr>
          <w:rFonts w:cs="CMU Bright"/>
        </w:rPr>
      </w:pPr>
      <w:r w:rsidRPr="00330EF4">
        <w:rPr>
          <w:rFonts w:cs="CMU Bright"/>
          <w:noProof/>
        </w:rPr>
        <w:drawing>
          <wp:inline distT="0" distB="0" distL="0" distR="0" wp14:anchorId="7714D080" wp14:editId="599C5DD4">
            <wp:extent cx="5514110" cy="98252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2838" cy="994773"/>
                    </a:xfrm>
                    <a:prstGeom prst="rect">
                      <a:avLst/>
                    </a:prstGeom>
                  </pic:spPr>
                </pic:pic>
              </a:graphicData>
            </a:graphic>
          </wp:inline>
        </w:drawing>
      </w:r>
    </w:p>
    <w:p w14:paraId="09907162" w14:textId="7B13A1DA" w:rsidR="005216DF" w:rsidRPr="00330EF4" w:rsidRDefault="005216DF" w:rsidP="005216DF">
      <w:pPr>
        <w:pStyle w:val="Caption"/>
        <w:jc w:val="center"/>
        <w:rPr>
          <w:rFonts w:cs="CMU Bright"/>
          <w:color w:val="auto"/>
        </w:rPr>
      </w:pPr>
      <w:bookmarkStart w:id="254" w:name="_Ref528674643"/>
      <w:bookmarkStart w:id="255" w:name="_Toc529180005"/>
      <w:bookmarkStart w:id="256" w:name="_Toc53091439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38</w:t>
      </w:r>
      <w:r w:rsidRPr="00330EF4">
        <w:rPr>
          <w:rFonts w:cs="CMU Bright"/>
          <w:color w:val="auto"/>
        </w:rPr>
        <w:fldChar w:fldCharType="end"/>
      </w:r>
      <w:bookmarkEnd w:id="254"/>
      <w:r w:rsidRPr="00330EF4">
        <w:rPr>
          <w:rFonts w:cs="CMU Bright"/>
          <w:color w:val="auto"/>
        </w:rPr>
        <w:t xml:space="preserve"> Path prediction result for user 1 with memory-loss factor of 0.22</w:t>
      </w:r>
      <w:bookmarkEnd w:id="255"/>
      <w:bookmarkEnd w:id="256"/>
    </w:p>
    <w:p w14:paraId="055A763A" w14:textId="77777777" w:rsidR="005216DF" w:rsidRPr="00330EF4" w:rsidRDefault="005216DF" w:rsidP="005216DF">
      <w:pPr>
        <w:ind w:left="720"/>
        <w:rPr>
          <w:rFonts w:cs="CMU Bright"/>
        </w:rPr>
      </w:pPr>
      <w:r w:rsidRPr="00330EF4">
        <w:rPr>
          <w:rFonts w:cs="CMU Bright"/>
        </w:rPr>
        <w:t xml:space="preserve">Similarly, the memory-loss factor is calculated for each participant, based on their answer, to calibrate the algorithm. The average memory-loss factor is reported to be 0.17. </w:t>
      </w:r>
    </w:p>
    <w:p w14:paraId="7A763654" w14:textId="77777777" w:rsidR="005216DF" w:rsidRPr="00330EF4" w:rsidRDefault="005216DF" w:rsidP="005216DF">
      <w:pPr>
        <w:ind w:left="720"/>
        <w:jc w:val="center"/>
        <w:rPr>
          <w:rFonts w:cs="CMU Bright"/>
        </w:rPr>
      </w:pPr>
      <w:r w:rsidRPr="00330EF4">
        <w:rPr>
          <w:rFonts w:cs="CMU Bright"/>
          <w:noProof/>
        </w:rPr>
        <w:drawing>
          <wp:inline distT="0" distB="0" distL="0" distR="0" wp14:anchorId="36AE7559" wp14:editId="07BEF54F">
            <wp:extent cx="2547297" cy="1960419"/>
            <wp:effectExtent l="0" t="0" r="571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8921" cy="1992453"/>
                    </a:xfrm>
                    <a:prstGeom prst="rect">
                      <a:avLst/>
                    </a:prstGeom>
                  </pic:spPr>
                </pic:pic>
              </a:graphicData>
            </a:graphic>
          </wp:inline>
        </w:drawing>
      </w:r>
    </w:p>
    <w:p w14:paraId="240F3B9D" w14:textId="122F4EB9" w:rsidR="005216DF" w:rsidRPr="00330EF4" w:rsidRDefault="005216DF" w:rsidP="005216DF">
      <w:pPr>
        <w:pStyle w:val="Caption"/>
        <w:jc w:val="center"/>
        <w:rPr>
          <w:rFonts w:cs="CMU Bright"/>
          <w:color w:val="auto"/>
        </w:rPr>
      </w:pPr>
      <w:bookmarkStart w:id="257" w:name="_Toc529180006"/>
      <w:bookmarkStart w:id="258" w:name="_Toc530914398"/>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39</w:t>
      </w:r>
      <w:r w:rsidRPr="00330EF4">
        <w:rPr>
          <w:rFonts w:cs="CMU Bright"/>
          <w:color w:val="auto"/>
        </w:rPr>
        <w:fldChar w:fldCharType="end"/>
      </w:r>
      <w:r w:rsidRPr="00330EF4">
        <w:rPr>
          <w:rFonts w:cs="CMU Bright"/>
          <w:color w:val="auto"/>
        </w:rPr>
        <w:t xml:space="preserve"> Memory-loss factor result from survey</w:t>
      </w:r>
      <w:bookmarkEnd w:id="257"/>
      <w:bookmarkEnd w:id="258"/>
    </w:p>
    <w:p w14:paraId="7F93888B" w14:textId="72322638" w:rsidR="003A57BE" w:rsidRPr="00330EF4" w:rsidRDefault="005216DF" w:rsidP="003A57BE">
      <w:pPr>
        <w:ind w:left="720"/>
        <w:rPr>
          <w:rFonts w:cs="CMU Bright"/>
        </w:rPr>
      </w:pPr>
      <w:r w:rsidRPr="00330EF4">
        <w:rPr>
          <w:rFonts w:cs="CMU Bright"/>
        </w:rPr>
        <w:t xml:space="preserve">The survey was only conducted with 10 participants. The results can change with more participants and with different age groups. More research </w:t>
      </w:r>
      <w:r w:rsidR="007713D5" w:rsidRPr="00330EF4">
        <w:rPr>
          <w:rFonts w:cs="CMU Bright"/>
        </w:rPr>
        <w:t>must</w:t>
      </w:r>
      <w:r w:rsidRPr="00330EF4">
        <w:rPr>
          <w:rFonts w:cs="CMU Bright"/>
        </w:rPr>
        <w:t xml:space="preserve"> be done in this direction.</w:t>
      </w:r>
    </w:p>
    <w:p w14:paraId="6BE1B9F8" w14:textId="4C8C3B19" w:rsidR="0010106D" w:rsidRPr="00330EF4" w:rsidRDefault="0010106D" w:rsidP="0010106D">
      <w:pPr>
        <w:pStyle w:val="Heading3"/>
        <w:spacing w:after="240"/>
        <w:ind w:firstLine="720"/>
        <w:rPr>
          <w:rFonts w:ascii="CMU Bright" w:hAnsi="CMU Bright" w:cs="CMU Bright"/>
          <w:color w:val="000000" w:themeColor="text1"/>
        </w:rPr>
      </w:pPr>
      <w:bookmarkStart w:id="259" w:name="_Toc530914351"/>
      <w:r w:rsidRPr="00330EF4">
        <w:rPr>
          <w:rFonts w:ascii="CMU Bright" w:hAnsi="CMU Bright" w:cs="CMU Bright"/>
          <w:color w:val="000000" w:themeColor="text1"/>
        </w:rPr>
        <w:t>6.2.4 Prediction Performance</w:t>
      </w:r>
      <w:bookmarkEnd w:id="259"/>
    </w:p>
    <w:p w14:paraId="322A654E" w14:textId="14E243BB" w:rsidR="00175EFC" w:rsidRPr="00330EF4" w:rsidRDefault="008F409B" w:rsidP="00CF2670">
      <w:pPr>
        <w:spacing w:after="240"/>
        <w:ind w:left="720"/>
        <w:rPr>
          <w:rFonts w:cs="CMU Bright"/>
        </w:rPr>
      </w:pPr>
      <w:r w:rsidRPr="00330EF4">
        <w:rPr>
          <w:rFonts w:cs="CMU Bright"/>
        </w:rPr>
        <w:t>The location prediction algorithm implemented on Geolife dataset for 182 users. The data is divided for training and test purpose</w:t>
      </w:r>
      <w:r w:rsidR="001329C7" w:rsidRPr="00330EF4">
        <w:rPr>
          <w:rFonts w:cs="CMU Bright"/>
        </w:rPr>
        <w:t>s</w:t>
      </w:r>
      <w:r w:rsidRPr="00330EF4">
        <w:rPr>
          <w:rFonts w:cs="CMU Bright"/>
        </w:rPr>
        <w:t xml:space="preserve">. The user </w:t>
      </w:r>
      <w:r w:rsidR="001F7EFE" w:rsidRPr="00330EF4">
        <w:rPr>
          <w:rFonts w:cs="CMU Bright"/>
        </w:rPr>
        <w:t>month</w:t>
      </w:r>
      <w:r w:rsidR="00362175" w:rsidRPr="00330EF4">
        <w:rPr>
          <w:rFonts w:cs="CMU Bright"/>
        </w:rPr>
        <w:t>,</w:t>
      </w:r>
      <w:r w:rsidRPr="00330EF4">
        <w:rPr>
          <w:rFonts w:cs="CMU Bright"/>
        </w:rPr>
        <w:t xml:space="preserve"> </w:t>
      </w:r>
      <w:r w:rsidR="001F7EFE" w:rsidRPr="00330EF4">
        <w:rPr>
          <w:rFonts w:cs="CMU Bright"/>
        </w:rPr>
        <w:t>with most trajectory points</w:t>
      </w:r>
      <w:r w:rsidR="00362175" w:rsidRPr="00330EF4">
        <w:rPr>
          <w:rFonts w:cs="CMU Bright"/>
        </w:rPr>
        <w:t>,</w:t>
      </w:r>
      <w:r w:rsidR="001F7EFE" w:rsidRPr="00330EF4">
        <w:rPr>
          <w:rFonts w:cs="CMU Bright"/>
        </w:rPr>
        <w:t xml:space="preserve"> is selected as </w:t>
      </w:r>
      <w:r w:rsidR="001F7EFE" w:rsidRPr="00330EF4">
        <w:rPr>
          <w:rFonts w:cs="CMU Bright"/>
        </w:rPr>
        <w:lastRenderedPageBreak/>
        <w:t xml:space="preserve">the training month and the closest month </w:t>
      </w:r>
      <w:r w:rsidR="008E4100" w:rsidRPr="00330EF4">
        <w:rPr>
          <w:rFonts w:cs="CMU Bright"/>
        </w:rPr>
        <w:t xml:space="preserve">available </w:t>
      </w:r>
      <w:r w:rsidR="001F7EFE" w:rsidRPr="00330EF4">
        <w:rPr>
          <w:rFonts w:cs="CMU Bright"/>
        </w:rPr>
        <w:t xml:space="preserve">to the training month is selected as the test month. This is done </w:t>
      </w:r>
      <w:r w:rsidR="00362175" w:rsidRPr="00330EF4">
        <w:rPr>
          <w:rFonts w:cs="CMU Bright"/>
        </w:rPr>
        <w:t>to build the model for the month where highest data is available. The closest available month, next to training month, is selected as the test month as this is most likely to have the same pattern as the training month</w:t>
      </w:r>
      <w:r w:rsidR="00175EFC" w:rsidRPr="00330EF4">
        <w:rPr>
          <w:rFonts w:cs="CMU Bright"/>
        </w:rPr>
        <w:t>.</w:t>
      </w:r>
    </w:p>
    <w:p w14:paraId="5D4400DF" w14:textId="5D1726F2" w:rsidR="00175EFC" w:rsidRPr="00330EF4" w:rsidRDefault="00175EFC" w:rsidP="00366AA1">
      <w:pPr>
        <w:pStyle w:val="Heading4"/>
        <w:spacing w:after="240"/>
        <w:ind w:firstLine="720"/>
        <w:rPr>
          <w:rFonts w:ascii="CMU Bright" w:hAnsi="CMU Bright" w:cs="CMU Bright"/>
          <w:i w:val="0"/>
          <w:color w:val="auto"/>
        </w:rPr>
      </w:pPr>
      <w:bookmarkStart w:id="260" w:name="_Toc530914352"/>
      <w:r w:rsidRPr="00330EF4">
        <w:rPr>
          <w:rFonts w:ascii="CMU Bright" w:hAnsi="CMU Bright" w:cs="CMU Bright"/>
          <w:i w:val="0"/>
          <w:color w:val="auto"/>
        </w:rPr>
        <w:t>6.2.4</w:t>
      </w:r>
      <w:r w:rsidR="00753DC7" w:rsidRPr="00330EF4">
        <w:rPr>
          <w:rFonts w:ascii="CMU Bright" w:hAnsi="CMU Bright" w:cs="CMU Bright"/>
          <w:i w:val="0"/>
          <w:color w:val="auto"/>
        </w:rPr>
        <w:t>.1</w:t>
      </w:r>
      <w:r w:rsidRPr="00330EF4">
        <w:rPr>
          <w:rFonts w:ascii="CMU Bright" w:hAnsi="CMU Bright" w:cs="CMU Bright"/>
          <w:i w:val="0"/>
          <w:color w:val="auto"/>
        </w:rPr>
        <w:t xml:space="preserve"> Metric</w:t>
      </w:r>
      <w:bookmarkEnd w:id="260"/>
    </w:p>
    <w:p w14:paraId="431F7BF4" w14:textId="7E764B0C" w:rsidR="00377184" w:rsidRDefault="00330EF4" w:rsidP="00330EF4">
      <w:pPr>
        <w:spacing w:after="240"/>
        <w:ind w:left="720"/>
        <w:rPr>
          <w:rFonts w:cs="CMU Bright"/>
        </w:rPr>
      </w:pPr>
      <w:r w:rsidRPr="00330EF4">
        <w:rPr>
          <w:rFonts w:cs="CMU Bright"/>
        </w:rPr>
        <w:t>The prediction algorithm is evaluated for three parameters</w:t>
      </w:r>
      <w:r w:rsidR="00377184">
        <w:rPr>
          <w:rFonts w:cs="CMU Bright"/>
        </w:rPr>
        <w:t>, accuracy correctness A</w:t>
      </w:r>
      <w:r w:rsidR="00377184" w:rsidRPr="00B416F0">
        <w:rPr>
          <w:rFonts w:cs="CMU Bright"/>
          <w:vertAlign w:val="subscript"/>
        </w:rPr>
        <w:t>c</w:t>
      </w:r>
      <w:r w:rsidR="00377184">
        <w:rPr>
          <w:rFonts w:cs="CMU Bright"/>
        </w:rPr>
        <w:t>, accuracy precision A</w:t>
      </w:r>
      <w:r w:rsidR="00377184" w:rsidRPr="00B416F0">
        <w:rPr>
          <w:rFonts w:cs="CMU Bright"/>
          <w:vertAlign w:val="subscript"/>
        </w:rPr>
        <w:t>p</w:t>
      </w:r>
      <w:r w:rsidR="00377184">
        <w:rPr>
          <w:rFonts w:cs="CMU Bright"/>
        </w:rPr>
        <w:t xml:space="preserve"> and cosine similarity C. </w:t>
      </w:r>
    </w:p>
    <w:p w14:paraId="73AE9083" w14:textId="282589AD" w:rsidR="00377184" w:rsidRDefault="00366AA1" w:rsidP="00330EF4">
      <w:pPr>
        <w:spacing w:after="240"/>
        <w:ind w:left="720"/>
        <w:rPr>
          <w:rFonts w:cs="CMU Bright"/>
        </w:rPr>
      </w:pPr>
      <w:r w:rsidRPr="00330EF4">
        <w:rPr>
          <w:rFonts w:cs="CMU Bright"/>
        </w:rPr>
        <w:t xml:space="preserve">The accuracy </w:t>
      </w:r>
      <w:r w:rsidR="00330EF4" w:rsidRPr="00330EF4">
        <w:rPr>
          <w:rFonts w:cs="CMU Bright"/>
        </w:rPr>
        <w:t>correctness A</w:t>
      </w:r>
      <w:r w:rsidR="00330EF4" w:rsidRPr="00330EF4">
        <w:rPr>
          <w:rFonts w:cs="CMU Bright"/>
          <w:vertAlign w:val="subscript"/>
        </w:rPr>
        <w:t>c</w:t>
      </w:r>
      <w:r w:rsidRPr="00330EF4">
        <w:rPr>
          <w:rFonts w:cs="CMU Bright"/>
        </w:rPr>
        <w:t xml:space="preserve"> is the </w:t>
      </w:r>
      <w:r w:rsidR="00330EF4" w:rsidRPr="00330EF4">
        <w:rPr>
          <w:rFonts w:cs="CMU Bright"/>
        </w:rPr>
        <w:t>defined as</w:t>
      </w:r>
      <w:r w:rsidR="00330EF4">
        <w:rPr>
          <w:rFonts w:cs="CMU Bright"/>
        </w:rPr>
        <w:t xml:space="preserve"> the ratio of total correct predictions P</w:t>
      </w:r>
      <w:r w:rsidR="00330EF4" w:rsidRPr="00330EF4">
        <w:rPr>
          <w:rFonts w:cs="CMU Bright"/>
          <w:vertAlign w:val="subscript"/>
        </w:rPr>
        <w:t>c</w:t>
      </w:r>
      <w:r w:rsidR="00330EF4">
        <w:rPr>
          <w:rFonts w:cs="CMU Bright"/>
        </w:rPr>
        <w:t xml:space="preserve"> to the total prediction P</w:t>
      </w:r>
      <w:r w:rsidR="00330EF4" w:rsidRPr="00330EF4">
        <w:rPr>
          <w:rFonts w:cs="CMU Bright"/>
          <w:vertAlign w:val="subscript"/>
        </w:rPr>
        <w:t>t</w:t>
      </w:r>
      <w:r w:rsidR="00377184">
        <w:rPr>
          <w:rFonts w:cs="CMU Bright"/>
        </w:rPr>
        <w:t>:</w:t>
      </w:r>
    </w:p>
    <w:p w14:paraId="6C87600D" w14:textId="2E461CE8" w:rsidR="00330EF4" w:rsidRPr="00B416F0" w:rsidRDefault="00FD099A" w:rsidP="00330EF4">
      <w:pPr>
        <w:spacing w:after="240"/>
        <w:ind w:left="720"/>
        <w:rPr>
          <w:rFonts w:cs="CMU Bright"/>
        </w:rPr>
      </w:pPr>
      <m:oMathPara>
        <m:oMathParaPr>
          <m:jc m:val="left"/>
        </m:oMathParaPr>
        <m:oMath>
          <m:sSub>
            <m:sSubPr>
              <m:ctrlPr>
                <w:rPr>
                  <w:rFonts w:ascii="Cambria Math" w:hAnsi="Cambria Math" w:cs="CMU Bright"/>
                  <w:i/>
                  <w:vertAlign w:val="subscript"/>
                </w:rPr>
              </m:ctrlPr>
            </m:sSubPr>
            <m:e>
              <m:r>
                <w:rPr>
                  <w:rFonts w:ascii="Cambria Math" w:hAnsi="Cambria Math" w:cs="CMU Bright"/>
                  <w:vertAlign w:val="subscript"/>
                </w:rPr>
                <m:t>A</m:t>
              </m:r>
            </m:e>
            <m:sub>
              <m:r>
                <w:rPr>
                  <w:rFonts w:ascii="Cambria Math" w:hAnsi="Cambria Math" w:cs="CMU Bright"/>
                  <w:vertAlign w:val="subscript"/>
                </w:rPr>
                <m:t>c</m:t>
              </m:r>
            </m:sub>
          </m:sSub>
          <m:r>
            <w:rPr>
              <w:rFonts w:ascii="Cambria Math" w:hAnsi="Cambria Math" w:cs="CMU Bright"/>
              <w:vertAlign w:val="subscript"/>
            </w:rPr>
            <m:t xml:space="preserve"> = </m:t>
          </m:r>
          <m:f>
            <m:fPr>
              <m:ctrlPr>
                <w:rPr>
                  <w:rFonts w:ascii="Cambria Math" w:hAnsi="Cambria Math" w:cs="CMU Bright"/>
                  <w:i/>
                  <w:vertAlign w:val="subscript"/>
                </w:rPr>
              </m:ctrlPr>
            </m:fPr>
            <m:num>
              <m:sSub>
                <m:sSubPr>
                  <m:ctrlPr>
                    <w:rPr>
                      <w:rFonts w:ascii="Cambria Math" w:hAnsi="Cambria Math" w:cs="CMU Bright"/>
                      <w:i/>
                      <w:vertAlign w:val="subscript"/>
                    </w:rPr>
                  </m:ctrlPr>
                </m:sSubPr>
                <m:e>
                  <m:r>
                    <w:rPr>
                      <w:rFonts w:ascii="Cambria Math" w:hAnsi="Cambria Math" w:cs="CMU Bright"/>
                      <w:vertAlign w:val="subscript"/>
                    </w:rPr>
                    <m:t>P</m:t>
                  </m:r>
                </m:e>
                <m:sub>
                  <m:r>
                    <w:rPr>
                      <w:rFonts w:ascii="Cambria Math" w:hAnsi="Cambria Math" w:cs="CMU Bright"/>
                      <w:vertAlign w:val="subscript"/>
                    </w:rPr>
                    <m:t>c</m:t>
                  </m:r>
                </m:sub>
              </m:sSub>
            </m:num>
            <m:den>
              <m:sSub>
                <m:sSubPr>
                  <m:ctrlPr>
                    <w:rPr>
                      <w:rFonts w:ascii="Cambria Math" w:hAnsi="Cambria Math" w:cs="CMU Bright"/>
                      <w:i/>
                      <w:vertAlign w:val="subscript"/>
                    </w:rPr>
                  </m:ctrlPr>
                </m:sSubPr>
                <m:e>
                  <m:r>
                    <w:rPr>
                      <w:rFonts w:ascii="Cambria Math" w:hAnsi="Cambria Math" w:cs="CMU Bright"/>
                      <w:vertAlign w:val="subscript"/>
                    </w:rPr>
                    <m:t>P</m:t>
                  </m:r>
                </m:e>
                <m:sub>
                  <m:r>
                    <w:rPr>
                      <w:rFonts w:ascii="Cambria Math" w:hAnsi="Cambria Math" w:cs="CMU Bright"/>
                      <w:vertAlign w:val="subscript"/>
                    </w:rPr>
                    <m:t>t</m:t>
                  </m:r>
                </m:sub>
              </m:sSub>
            </m:den>
          </m:f>
        </m:oMath>
      </m:oMathPara>
    </w:p>
    <w:p w14:paraId="3C4B1FD6" w14:textId="0161E269" w:rsidR="00280548" w:rsidRPr="00330EF4" w:rsidRDefault="00280548" w:rsidP="00280548">
      <w:pPr>
        <w:ind w:left="720"/>
        <w:rPr>
          <w:rFonts w:cs="CMU Bright"/>
        </w:rPr>
      </w:pPr>
      <w:r w:rsidRPr="00330EF4">
        <w:rPr>
          <w:rFonts w:cs="CMU Bright"/>
        </w:rPr>
        <w:t xml:space="preserve">The prediction is counted to be made only from the known locations. The known locations are the ones which are present in the markov model. </w:t>
      </w:r>
      <w:r w:rsidR="00C37DCF">
        <w:rPr>
          <w:rFonts w:cs="CMU Bright"/>
        </w:rPr>
        <w:t>A prediction is counted as correct,</w:t>
      </w:r>
      <w:r w:rsidRPr="00330EF4">
        <w:rPr>
          <w:rFonts w:cs="CMU Bright"/>
        </w:rPr>
        <w:t xml:space="preserve"> if the predict</w:t>
      </w:r>
      <w:r w:rsidR="00C37DCF">
        <w:rPr>
          <w:rFonts w:cs="CMU Bright"/>
        </w:rPr>
        <w:t xml:space="preserve">ed vector with highest weight </w:t>
      </w:r>
      <w:r w:rsidRPr="00330EF4">
        <w:rPr>
          <w:rFonts w:cs="CMU Bright"/>
        </w:rPr>
        <w:t xml:space="preserve">is </w:t>
      </w:r>
      <w:r w:rsidR="00C37DCF">
        <w:rPr>
          <w:rFonts w:cs="CMU Bright"/>
        </w:rPr>
        <w:t xml:space="preserve">also the </w:t>
      </w:r>
      <w:r w:rsidR="00084476">
        <w:rPr>
          <w:rFonts w:cs="CMU Bright"/>
        </w:rPr>
        <w:t xml:space="preserve">one </w:t>
      </w:r>
      <w:r w:rsidRPr="00330EF4">
        <w:rPr>
          <w:rFonts w:cs="CMU Bright"/>
        </w:rPr>
        <w:t>visited</w:t>
      </w:r>
      <w:r w:rsidR="00C37DCF">
        <w:rPr>
          <w:rFonts w:cs="CMU Bright"/>
        </w:rPr>
        <w:t xml:space="preserve"> (present in ground truth vector)</w:t>
      </w:r>
      <w:r w:rsidRPr="00330EF4">
        <w:rPr>
          <w:rFonts w:cs="CMU Bright"/>
        </w:rPr>
        <w:t xml:space="preserve"> in the next hour slot, else an incorrect prediction. Consider an example as shown in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40</w:t>
      </w:r>
      <w:r w:rsidRPr="00330EF4">
        <w:rPr>
          <w:rFonts w:cs="CMU Bright"/>
        </w:rPr>
        <w:fldChar w:fldCharType="end"/>
      </w:r>
      <w:r w:rsidRPr="00330EF4">
        <w:rPr>
          <w:rFonts w:cs="CMU Bright"/>
        </w:rPr>
        <w:t xml:space="preserve">. On the left of the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40</w:t>
      </w:r>
      <w:r w:rsidRPr="00330EF4">
        <w:rPr>
          <w:rFonts w:cs="CMU Bright"/>
        </w:rPr>
        <w:fldChar w:fldCharType="end"/>
      </w:r>
      <w:r w:rsidRPr="00330EF4">
        <w:rPr>
          <w:rFonts w:cs="CMU Bright"/>
        </w:rPr>
        <w:t>, from the training model, it is suggested to transition from state st</w:t>
      </w:r>
      <w:r w:rsidRPr="00330EF4">
        <w:rPr>
          <w:rFonts w:cs="CMU Bright"/>
          <w:vertAlign w:val="subscript"/>
        </w:rPr>
        <w:t>1</w:t>
      </w:r>
      <w:r w:rsidRPr="00330EF4">
        <w:rPr>
          <w:rFonts w:cs="CMU Bright"/>
        </w:rPr>
        <w:t xml:space="preserve"> to st</w:t>
      </w:r>
      <w:r w:rsidRPr="00330EF4">
        <w:rPr>
          <w:rFonts w:cs="CMU Bright"/>
          <w:vertAlign w:val="subscript"/>
        </w:rPr>
        <w:t xml:space="preserve">2 </w:t>
      </w:r>
      <w:r w:rsidRPr="00330EF4">
        <w:rPr>
          <w:rFonts w:cs="CMU Bright"/>
        </w:rPr>
        <w:t>and st</w:t>
      </w:r>
      <w:r w:rsidRPr="00330EF4">
        <w:rPr>
          <w:rFonts w:cs="CMU Bright"/>
          <w:vertAlign w:val="subscript"/>
        </w:rPr>
        <w:t xml:space="preserve">3 </w:t>
      </w:r>
      <w:r w:rsidRPr="00330EF4">
        <w:rPr>
          <w:rFonts w:cs="CMU Bright"/>
        </w:rPr>
        <w:t xml:space="preserve">from hour </w:t>
      </w:r>
      <w:r w:rsidR="007538AA">
        <w:rPr>
          <w:rFonts w:cs="CMU Bright"/>
        </w:rPr>
        <w:t>5</w:t>
      </w:r>
      <w:r w:rsidRPr="00330EF4">
        <w:rPr>
          <w:rFonts w:cs="CMU Bright"/>
        </w:rPr>
        <w:t xml:space="preserve"> to hour </w:t>
      </w:r>
      <w:r w:rsidR="007538AA">
        <w:rPr>
          <w:rFonts w:cs="CMU Bright"/>
        </w:rPr>
        <w:t>6</w:t>
      </w:r>
      <w:r w:rsidRPr="00330EF4">
        <w:rPr>
          <w:rFonts w:cs="CMU Bright"/>
        </w:rPr>
        <w:t>. The actual transition is made from st</w:t>
      </w:r>
      <w:r w:rsidRPr="00330EF4">
        <w:rPr>
          <w:rFonts w:cs="CMU Bright"/>
          <w:vertAlign w:val="subscript"/>
        </w:rPr>
        <w:t xml:space="preserve">1 </w:t>
      </w:r>
      <w:r w:rsidRPr="00330EF4">
        <w:rPr>
          <w:rFonts w:cs="CMU Bright"/>
        </w:rPr>
        <w:t>to st</w:t>
      </w:r>
      <w:r w:rsidRPr="00330EF4">
        <w:rPr>
          <w:rFonts w:cs="CMU Bright"/>
          <w:vertAlign w:val="subscript"/>
        </w:rPr>
        <w:t>2</w:t>
      </w:r>
      <w:r w:rsidRPr="00330EF4">
        <w:rPr>
          <w:rFonts w:cs="CMU Bright"/>
        </w:rPr>
        <w:t xml:space="preserve">. In this case the prediction is considered as correct </w:t>
      </w:r>
      <w:r w:rsidR="007538AA">
        <w:rPr>
          <w:rFonts w:cs="CMU Bright"/>
        </w:rPr>
        <w:t>as the prediction suggested to be at state st</w:t>
      </w:r>
      <w:r w:rsidR="007538AA" w:rsidRPr="007538AA">
        <w:rPr>
          <w:rFonts w:cs="CMU Bright"/>
          <w:vertAlign w:val="subscript"/>
        </w:rPr>
        <w:t>2</w:t>
      </w:r>
      <w:r w:rsidR="007538AA">
        <w:rPr>
          <w:rFonts w:cs="CMU Bright"/>
        </w:rPr>
        <w:t xml:space="preserve"> with highest weight</w:t>
      </w:r>
      <w:r w:rsidRPr="00330EF4">
        <w:rPr>
          <w:rFonts w:cs="CMU Bright"/>
        </w:rPr>
        <w:t xml:space="preserve">. In the middle of the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40</w:t>
      </w:r>
      <w:r w:rsidRPr="00330EF4">
        <w:rPr>
          <w:rFonts w:cs="CMU Bright"/>
        </w:rPr>
        <w:fldChar w:fldCharType="end"/>
      </w:r>
      <w:r w:rsidRPr="00330EF4">
        <w:rPr>
          <w:rFonts w:cs="CMU Bright"/>
        </w:rPr>
        <w:t>, the prediction is made from st</w:t>
      </w:r>
      <w:r w:rsidRPr="00330EF4">
        <w:rPr>
          <w:rFonts w:cs="CMU Bright"/>
          <w:vertAlign w:val="subscript"/>
        </w:rPr>
        <w:t>1</w:t>
      </w:r>
      <w:r w:rsidRPr="00330EF4">
        <w:rPr>
          <w:rFonts w:cs="CMU Bright"/>
        </w:rPr>
        <w:t xml:space="preserve"> to st</w:t>
      </w:r>
      <w:r w:rsidR="00B0198F">
        <w:rPr>
          <w:rFonts w:cs="CMU Bright"/>
          <w:vertAlign w:val="subscript"/>
        </w:rPr>
        <w:t>3</w:t>
      </w:r>
      <w:r w:rsidRPr="00330EF4">
        <w:rPr>
          <w:rFonts w:cs="CMU Bright"/>
        </w:rPr>
        <w:t xml:space="preserve"> from hour </w:t>
      </w:r>
      <w:r w:rsidR="00B0198F">
        <w:rPr>
          <w:rFonts w:cs="CMU Bright"/>
        </w:rPr>
        <w:t>5</w:t>
      </w:r>
      <w:r w:rsidRPr="00330EF4">
        <w:rPr>
          <w:rFonts w:cs="CMU Bright"/>
        </w:rPr>
        <w:t xml:space="preserve"> to hour </w:t>
      </w:r>
      <w:r w:rsidR="00B0198F">
        <w:rPr>
          <w:rFonts w:cs="CMU Bright"/>
        </w:rPr>
        <w:t>6</w:t>
      </w:r>
      <w:r w:rsidRPr="00330EF4">
        <w:rPr>
          <w:rFonts w:cs="CMU Bright"/>
        </w:rPr>
        <w:t xml:space="preserve"> and the actual transition is made from st</w:t>
      </w:r>
      <w:r w:rsidRPr="00330EF4">
        <w:rPr>
          <w:rFonts w:cs="CMU Bright"/>
          <w:vertAlign w:val="subscript"/>
        </w:rPr>
        <w:t>1</w:t>
      </w:r>
      <w:r w:rsidRPr="00330EF4">
        <w:rPr>
          <w:rFonts w:cs="CMU Bright"/>
        </w:rPr>
        <w:t xml:space="preserve"> to st</w:t>
      </w:r>
      <w:r w:rsidR="00B0198F">
        <w:rPr>
          <w:rFonts w:cs="CMU Bright"/>
          <w:vertAlign w:val="subscript"/>
        </w:rPr>
        <w:t>2</w:t>
      </w:r>
      <w:r w:rsidRPr="00330EF4">
        <w:rPr>
          <w:rFonts w:cs="CMU Bright"/>
        </w:rPr>
        <w:t xml:space="preserve"> from hour </w:t>
      </w:r>
      <w:r w:rsidR="00B0198F">
        <w:rPr>
          <w:rFonts w:cs="CMU Bright"/>
        </w:rPr>
        <w:t>5</w:t>
      </w:r>
      <w:r w:rsidRPr="00330EF4">
        <w:rPr>
          <w:rFonts w:cs="CMU Bright"/>
        </w:rPr>
        <w:t xml:space="preserve"> to hour </w:t>
      </w:r>
      <w:r w:rsidR="00B0198F">
        <w:rPr>
          <w:rFonts w:cs="CMU Bright"/>
        </w:rPr>
        <w:t>6</w:t>
      </w:r>
      <w:r w:rsidRPr="00330EF4">
        <w:rPr>
          <w:rFonts w:cs="CMU Bright"/>
        </w:rPr>
        <w:t>. Hence, this is considered as the incorrect prediction. On the right, the prediction is neither correct or incorrect as there is no stay-point found in the hour 6. The predictions are rated only for the time-slots where an actual transition has been occurred.</w:t>
      </w:r>
    </w:p>
    <w:p w14:paraId="36429F2A" w14:textId="77777777" w:rsidR="0012579F" w:rsidRDefault="0012579F" w:rsidP="0012579F">
      <w:pPr>
        <w:spacing w:after="240"/>
        <w:ind w:left="720"/>
        <w:rPr>
          <w:rFonts w:cs="CMU Bright"/>
        </w:rPr>
      </w:pPr>
      <w:r>
        <w:rPr>
          <w:rFonts w:cs="CMU Bright"/>
        </w:rPr>
        <w:t>The accuracy precision A</w:t>
      </w:r>
      <w:r w:rsidRPr="00330EF4">
        <w:rPr>
          <w:rFonts w:cs="CMU Bright"/>
          <w:vertAlign w:val="subscript"/>
        </w:rPr>
        <w:t>p</w:t>
      </w:r>
      <w:r>
        <w:rPr>
          <w:rFonts w:cs="CMU Bright"/>
        </w:rPr>
        <w:t xml:space="preserve"> is defined as:</w:t>
      </w:r>
    </w:p>
    <w:p w14:paraId="34E0E061" w14:textId="2DB2B878" w:rsidR="0012579F" w:rsidRPr="003E2E8F" w:rsidRDefault="00FD099A" w:rsidP="0012579F">
      <w:pPr>
        <w:spacing w:after="240"/>
        <w:ind w:left="720"/>
        <w:rPr>
          <w:rFonts w:cs="CMU Bright"/>
        </w:rPr>
      </w:pPr>
      <m:oMathPara>
        <m:oMathParaPr>
          <m:jc m:val="left"/>
        </m:oMathParaPr>
        <m:oMath>
          <m:sSub>
            <m:sSubPr>
              <m:ctrlPr>
                <w:rPr>
                  <w:rFonts w:ascii="Cambria Math" w:hAnsi="Cambria Math" w:cs="CMU Bright"/>
                  <w:i/>
                </w:rPr>
              </m:ctrlPr>
            </m:sSubPr>
            <m:e>
              <m:r>
                <w:rPr>
                  <w:rFonts w:ascii="Cambria Math" w:hAnsi="Cambria Math" w:cs="CMU Bright"/>
                </w:rPr>
                <m:t>A</m:t>
              </m:r>
            </m:e>
            <m:sub>
              <m:r>
                <w:rPr>
                  <w:rFonts w:ascii="Cambria Math" w:hAnsi="Cambria Math" w:cs="CMU Bright"/>
                </w:rPr>
                <m:t>p</m:t>
              </m:r>
            </m:sub>
          </m:sSub>
          <m:r>
            <w:rPr>
              <w:rFonts w:ascii="Cambria Math" w:hAnsi="Cambria Math" w:cs="CMU Bright"/>
            </w:rPr>
            <m:t>= 1-</m:t>
          </m:r>
          <m:f>
            <m:fPr>
              <m:ctrlPr>
                <w:rPr>
                  <w:rFonts w:ascii="Cambria Math" w:hAnsi="Cambria Math" w:cs="CMU Bright"/>
                  <w:i/>
                </w:rPr>
              </m:ctrlPr>
            </m:fPr>
            <m:num>
              <m:r>
                <w:rPr>
                  <w:rFonts w:ascii="Cambria Math" w:hAnsi="Cambria Math" w:cs="CMU Bright"/>
                </w:rPr>
                <m:t>(P-GT)</m:t>
              </m:r>
            </m:num>
            <m:den>
              <m:r>
                <w:rPr>
                  <w:rFonts w:ascii="Cambria Math" w:hAnsi="Cambria Math" w:cs="CMU Bright"/>
                </w:rPr>
                <m:t>2</m:t>
              </m:r>
            </m:den>
          </m:f>
        </m:oMath>
      </m:oMathPara>
    </w:p>
    <w:p w14:paraId="291125E4" w14:textId="6342F7D7" w:rsidR="00280548" w:rsidRPr="00330EF4" w:rsidRDefault="0012579F" w:rsidP="0012579F">
      <w:pPr>
        <w:spacing w:after="240"/>
        <w:ind w:left="720"/>
        <w:rPr>
          <w:rFonts w:cs="CMU Bright"/>
        </w:rPr>
      </w:pPr>
      <w:r>
        <w:rPr>
          <w:rFonts w:cs="CMU Bright"/>
        </w:rPr>
        <w:t xml:space="preserve">Where </w:t>
      </w:r>
      <w:r w:rsidRPr="00377184">
        <w:rPr>
          <w:rFonts w:cs="CMU Bright"/>
          <w:i/>
        </w:rPr>
        <w:t>P</w:t>
      </w:r>
      <w:r>
        <w:rPr>
          <w:rFonts w:cs="CMU Bright"/>
          <w:i/>
        </w:rPr>
        <w:t xml:space="preserve"> </w:t>
      </w:r>
      <w:r>
        <w:rPr>
          <w:rFonts w:cs="CMU Bright"/>
        </w:rPr>
        <w:t xml:space="preserve">is the prediction vector, </w:t>
      </w:r>
      <w:r w:rsidRPr="00377184">
        <w:rPr>
          <w:rFonts w:cs="CMU Bright"/>
          <w:i/>
        </w:rPr>
        <w:t>GT</w:t>
      </w:r>
      <w:r>
        <w:rPr>
          <w:rFonts w:cs="CMU Bright"/>
        </w:rPr>
        <w:t xml:space="preserve"> is the ground truth vector. From the </w:t>
      </w:r>
      <w:r>
        <w:rPr>
          <w:rFonts w:cs="CMU Bright"/>
        </w:rPr>
        <w:fldChar w:fldCharType="begin"/>
      </w:r>
      <w:r>
        <w:rPr>
          <w:rFonts w:cs="CMU Bright"/>
        </w:rPr>
        <w:instrText xml:space="preserve"> REF _Ref529181551 \h </w:instrText>
      </w:r>
      <w:r>
        <w:rPr>
          <w:rFonts w:cs="CMU Bright"/>
        </w:rPr>
      </w:r>
      <w:r>
        <w:rPr>
          <w:rFonts w:cs="CMU Bright"/>
        </w:rPr>
        <w:fldChar w:fldCharType="separate"/>
      </w:r>
      <w:r w:rsidR="009C4FE4" w:rsidRPr="00330EF4">
        <w:rPr>
          <w:rFonts w:cs="CMU Bright"/>
        </w:rPr>
        <w:t xml:space="preserve">Figure </w:t>
      </w:r>
      <w:r w:rsidR="009C4FE4">
        <w:rPr>
          <w:rFonts w:cs="CMU Bright"/>
          <w:noProof/>
        </w:rPr>
        <w:t>40</w:t>
      </w:r>
      <w:r>
        <w:rPr>
          <w:rFonts w:cs="CMU Bright"/>
        </w:rPr>
        <w:fldChar w:fldCharType="end"/>
      </w:r>
      <w:r>
        <w:rPr>
          <w:rFonts w:cs="CMU Bright"/>
        </w:rPr>
        <w:t xml:space="preserve">, the left most scenario yields the prediction vector </w:t>
      </w:r>
      <w:r w:rsidR="00A72388">
        <w:rPr>
          <w:rFonts w:cs="CMU Bright"/>
        </w:rPr>
        <w:t xml:space="preserve">states </w:t>
      </w:r>
      <w:r>
        <w:rPr>
          <w:rFonts w:cs="CMU Bright"/>
        </w:rPr>
        <w:t xml:space="preserve">as </w:t>
      </w:r>
      <w:r w:rsidR="00A72388">
        <w:rPr>
          <w:rFonts w:cs="CMU Bright"/>
        </w:rPr>
        <w:t>P</w:t>
      </w:r>
      <w:r>
        <w:rPr>
          <w:rFonts w:cs="CMU Bright"/>
        </w:rPr>
        <w:t xml:space="preserve"> = [st</w:t>
      </w:r>
      <w:r w:rsidRPr="009A116E">
        <w:rPr>
          <w:rFonts w:cs="CMU Bright"/>
          <w:vertAlign w:val="subscript"/>
        </w:rPr>
        <w:t>2</w:t>
      </w:r>
      <w:r>
        <w:rPr>
          <w:rFonts w:cs="CMU Bright"/>
        </w:rPr>
        <w:t>, st</w:t>
      </w:r>
      <w:r w:rsidRPr="009A116E">
        <w:rPr>
          <w:rFonts w:cs="CMU Bright"/>
          <w:vertAlign w:val="subscript"/>
        </w:rPr>
        <w:t>3</w:t>
      </w:r>
      <w:r>
        <w:rPr>
          <w:rFonts w:cs="CMU Bright"/>
        </w:rPr>
        <w:t>] and the ground truth vector</w:t>
      </w:r>
      <w:r w:rsidR="00A72388">
        <w:rPr>
          <w:rFonts w:cs="CMU Bright"/>
        </w:rPr>
        <w:t xml:space="preserve"> contains states</w:t>
      </w:r>
      <w:r>
        <w:rPr>
          <w:rFonts w:cs="CMU Bright"/>
        </w:rPr>
        <w:t xml:space="preserve"> as GT = [st</w:t>
      </w:r>
      <w:r w:rsidRPr="009A116E">
        <w:rPr>
          <w:rFonts w:cs="CMU Bright"/>
          <w:vertAlign w:val="subscript"/>
        </w:rPr>
        <w:t>2</w:t>
      </w:r>
      <w:r>
        <w:rPr>
          <w:rFonts w:cs="CMU Bright"/>
        </w:rPr>
        <w:t>, 0].</w:t>
      </w:r>
      <w:r w:rsidR="00280548" w:rsidRPr="00330EF4">
        <w:rPr>
          <w:rFonts w:cs="CMU Bright"/>
        </w:rPr>
        <w:t xml:space="preserve"> </w:t>
      </w:r>
    </w:p>
    <w:p w14:paraId="11E76ACE" w14:textId="4644621B" w:rsidR="00280548" w:rsidRPr="00330EF4" w:rsidRDefault="0032033C" w:rsidP="00A72388">
      <w:pPr>
        <w:ind w:left="720"/>
        <w:jc w:val="center"/>
        <w:rPr>
          <w:rFonts w:cs="CMU Bright"/>
        </w:rPr>
      </w:pPr>
      <w:r>
        <w:rPr>
          <w:noProof/>
        </w:rPr>
        <w:drawing>
          <wp:inline distT="0" distB="0" distL="0" distR="0" wp14:anchorId="487476E2" wp14:editId="1AE02667">
            <wp:extent cx="5313219" cy="165791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5694" cy="1668043"/>
                    </a:xfrm>
                    <a:prstGeom prst="rect">
                      <a:avLst/>
                    </a:prstGeom>
                  </pic:spPr>
                </pic:pic>
              </a:graphicData>
            </a:graphic>
          </wp:inline>
        </w:drawing>
      </w:r>
    </w:p>
    <w:p w14:paraId="4EFF8982" w14:textId="4A348786" w:rsidR="00280548" w:rsidRPr="00A05B78" w:rsidRDefault="00280548" w:rsidP="00A05B78">
      <w:pPr>
        <w:pStyle w:val="Caption"/>
        <w:jc w:val="center"/>
        <w:rPr>
          <w:rFonts w:cs="CMU Bright"/>
          <w:color w:val="auto"/>
        </w:rPr>
      </w:pPr>
      <w:bookmarkStart w:id="261" w:name="_Ref529181551"/>
      <w:bookmarkStart w:id="262" w:name="_Toc530914399"/>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40</w:t>
      </w:r>
      <w:r w:rsidRPr="00330EF4">
        <w:rPr>
          <w:rFonts w:cs="CMU Bright"/>
          <w:color w:val="auto"/>
        </w:rPr>
        <w:fldChar w:fldCharType="end"/>
      </w:r>
      <w:bookmarkEnd w:id="261"/>
      <w:r w:rsidRPr="00330EF4">
        <w:rPr>
          <w:rFonts w:cs="CMU Bright"/>
          <w:color w:val="auto"/>
        </w:rPr>
        <w:t xml:space="preserve"> Correct(left), Incorrect(middle) or none(right) prediction scenario</w:t>
      </w:r>
      <w:bookmarkEnd w:id="262"/>
    </w:p>
    <w:p w14:paraId="203EAAC8" w14:textId="6778EEC4" w:rsidR="00377184" w:rsidRDefault="00377184" w:rsidP="00377184">
      <w:pPr>
        <w:spacing w:after="240"/>
        <w:rPr>
          <w:rFonts w:cs="CMU Bright"/>
        </w:rPr>
      </w:pPr>
      <w:r>
        <w:rPr>
          <w:rFonts w:cs="CMU Bright"/>
        </w:rPr>
        <w:lastRenderedPageBreak/>
        <w:tab/>
        <w:t xml:space="preserve">The </w:t>
      </w:r>
      <w:r w:rsidR="003A664E">
        <w:rPr>
          <w:rFonts w:cs="CMU Bright"/>
        </w:rPr>
        <w:t>cosine similarity C is calculated as:</w:t>
      </w:r>
    </w:p>
    <w:p w14:paraId="786EFB6F" w14:textId="0B582BE3" w:rsidR="003A664E" w:rsidRPr="00377184" w:rsidRDefault="003E2E8F" w:rsidP="00377184">
      <w:pPr>
        <w:spacing w:after="240"/>
        <w:rPr>
          <w:rFonts w:cs="CMU Bright"/>
        </w:rPr>
      </w:pPr>
      <w:r>
        <w:rPr>
          <w:rFonts w:cs="CMU Bright"/>
        </w:rPr>
        <w:tab/>
      </w:r>
      <m:oMath>
        <m:r>
          <w:rPr>
            <w:rFonts w:ascii="Cambria Math" w:hAnsi="Cambria Math" w:cs="CMU Bright"/>
          </w:rPr>
          <m:t xml:space="preserve">C = </m:t>
        </m:r>
        <m:f>
          <m:fPr>
            <m:ctrlPr>
              <w:rPr>
                <w:rFonts w:ascii="Cambria Math" w:hAnsi="Cambria Math" w:cs="CMU Bright"/>
                <w:i/>
              </w:rPr>
            </m:ctrlPr>
          </m:fPr>
          <m:num>
            <m:r>
              <w:rPr>
                <w:rFonts w:ascii="Cambria Math" w:hAnsi="Cambria Math" w:cs="CMU Bright"/>
              </w:rPr>
              <m:t>P.GT</m:t>
            </m:r>
          </m:num>
          <m:den>
            <m:r>
              <w:rPr>
                <w:rFonts w:ascii="Cambria Math" w:hAnsi="Cambria Math" w:cs="CMU Bright"/>
              </w:rPr>
              <m:t>||P|| ||GT||</m:t>
            </m:r>
          </m:den>
        </m:f>
      </m:oMath>
    </w:p>
    <w:p w14:paraId="374A6E84" w14:textId="48693852" w:rsidR="00B416F0" w:rsidRDefault="00B416F0" w:rsidP="00366AA1">
      <w:pPr>
        <w:spacing w:after="240"/>
        <w:ind w:left="720"/>
        <w:rPr>
          <w:rFonts w:cs="CMU Bright"/>
        </w:rPr>
      </w:pPr>
      <w:r>
        <w:rPr>
          <w:rFonts w:cs="CMU Bright"/>
        </w:rPr>
        <w:t xml:space="preserve">The numerator is the dot product of the prediction vector </w:t>
      </w:r>
      <w:r w:rsidRPr="00B416F0">
        <w:rPr>
          <w:rFonts w:cs="CMU Bright"/>
          <w:i/>
        </w:rPr>
        <w:t>P</w:t>
      </w:r>
      <w:r>
        <w:rPr>
          <w:rFonts w:cs="CMU Bright"/>
        </w:rPr>
        <w:t xml:space="preserve"> and ground truth vector </w:t>
      </w:r>
      <w:r w:rsidRPr="00B416F0">
        <w:rPr>
          <w:rFonts w:cs="CMU Bright"/>
          <w:i/>
        </w:rPr>
        <w:t>GT</w:t>
      </w:r>
      <w:r w:rsidR="00461526">
        <w:rPr>
          <w:rFonts w:cs="CMU Bright"/>
        </w:rPr>
        <w:t xml:space="preserve"> and the denominator is the magnitude product of the two vectors. The cosine similarity C = 1 represents the vectors are exactly same, which means the prediction is 100% matching as the actual transitions. A cosine similarity C = 0 repre</w:t>
      </w:r>
      <w:r w:rsidR="00E74FE9">
        <w:rPr>
          <w:rFonts w:cs="CMU Bright"/>
        </w:rPr>
        <w:t>se</w:t>
      </w:r>
      <w:r w:rsidR="00461526">
        <w:rPr>
          <w:rFonts w:cs="CMU Bright"/>
        </w:rPr>
        <w:t xml:space="preserve">nts </w:t>
      </w:r>
      <w:r w:rsidR="00E74FE9">
        <w:rPr>
          <w:rFonts w:cs="CMU Bright"/>
        </w:rPr>
        <w:t>orthogonality, which means that the prediction is completely wrong.</w:t>
      </w:r>
    </w:p>
    <w:p w14:paraId="7EDDE79F" w14:textId="18E07435" w:rsidR="00FD493F" w:rsidRPr="00330EF4" w:rsidRDefault="00FD493F" w:rsidP="00FD493F">
      <w:pPr>
        <w:ind w:left="720"/>
        <w:rPr>
          <w:rFonts w:cs="CMU Bright"/>
        </w:rPr>
      </w:pPr>
      <w:r w:rsidRPr="00330EF4">
        <w:rPr>
          <w:rFonts w:cs="CMU Bright"/>
        </w:rPr>
        <w:t xml:space="preserve">The probability of transition from the current state to all the other state in the next time-slot is fetched from the markov chain model as </w:t>
      </w:r>
      <w:r w:rsidRPr="00330EF4">
        <w:rPr>
          <w:rFonts w:cs="CMU Bright"/>
          <w:i/>
        </w:rPr>
        <w:t>p = {p</w:t>
      </w:r>
      <w:r w:rsidRPr="00330EF4">
        <w:rPr>
          <w:rFonts w:cs="CMU Bright"/>
          <w:i/>
        </w:rPr>
        <w:softHyphen/>
      </w:r>
      <w:r w:rsidRPr="00330EF4">
        <w:rPr>
          <w:rFonts w:cs="CMU Bright"/>
          <w:i/>
          <w:vertAlign w:val="subscript"/>
        </w:rPr>
        <w:t>1</w:t>
      </w:r>
      <w:r w:rsidRPr="00330EF4">
        <w:rPr>
          <w:rFonts w:cs="CMU Bright"/>
          <w:i/>
        </w:rPr>
        <w:t>, p</w:t>
      </w:r>
      <w:r w:rsidRPr="00330EF4">
        <w:rPr>
          <w:rFonts w:cs="CMU Bright"/>
          <w:i/>
          <w:vertAlign w:val="subscript"/>
        </w:rPr>
        <w:t>2</w:t>
      </w:r>
      <w:r w:rsidRPr="00330EF4">
        <w:rPr>
          <w:rFonts w:cs="CMU Bright"/>
          <w:i/>
        </w:rPr>
        <w:t>, …, p</w:t>
      </w:r>
      <w:r w:rsidRPr="00330EF4">
        <w:rPr>
          <w:rFonts w:cs="CMU Bright"/>
          <w:i/>
          <w:vertAlign w:val="subscript"/>
        </w:rPr>
        <w:t>n</w:t>
      </w:r>
      <w:r w:rsidRPr="00330EF4">
        <w:rPr>
          <w:rFonts w:cs="CMU Bright"/>
          <w:i/>
        </w:rPr>
        <w:t>}</w:t>
      </w:r>
      <w:r w:rsidRPr="00330EF4">
        <w:rPr>
          <w:rFonts w:cs="CMU Bright"/>
        </w:rPr>
        <w:t xml:space="preserve"> where </w:t>
      </w:r>
      <w:r w:rsidRPr="00330EF4">
        <w:rPr>
          <w:rFonts w:cs="CMU Bright"/>
          <w:i/>
        </w:rPr>
        <w:t>p</w:t>
      </w:r>
      <w:r w:rsidRPr="00330EF4">
        <w:rPr>
          <w:rFonts w:cs="CMU Bright"/>
          <w:i/>
        </w:rPr>
        <w:softHyphen/>
      </w:r>
      <w:r w:rsidRPr="00330EF4">
        <w:rPr>
          <w:rFonts w:cs="CMU Bright"/>
          <w:i/>
          <w:vertAlign w:val="subscript"/>
        </w:rPr>
        <w:t>i</w:t>
      </w:r>
      <w:r w:rsidRPr="00330EF4">
        <w:rPr>
          <w:rFonts w:cs="CMU Bright"/>
          <w:i/>
        </w:rPr>
        <w:t xml:space="preserve"> </w:t>
      </w:r>
      <w:r w:rsidRPr="00330EF4">
        <w:rPr>
          <w:rFonts w:cs="CMU Bright"/>
        </w:rPr>
        <w:t xml:space="preserve">indicates the probability of state </w:t>
      </w:r>
      <w:r w:rsidRPr="00330EF4">
        <w:rPr>
          <w:rFonts w:cs="CMU Bright"/>
          <w:i/>
        </w:rPr>
        <w:t>i</w:t>
      </w:r>
      <w:r w:rsidRPr="00330EF4">
        <w:rPr>
          <w:rFonts w:cs="CMU Bright"/>
        </w:rPr>
        <w:t xml:space="preserve">. The true stay in the next time-slot is also stored as a vector </w:t>
      </w:r>
      <w:r>
        <w:rPr>
          <w:rFonts w:cs="CMU Bright"/>
          <w:i/>
        </w:rPr>
        <w:t>g</w:t>
      </w:r>
      <w:r w:rsidRPr="00330EF4">
        <w:rPr>
          <w:rFonts w:cs="CMU Bright"/>
          <w:i/>
        </w:rPr>
        <w:t>t = {</w:t>
      </w:r>
      <w:r>
        <w:rPr>
          <w:rFonts w:cs="CMU Bright"/>
          <w:i/>
        </w:rPr>
        <w:t>g</w:t>
      </w:r>
      <w:r w:rsidRPr="00330EF4">
        <w:rPr>
          <w:rFonts w:cs="CMU Bright"/>
          <w:i/>
        </w:rPr>
        <w:t>t</w:t>
      </w:r>
      <w:r w:rsidRPr="00330EF4">
        <w:rPr>
          <w:rFonts w:cs="CMU Bright"/>
          <w:i/>
          <w:vertAlign w:val="subscript"/>
        </w:rPr>
        <w:t>1</w:t>
      </w:r>
      <w:r w:rsidRPr="00330EF4">
        <w:rPr>
          <w:rFonts w:cs="CMU Bright"/>
          <w:i/>
        </w:rPr>
        <w:t xml:space="preserve">, </w:t>
      </w:r>
      <w:r>
        <w:rPr>
          <w:rFonts w:cs="CMU Bright"/>
          <w:i/>
        </w:rPr>
        <w:t>g</w:t>
      </w:r>
      <w:r w:rsidRPr="00330EF4">
        <w:rPr>
          <w:rFonts w:cs="CMU Bright"/>
          <w:i/>
        </w:rPr>
        <w:t>t</w:t>
      </w:r>
      <w:r w:rsidRPr="00330EF4">
        <w:rPr>
          <w:rFonts w:cs="CMU Bright"/>
          <w:i/>
          <w:vertAlign w:val="subscript"/>
        </w:rPr>
        <w:t>2</w:t>
      </w:r>
      <w:r w:rsidRPr="00330EF4">
        <w:rPr>
          <w:rFonts w:cs="CMU Bright"/>
          <w:i/>
        </w:rPr>
        <w:t xml:space="preserve">, …, </w:t>
      </w:r>
      <w:r>
        <w:rPr>
          <w:rFonts w:cs="CMU Bright"/>
          <w:i/>
        </w:rPr>
        <w:t>g</w:t>
      </w:r>
      <w:r w:rsidRPr="00330EF4">
        <w:rPr>
          <w:rFonts w:cs="CMU Bright"/>
          <w:i/>
        </w:rPr>
        <w:t>t</w:t>
      </w:r>
      <w:r w:rsidRPr="00330EF4">
        <w:rPr>
          <w:rFonts w:cs="CMU Bright"/>
          <w:i/>
          <w:vertAlign w:val="subscript"/>
        </w:rPr>
        <w:t>n</w:t>
      </w:r>
      <w:r w:rsidRPr="00330EF4">
        <w:rPr>
          <w:rFonts w:cs="CMU Bright"/>
          <w:i/>
        </w:rPr>
        <w:t>}</w:t>
      </w:r>
      <w:r w:rsidRPr="00330EF4">
        <w:rPr>
          <w:rFonts w:cs="CMU Bright"/>
        </w:rPr>
        <w:t xml:space="preserve"> where </w:t>
      </w:r>
      <w:r>
        <w:rPr>
          <w:rFonts w:cs="CMU Bright"/>
          <w:i/>
        </w:rPr>
        <w:t>g</w:t>
      </w:r>
      <w:r w:rsidRPr="00330EF4">
        <w:rPr>
          <w:rFonts w:cs="CMU Bright"/>
          <w:i/>
        </w:rPr>
        <w:t>t</w:t>
      </w:r>
      <w:r w:rsidRPr="00330EF4">
        <w:rPr>
          <w:rFonts w:cs="CMU Bright"/>
          <w:i/>
          <w:vertAlign w:val="subscript"/>
        </w:rPr>
        <w:t>i</w:t>
      </w:r>
      <w:r w:rsidRPr="00330EF4">
        <w:rPr>
          <w:rFonts w:cs="CMU Bright"/>
          <w:i/>
        </w:rPr>
        <w:t xml:space="preserve"> </w:t>
      </w:r>
      <w:r w:rsidRPr="00330EF4">
        <w:rPr>
          <w:rFonts w:cs="CMU Bright"/>
        </w:rPr>
        <w:t xml:space="preserve">represents the true or actual stay of state </w:t>
      </w:r>
      <w:r w:rsidRPr="00330EF4">
        <w:rPr>
          <w:rFonts w:cs="CMU Bright"/>
          <w:i/>
        </w:rPr>
        <w:t>i</w:t>
      </w:r>
      <w:r w:rsidRPr="00330EF4">
        <w:rPr>
          <w:rFonts w:cs="CMU Bright"/>
        </w:rPr>
        <w:t xml:space="preserve">. These two vectors are compared to determine the cosine similarity. Hence, in contrast with the </w:t>
      </w:r>
      <w:r w:rsidR="008C5D0F">
        <w:rPr>
          <w:rFonts w:cs="CMU Bright"/>
        </w:rPr>
        <w:t xml:space="preserve">accuracy correctness </w:t>
      </w:r>
      <w:r w:rsidR="00F928BC">
        <w:rPr>
          <w:rFonts w:cs="CMU Bright"/>
        </w:rPr>
        <w:t>A</w:t>
      </w:r>
      <w:r w:rsidR="00F928BC" w:rsidRPr="008418C8">
        <w:rPr>
          <w:rFonts w:cs="CMU Bright"/>
          <w:vertAlign w:val="subscript"/>
        </w:rPr>
        <w:t>c</w:t>
      </w:r>
      <w:r w:rsidR="00F928BC">
        <w:rPr>
          <w:rFonts w:cs="CMU Bright"/>
        </w:rPr>
        <w:t xml:space="preserve"> and </w:t>
      </w:r>
      <w:r w:rsidR="008C5D0F">
        <w:rPr>
          <w:rFonts w:cs="CMU Bright"/>
        </w:rPr>
        <w:t xml:space="preserve">accuracy preciseness </w:t>
      </w:r>
      <w:r w:rsidR="00F928BC">
        <w:rPr>
          <w:rFonts w:cs="CMU Bright"/>
        </w:rPr>
        <w:t>A</w:t>
      </w:r>
      <w:r w:rsidR="00F928BC" w:rsidRPr="008418C8">
        <w:rPr>
          <w:rFonts w:cs="CMU Bright"/>
          <w:vertAlign w:val="subscript"/>
        </w:rPr>
        <w:t>p</w:t>
      </w:r>
      <w:r w:rsidR="003E4242">
        <w:rPr>
          <w:rFonts w:cs="CMU Bright"/>
        </w:rPr>
        <w:t xml:space="preserve">, </w:t>
      </w:r>
      <w:r w:rsidRPr="00330EF4">
        <w:rPr>
          <w:rFonts w:cs="CMU Bright"/>
        </w:rPr>
        <w:t xml:space="preserve">the cosine similarity </w:t>
      </w:r>
      <w:r w:rsidR="003E4242">
        <w:rPr>
          <w:rFonts w:cs="CMU Bright"/>
        </w:rPr>
        <w:t xml:space="preserve">C </w:t>
      </w:r>
      <w:r w:rsidRPr="00330EF4">
        <w:rPr>
          <w:rFonts w:cs="CMU Bright"/>
        </w:rPr>
        <w:t xml:space="preserve">considers the probability of prediction from markov chain and the true duration of the stay. It means, even if the predicted transition and </w:t>
      </w:r>
      <w:r>
        <w:rPr>
          <w:rFonts w:cs="CMU Bright"/>
        </w:rPr>
        <w:t>ground truth</w:t>
      </w:r>
      <w:r w:rsidRPr="00330EF4">
        <w:rPr>
          <w:rFonts w:cs="CMU Bright"/>
        </w:rPr>
        <w:t xml:space="preserve"> are same, if the prediction suggests very less duration stay in the next hour but the </w:t>
      </w:r>
      <w:r>
        <w:rPr>
          <w:rFonts w:cs="CMU Bright"/>
        </w:rPr>
        <w:t>ground truth</w:t>
      </w:r>
      <w:r w:rsidRPr="00330EF4">
        <w:rPr>
          <w:rFonts w:cs="CMU Bright"/>
        </w:rPr>
        <w:t xml:space="preserve"> is for longer duration in the next hour, the cosine similarity will be smaller. Let us consider the example shown in the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40</w:t>
      </w:r>
      <w:r w:rsidRPr="00330EF4">
        <w:rPr>
          <w:rFonts w:cs="CMU Bright"/>
        </w:rPr>
        <w:fldChar w:fldCharType="end"/>
      </w:r>
      <w:r w:rsidRPr="00330EF4">
        <w:rPr>
          <w:rFonts w:cs="CMU Bright"/>
        </w:rPr>
        <w:t xml:space="preserve"> on the left. The </w:t>
      </w:r>
      <w:r>
        <w:rPr>
          <w:rFonts w:cs="CMU Bright"/>
        </w:rPr>
        <w:t>t</w:t>
      </w:r>
      <w:r w:rsidRPr="00330EF4">
        <w:rPr>
          <w:rFonts w:cs="CMU Bright"/>
        </w:rPr>
        <w:t>ransition from st</w:t>
      </w:r>
      <w:r w:rsidRPr="00330EF4">
        <w:rPr>
          <w:rFonts w:cs="CMU Bright"/>
          <w:vertAlign w:val="subscript"/>
        </w:rPr>
        <w:t xml:space="preserve">1 </w:t>
      </w:r>
      <w:r w:rsidRPr="00330EF4">
        <w:rPr>
          <w:rFonts w:cs="CMU Bright"/>
        </w:rPr>
        <w:t>to st</w:t>
      </w:r>
      <w:r w:rsidRPr="00330EF4">
        <w:rPr>
          <w:rFonts w:cs="CMU Bright"/>
          <w:vertAlign w:val="subscript"/>
        </w:rPr>
        <w:t>2</w:t>
      </w:r>
      <w:r w:rsidRPr="00330EF4">
        <w:rPr>
          <w:rFonts w:cs="CMU Bright"/>
        </w:rPr>
        <w:t xml:space="preserve"> is predicted and the </w:t>
      </w:r>
      <w:r>
        <w:rPr>
          <w:rFonts w:cs="CMU Bright"/>
        </w:rPr>
        <w:t>ground truth</w:t>
      </w:r>
      <w:r w:rsidRPr="00330EF4">
        <w:rPr>
          <w:rFonts w:cs="CMU Bright"/>
        </w:rPr>
        <w:t xml:space="preserve"> is also the same. The prediction is correct but to what extend? The prediction </w:t>
      </w:r>
      <w:r>
        <w:rPr>
          <w:rFonts w:cs="CMU Bright"/>
        </w:rPr>
        <w:t xml:space="preserve">suggests </w:t>
      </w:r>
      <w:r w:rsidRPr="00330EF4">
        <w:rPr>
          <w:rFonts w:cs="CMU Bright"/>
        </w:rPr>
        <w:t>a very short duration stay at state st</w:t>
      </w:r>
      <w:r w:rsidRPr="00330EF4">
        <w:rPr>
          <w:rFonts w:cs="CMU Bright"/>
          <w:vertAlign w:val="subscript"/>
        </w:rPr>
        <w:t>2</w:t>
      </w:r>
      <w:r w:rsidRPr="00330EF4">
        <w:rPr>
          <w:rFonts w:cs="CMU Bright"/>
        </w:rPr>
        <w:t xml:space="preserve"> in the next hour, whereas the actual stay at hour 6 at state st</w:t>
      </w:r>
      <w:r w:rsidRPr="00330EF4">
        <w:rPr>
          <w:rFonts w:cs="CMU Bright"/>
          <w:vertAlign w:val="subscript"/>
        </w:rPr>
        <w:t>2</w:t>
      </w:r>
      <w:r w:rsidRPr="00330EF4">
        <w:rPr>
          <w:rFonts w:cs="CMU Bright"/>
        </w:rPr>
        <w:t xml:space="preserve"> is longer. This will result in smaller cosine similarity value. Hence, the cosine similarity </w:t>
      </w:r>
      <w:r>
        <w:rPr>
          <w:rFonts w:cs="CMU Bright"/>
        </w:rPr>
        <w:t xml:space="preserve">C </w:t>
      </w:r>
      <w:r w:rsidRPr="00330EF4">
        <w:rPr>
          <w:rFonts w:cs="CMU Bright"/>
        </w:rPr>
        <w:t xml:space="preserve">will be close to 1 only if the duration of stay </w:t>
      </w:r>
      <w:r>
        <w:rPr>
          <w:rFonts w:cs="CMU Bright"/>
        </w:rPr>
        <w:t xml:space="preserve">in ground truth matches </w:t>
      </w:r>
      <w:r w:rsidRPr="00330EF4">
        <w:rPr>
          <w:rFonts w:cs="CMU Bright"/>
        </w:rPr>
        <w:t>with the prediction, otherwise it will be close to 0. Therefore, the cosine similarity close to 1 suggests precise predictions and the cosine similarity close to 0 suggests bad predictions.</w:t>
      </w:r>
    </w:p>
    <w:p w14:paraId="46FCB6C8" w14:textId="52E70CE2" w:rsidR="00753DC7" w:rsidRPr="00330EF4" w:rsidRDefault="00753DC7" w:rsidP="00FD493F">
      <w:pPr>
        <w:pStyle w:val="Heading4"/>
        <w:spacing w:after="240"/>
        <w:ind w:firstLine="720"/>
        <w:rPr>
          <w:rFonts w:ascii="CMU Bright" w:hAnsi="CMU Bright" w:cs="CMU Bright"/>
          <w:i w:val="0"/>
          <w:color w:val="auto"/>
        </w:rPr>
      </w:pPr>
      <w:bookmarkStart w:id="263" w:name="_Toc530914353"/>
      <w:r w:rsidRPr="00330EF4">
        <w:rPr>
          <w:rFonts w:ascii="CMU Bright" w:hAnsi="CMU Bright" w:cs="CMU Bright"/>
          <w:i w:val="0"/>
          <w:color w:val="auto"/>
        </w:rPr>
        <w:t>6.2.4.2 Results</w:t>
      </w:r>
      <w:bookmarkEnd w:id="263"/>
    </w:p>
    <w:p w14:paraId="002BFA07" w14:textId="7CE8FB7E" w:rsidR="003D5D26" w:rsidRPr="00330EF4" w:rsidRDefault="008F409B" w:rsidP="00753DC7">
      <w:pPr>
        <w:spacing w:after="240"/>
        <w:ind w:left="720"/>
        <w:rPr>
          <w:rFonts w:cs="CMU Bright"/>
        </w:rPr>
      </w:pPr>
      <w:r w:rsidRPr="00330EF4">
        <w:rPr>
          <w:rFonts w:cs="CMU Bright"/>
        </w:rPr>
        <w:t xml:space="preserve">The first evaluation done is to find out the accuracy </w:t>
      </w:r>
      <w:r w:rsidR="009D4A48" w:rsidRPr="00330EF4">
        <w:rPr>
          <w:rFonts w:cs="CMU Bright"/>
        </w:rPr>
        <w:t xml:space="preserve">correctness </w:t>
      </w:r>
      <w:r w:rsidRPr="00330EF4">
        <w:rPr>
          <w:rFonts w:cs="CMU Bright"/>
        </w:rPr>
        <w:t xml:space="preserve">and </w:t>
      </w:r>
      <w:r w:rsidR="009D4A48" w:rsidRPr="00330EF4">
        <w:rPr>
          <w:rFonts w:cs="CMU Bright"/>
        </w:rPr>
        <w:t>accuracy precision</w:t>
      </w:r>
      <w:r w:rsidRPr="00330EF4">
        <w:rPr>
          <w:rFonts w:cs="CMU Bright"/>
        </w:rPr>
        <w:t xml:space="preserve">. </w:t>
      </w:r>
      <w:r w:rsidR="00EC44F0" w:rsidRPr="00330EF4">
        <w:rPr>
          <w:rFonts w:cs="CMU Bright"/>
        </w:rPr>
        <w:t xml:space="preserve">For a total 182 users, the box plots are shown in </w:t>
      </w:r>
      <w:r w:rsidR="004C235A" w:rsidRPr="00330EF4">
        <w:rPr>
          <w:rFonts w:cs="CMU Bright"/>
        </w:rPr>
        <w:fldChar w:fldCharType="begin"/>
      </w:r>
      <w:r w:rsidR="004C235A" w:rsidRPr="00330EF4">
        <w:rPr>
          <w:rFonts w:cs="CMU Bright"/>
        </w:rPr>
        <w:instrText xml:space="preserve"> REF _Ref529041151 \h </w:instrText>
      </w:r>
      <w:r w:rsidR="00434170" w:rsidRPr="00330EF4">
        <w:rPr>
          <w:rFonts w:cs="CMU Bright"/>
        </w:rPr>
        <w:instrText xml:space="preserve"> \* MERGEFORMAT </w:instrText>
      </w:r>
      <w:r w:rsidR="004C235A" w:rsidRPr="00330EF4">
        <w:rPr>
          <w:rFonts w:cs="CMU Bright"/>
        </w:rPr>
      </w:r>
      <w:r w:rsidR="004C235A"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41</w:t>
      </w:r>
      <w:r w:rsidR="004C235A" w:rsidRPr="00330EF4">
        <w:rPr>
          <w:rFonts w:cs="CMU Bright"/>
        </w:rPr>
        <w:fldChar w:fldCharType="end"/>
      </w:r>
      <w:r w:rsidR="004C235A" w:rsidRPr="00330EF4">
        <w:rPr>
          <w:rFonts w:cs="CMU Bright"/>
        </w:rPr>
        <w:t xml:space="preserve">. </w:t>
      </w:r>
      <w:r w:rsidR="00F5011F" w:rsidRPr="00330EF4">
        <w:rPr>
          <w:rFonts w:cs="CMU Bright"/>
        </w:rPr>
        <w:t xml:space="preserve">The </w:t>
      </w:r>
      <w:r w:rsidR="002C7DE6" w:rsidRPr="00330EF4">
        <w:rPr>
          <w:rFonts w:cs="CMU Bright"/>
        </w:rPr>
        <w:t xml:space="preserve">mean </w:t>
      </w:r>
      <w:r w:rsidR="00F5011F" w:rsidRPr="00330EF4">
        <w:rPr>
          <w:rFonts w:cs="CMU Bright"/>
        </w:rPr>
        <w:t>accurac</w:t>
      </w:r>
      <w:r w:rsidR="005B099B" w:rsidRPr="00330EF4">
        <w:rPr>
          <w:rFonts w:cs="CMU Bright"/>
        </w:rPr>
        <w:t>y</w:t>
      </w:r>
      <w:r w:rsidR="00F5011F" w:rsidRPr="00330EF4">
        <w:rPr>
          <w:rFonts w:cs="CMU Bright"/>
        </w:rPr>
        <w:t xml:space="preserve"> </w:t>
      </w:r>
      <w:r w:rsidR="002C7DE6" w:rsidRPr="00330EF4">
        <w:rPr>
          <w:rFonts w:cs="CMU Bright"/>
        </w:rPr>
        <w:t>correctness A</w:t>
      </w:r>
      <w:r w:rsidR="002C7DE6" w:rsidRPr="00330EF4">
        <w:rPr>
          <w:rFonts w:cs="CMU Bright"/>
          <w:vertAlign w:val="subscript"/>
        </w:rPr>
        <w:t>c</w:t>
      </w:r>
      <w:r w:rsidR="002C7DE6" w:rsidRPr="00330EF4">
        <w:rPr>
          <w:rFonts w:cs="CMU Bright"/>
        </w:rPr>
        <w:t xml:space="preserve"> </w:t>
      </w:r>
      <w:r w:rsidR="00E947D2" w:rsidRPr="00330EF4">
        <w:rPr>
          <w:rFonts w:cs="CMU Bright"/>
        </w:rPr>
        <w:t xml:space="preserve">for 182 </w:t>
      </w:r>
      <w:r w:rsidR="00DA78ED" w:rsidRPr="00330EF4">
        <w:rPr>
          <w:rFonts w:cs="CMU Bright"/>
        </w:rPr>
        <w:t>users</w:t>
      </w:r>
      <w:r w:rsidR="00E947D2" w:rsidRPr="00330EF4">
        <w:rPr>
          <w:rFonts w:cs="CMU Bright"/>
        </w:rPr>
        <w:t xml:space="preserve"> is</w:t>
      </w:r>
      <w:r w:rsidR="00274765" w:rsidRPr="00330EF4">
        <w:rPr>
          <w:rFonts w:cs="CMU Bright"/>
        </w:rPr>
        <w:t xml:space="preserve"> </w:t>
      </w:r>
      <w:r w:rsidR="002C7DE6" w:rsidRPr="00330EF4">
        <w:rPr>
          <w:rFonts w:cs="CMU Bright"/>
        </w:rPr>
        <w:t xml:space="preserve">found to be </w:t>
      </w:r>
      <w:r w:rsidR="002D5D34" w:rsidRPr="00330EF4">
        <w:rPr>
          <w:rFonts w:cs="CMU Bright"/>
        </w:rPr>
        <w:t>9</w:t>
      </w:r>
      <w:r w:rsidR="002C7DE6" w:rsidRPr="00330EF4">
        <w:rPr>
          <w:rFonts w:cs="CMU Bright"/>
        </w:rPr>
        <w:t>2.7</w:t>
      </w:r>
      <w:r w:rsidR="002D5D34" w:rsidRPr="00330EF4">
        <w:rPr>
          <w:rFonts w:cs="CMU Bright"/>
        </w:rPr>
        <w:t>%</w:t>
      </w:r>
      <w:r w:rsidR="00274765" w:rsidRPr="00330EF4">
        <w:rPr>
          <w:rFonts w:cs="CMU Bright"/>
        </w:rPr>
        <w:t>.</w:t>
      </w:r>
      <w:r w:rsidR="002D5D34" w:rsidRPr="00330EF4">
        <w:rPr>
          <w:rFonts w:cs="CMU Bright"/>
        </w:rPr>
        <w:t xml:space="preserve"> </w:t>
      </w:r>
      <w:r w:rsidR="002C7DE6" w:rsidRPr="00330EF4">
        <w:rPr>
          <w:rFonts w:cs="CMU Bright"/>
        </w:rPr>
        <w:t>The accuracy precision A</w:t>
      </w:r>
      <w:r w:rsidR="002C7DE6" w:rsidRPr="00330EF4">
        <w:rPr>
          <w:rFonts w:cs="CMU Bright"/>
          <w:vertAlign w:val="subscript"/>
        </w:rPr>
        <w:t>p</w:t>
      </w:r>
      <w:r w:rsidR="002C7DE6" w:rsidRPr="00330EF4">
        <w:rPr>
          <w:rFonts w:cs="CMU Bright"/>
        </w:rPr>
        <w:t xml:space="preserve"> for 182 users is found to be 63.7%. </w:t>
      </w:r>
      <w:r w:rsidR="00900E53">
        <w:rPr>
          <w:rFonts w:cs="CMU Bright"/>
        </w:rPr>
        <w:t>The lower accuracy precision indicates that all the correct predictions did not predict the exact duration of the stay as the ground truth.</w:t>
      </w:r>
    </w:p>
    <w:p w14:paraId="6C87F71C" w14:textId="78C044E3" w:rsidR="0048011B" w:rsidRPr="00330EF4" w:rsidRDefault="0048011B" w:rsidP="0048011B">
      <w:pPr>
        <w:ind w:left="720"/>
        <w:rPr>
          <w:rFonts w:cs="CMU Bright"/>
        </w:rPr>
      </w:pPr>
      <w:r w:rsidRPr="00330EF4">
        <w:rPr>
          <w:rFonts w:cs="CMU Bright"/>
        </w:rPr>
        <w:t xml:space="preserve">Another evaluation is done using cosine similarity. The cosine similarity mean for 182 users is found to be 0.725 as shown in the </w:t>
      </w:r>
      <w:r w:rsidRPr="00330EF4">
        <w:rPr>
          <w:rFonts w:cs="CMU Bright"/>
        </w:rPr>
        <w:fldChar w:fldCharType="begin"/>
      </w:r>
      <w:r w:rsidRPr="00330EF4">
        <w:rPr>
          <w:rFonts w:cs="CMU Bright"/>
        </w:rPr>
        <w:instrText xml:space="preserve"> REF _Ref529041151 \h  \* MERGEFORMAT </w:instrText>
      </w:r>
      <w:r w:rsidRPr="00330EF4">
        <w:rPr>
          <w:rFonts w:cs="CMU Bright"/>
        </w:rPr>
      </w:r>
      <w:r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41</w:t>
      </w:r>
      <w:r w:rsidRPr="00330EF4">
        <w:rPr>
          <w:rFonts w:cs="CMU Bright"/>
        </w:rPr>
        <w:fldChar w:fldCharType="end"/>
      </w:r>
      <w:r w:rsidRPr="00330EF4">
        <w:rPr>
          <w:rFonts w:cs="CMU Bright"/>
        </w:rPr>
        <w:t xml:space="preserve">. </w:t>
      </w:r>
    </w:p>
    <w:p w14:paraId="62428932" w14:textId="7F354A52" w:rsidR="001A2714" w:rsidRPr="00330EF4" w:rsidRDefault="00205DCD" w:rsidP="00EC688E">
      <w:pPr>
        <w:jc w:val="center"/>
        <w:rPr>
          <w:rFonts w:cs="CMU Bright"/>
        </w:rPr>
      </w:pPr>
      <w:r w:rsidRPr="00330EF4">
        <w:rPr>
          <w:rFonts w:cs="CMU Bright"/>
          <w:noProof/>
        </w:rPr>
        <w:lastRenderedPageBreak/>
        <w:drawing>
          <wp:inline distT="0" distB="0" distL="0" distR="0" wp14:anchorId="3A711656" wp14:editId="35F44D3A">
            <wp:extent cx="5972810" cy="41776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810" cy="4177665"/>
                    </a:xfrm>
                    <a:prstGeom prst="rect">
                      <a:avLst/>
                    </a:prstGeom>
                  </pic:spPr>
                </pic:pic>
              </a:graphicData>
            </a:graphic>
          </wp:inline>
        </w:drawing>
      </w:r>
    </w:p>
    <w:p w14:paraId="763F3078" w14:textId="7EC43C8F" w:rsidR="00D72B7A" w:rsidRDefault="00EC44F0" w:rsidP="008C5D0F">
      <w:pPr>
        <w:pStyle w:val="Caption"/>
        <w:jc w:val="center"/>
        <w:rPr>
          <w:rFonts w:cs="CMU Bright"/>
          <w:color w:val="000000" w:themeColor="text1"/>
        </w:rPr>
      </w:pPr>
      <w:bookmarkStart w:id="264" w:name="_Ref529041151"/>
      <w:bookmarkStart w:id="265" w:name="_Toc529180015"/>
      <w:bookmarkStart w:id="266" w:name="_Toc530914400"/>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41</w:t>
      </w:r>
      <w:r w:rsidRPr="00330EF4">
        <w:rPr>
          <w:rFonts w:cs="CMU Bright"/>
          <w:color w:val="000000" w:themeColor="text1"/>
        </w:rPr>
        <w:fldChar w:fldCharType="end"/>
      </w:r>
      <w:bookmarkEnd w:id="264"/>
      <w:r w:rsidRPr="00330EF4">
        <w:rPr>
          <w:rFonts w:cs="CMU Bright"/>
          <w:color w:val="000000" w:themeColor="text1"/>
        </w:rPr>
        <w:t xml:space="preserve"> Evaluation for Geolife dataset</w:t>
      </w:r>
      <w:bookmarkEnd w:id="265"/>
      <w:bookmarkEnd w:id="266"/>
    </w:p>
    <w:p w14:paraId="405A5346" w14:textId="2269BADA" w:rsidR="008C5D0F" w:rsidRDefault="008C5D0F" w:rsidP="00A64E9D">
      <w:pPr>
        <w:pStyle w:val="Heading3"/>
        <w:spacing w:after="240"/>
        <w:ind w:firstLine="720"/>
        <w:rPr>
          <w:rFonts w:ascii="CMU Bright" w:hAnsi="CMU Bright" w:cs="CMU Bright"/>
          <w:color w:val="000000" w:themeColor="text1"/>
        </w:rPr>
      </w:pPr>
      <w:bookmarkStart w:id="267" w:name="_Toc530914354"/>
      <w:r w:rsidRPr="008C5D0F">
        <w:rPr>
          <w:rFonts w:ascii="CMU Bright" w:hAnsi="CMU Bright" w:cs="CMU Bright"/>
          <w:color w:val="000000" w:themeColor="text1"/>
        </w:rPr>
        <w:t>6.2.5 Android Application Performance</w:t>
      </w:r>
      <w:bookmarkEnd w:id="267"/>
    </w:p>
    <w:p w14:paraId="4D320128" w14:textId="26FFF5FE" w:rsidR="00A64E9D" w:rsidRDefault="004110F3" w:rsidP="0084720B">
      <w:pPr>
        <w:spacing w:after="240"/>
        <w:ind w:left="720"/>
      </w:pPr>
      <w:r>
        <w:t>The</w:t>
      </w:r>
      <w:r w:rsidR="0084720B">
        <w:t xml:space="preserve"> android application creates markov chain based on time-slotted data. The time taken to create a markov chain model is evaluated. Since, the prototype application uses Geolife dataset, the evaluation is done with real-life dataset. </w:t>
      </w:r>
    </w:p>
    <w:p w14:paraId="448CC8DF" w14:textId="3CA022A6" w:rsidR="0084720B" w:rsidRDefault="0084720B" w:rsidP="0084720B">
      <w:pPr>
        <w:spacing w:after="240"/>
        <w:ind w:left="720"/>
      </w:pPr>
      <w:r>
        <w:t xml:space="preserve">The application is run on an emulator Nexus 5X API 28 on Android Studio. The resolution of the device was 1080x1920: 420dpi, CPU x86 with 1536 MB RAM. </w:t>
      </w:r>
      <w:r w:rsidR="00095808">
        <w:t xml:space="preserve">As the number of states vary, so does the time to calculate the markov chain. The </w:t>
      </w:r>
      <w:r w:rsidR="00095808">
        <w:fldChar w:fldCharType="begin"/>
      </w:r>
      <w:r w:rsidR="00095808">
        <w:instrText xml:space="preserve"> REF _Ref530913798 \h </w:instrText>
      </w:r>
      <w:r w:rsidR="00095808">
        <w:fldChar w:fldCharType="separate"/>
      </w:r>
      <w:r w:rsidR="009C4FE4" w:rsidRPr="00CE4C55">
        <w:t xml:space="preserve">Table </w:t>
      </w:r>
      <w:r w:rsidR="009C4FE4">
        <w:rPr>
          <w:noProof/>
        </w:rPr>
        <w:t>2</w:t>
      </w:r>
      <w:r w:rsidR="00095808">
        <w:fldChar w:fldCharType="end"/>
      </w:r>
      <w:r w:rsidR="00095808">
        <w:t xml:space="preserve"> lists the states versus time in seconds. The states data is taken from the users from Geolife dataset. The time for 23 states is relatively low and increases as the states increases. This evaluation is done only to indicate that state</w:t>
      </w:r>
      <w:r w:rsidR="00DF3096">
        <w:t xml:space="preserve"> count</w:t>
      </w:r>
      <w:r w:rsidR="00095808">
        <w:t xml:space="preserve"> will affect the performance of the android application. This time can be affected by many factors, for instance, emulator behaviors, cache usage and many more.</w:t>
      </w:r>
    </w:p>
    <w:tbl>
      <w:tblPr>
        <w:tblStyle w:val="TableGrid"/>
        <w:tblW w:w="0" w:type="auto"/>
        <w:tblInd w:w="1885" w:type="dxa"/>
        <w:tblLook w:val="04A0" w:firstRow="1" w:lastRow="0" w:firstColumn="1" w:lastColumn="0" w:noHBand="0" w:noVBand="1"/>
      </w:tblPr>
      <w:tblGrid>
        <w:gridCol w:w="1561"/>
        <w:gridCol w:w="780"/>
        <w:gridCol w:w="858"/>
        <w:gridCol w:w="858"/>
        <w:gridCol w:w="858"/>
        <w:gridCol w:w="858"/>
      </w:tblGrid>
      <w:tr w:rsidR="00CE4C55" w14:paraId="13002D07" w14:textId="77777777" w:rsidTr="00134F81">
        <w:tc>
          <w:tcPr>
            <w:tcW w:w="660" w:type="dxa"/>
          </w:tcPr>
          <w:p w14:paraId="54990CD6" w14:textId="7073AC09" w:rsidR="0084720B" w:rsidRPr="002A7C12" w:rsidRDefault="0084720B" w:rsidP="002A7C12">
            <w:pPr>
              <w:rPr>
                <w:i/>
              </w:rPr>
            </w:pPr>
            <w:r w:rsidRPr="002A7C12">
              <w:rPr>
                <w:i/>
              </w:rPr>
              <w:t>States</w:t>
            </w:r>
          </w:p>
        </w:tc>
        <w:tc>
          <w:tcPr>
            <w:tcW w:w="780" w:type="dxa"/>
          </w:tcPr>
          <w:p w14:paraId="0E8E4304" w14:textId="352023CA" w:rsidR="0084720B" w:rsidRDefault="0084720B" w:rsidP="002A7C12">
            <w:r>
              <w:t>23</w:t>
            </w:r>
          </w:p>
        </w:tc>
        <w:tc>
          <w:tcPr>
            <w:tcW w:w="858" w:type="dxa"/>
          </w:tcPr>
          <w:p w14:paraId="02AD98B2" w14:textId="6C1BC982" w:rsidR="0084720B" w:rsidRDefault="0084720B" w:rsidP="002A7C12">
            <w:r>
              <w:t>33</w:t>
            </w:r>
          </w:p>
        </w:tc>
        <w:tc>
          <w:tcPr>
            <w:tcW w:w="858" w:type="dxa"/>
          </w:tcPr>
          <w:p w14:paraId="58C78688" w14:textId="21D54AFE" w:rsidR="0084720B" w:rsidRDefault="0084720B" w:rsidP="002A7C12">
            <w:r>
              <w:t>48</w:t>
            </w:r>
          </w:p>
        </w:tc>
        <w:tc>
          <w:tcPr>
            <w:tcW w:w="858" w:type="dxa"/>
          </w:tcPr>
          <w:p w14:paraId="7980ED24" w14:textId="45CA9B39" w:rsidR="0084720B" w:rsidRDefault="0084720B" w:rsidP="002A7C12">
            <w:r>
              <w:t>49</w:t>
            </w:r>
          </w:p>
        </w:tc>
        <w:tc>
          <w:tcPr>
            <w:tcW w:w="858" w:type="dxa"/>
          </w:tcPr>
          <w:p w14:paraId="621677D6" w14:textId="2368CD43" w:rsidR="0084720B" w:rsidRDefault="0084720B" w:rsidP="002A7C12">
            <w:r>
              <w:t>59</w:t>
            </w:r>
          </w:p>
        </w:tc>
      </w:tr>
      <w:tr w:rsidR="00CE4C55" w14:paraId="539F8104" w14:textId="77777777" w:rsidTr="00134F81">
        <w:tc>
          <w:tcPr>
            <w:tcW w:w="660" w:type="dxa"/>
          </w:tcPr>
          <w:p w14:paraId="08CC28AF" w14:textId="6F3B1B37" w:rsidR="0084720B" w:rsidRPr="002A7C12" w:rsidRDefault="0084720B" w:rsidP="002A7C12">
            <w:pPr>
              <w:rPr>
                <w:i/>
              </w:rPr>
            </w:pPr>
            <w:r w:rsidRPr="002A7C12">
              <w:rPr>
                <w:i/>
              </w:rPr>
              <w:t>Time(Seconds)</w:t>
            </w:r>
          </w:p>
        </w:tc>
        <w:tc>
          <w:tcPr>
            <w:tcW w:w="780" w:type="dxa"/>
          </w:tcPr>
          <w:p w14:paraId="1B416B76" w14:textId="4DFC63AC" w:rsidR="0084720B" w:rsidRDefault="0084720B" w:rsidP="002A7C12">
            <w:r>
              <w:t>9.082</w:t>
            </w:r>
          </w:p>
        </w:tc>
        <w:tc>
          <w:tcPr>
            <w:tcW w:w="858" w:type="dxa"/>
          </w:tcPr>
          <w:p w14:paraId="37C455F3" w14:textId="74A63A81" w:rsidR="0084720B" w:rsidRDefault="0084720B" w:rsidP="002A7C12">
            <w:r>
              <w:t>16.918</w:t>
            </w:r>
          </w:p>
        </w:tc>
        <w:tc>
          <w:tcPr>
            <w:tcW w:w="858" w:type="dxa"/>
          </w:tcPr>
          <w:p w14:paraId="02221B14" w14:textId="1B510127" w:rsidR="0084720B" w:rsidRDefault="00CE4C55" w:rsidP="002A7C12">
            <w:r>
              <w:t>26.895</w:t>
            </w:r>
          </w:p>
        </w:tc>
        <w:tc>
          <w:tcPr>
            <w:tcW w:w="858" w:type="dxa"/>
          </w:tcPr>
          <w:p w14:paraId="717592E6" w14:textId="368B1246" w:rsidR="0084720B" w:rsidRDefault="00CE4C55" w:rsidP="002A7C12">
            <w:r>
              <w:t>28.192</w:t>
            </w:r>
          </w:p>
        </w:tc>
        <w:tc>
          <w:tcPr>
            <w:tcW w:w="858" w:type="dxa"/>
          </w:tcPr>
          <w:p w14:paraId="46916A15" w14:textId="27BC6D3D" w:rsidR="0084720B" w:rsidRDefault="00CE4C55" w:rsidP="002A7C12">
            <w:r>
              <w:t>28.641</w:t>
            </w:r>
          </w:p>
        </w:tc>
      </w:tr>
    </w:tbl>
    <w:p w14:paraId="62F0E7EA" w14:textId="3D62E333" w:rsidR="0084720B" w:rsidRPr="00CE4C55" w:rsidRDefault="00CE4C55" w:rsidP="00CE4C55">
      <w:pPr>
        <w:pStyle w:val="Caption"/>
        <w:jc w:val="center"/>
        <w:rPr>
          <w:color w:val="auto"/>
        </w:rPr>
      </w:pPr>
      <w:bookmarkStart w:id="268" w:name="_Ref530913798"/>
      <w:r w:rsidRPr="00CE4C55">
        <w:rPr>
          <w:color w:val="auto"/>
        </w:rPr>
        <w:t xml:space="preserve">Table </w:t>
      </w:r>
      <w:r w:rsidRPr="00CE4C55">
        <w:rPr>
          <w:color w:val="auto"/>
        </w:rPr>
        <w:fldChar w:fldCharType="begin"/>
      </w:r>
      <w:r w:rsidRPr="00CE4C55">
        <w:rPr>
          <w:color w:val="auto"/>
        </w:rPr>
        <w:instrText xml:space="preserve"> SEQ Table \* ARABIC </w:instrText>
      </w:r>
      <w:r w:rsidRPr="00CE4C55">
        <w:rPr>
          <w:color w:val="auto"/>
        </w:rPr>
        <w:fldChar w:fldCharType="separate"/>
      </w:r>
      <w:r w:rsidR="009C4FE4">
        <w:rPr>
          <w:noProof/>
          <w:color w:val="auto"/>
        </w:rPr>
        <w:t>2</w:t>
      </w:r>
      <w:r w:rsidRPr="00CE4C55">
        <w:rPr>
          <w:color w:val="auto"/>
        </w:rPr>
        <w:fldChar w:fldCharType="end"/>
      </w:r>
      <w:bookmarkEnd w:id="268"/>
      <w:r w:rsidRPr="00CE4C55">
        <w:rPr>
          <w:color w:val="auto"/>
        </w:rPr>
        <w:t xml:space="preserve"> State vs Time(s) on Android Application</w:t>
      </w:r>
    </w:p>
    <w:p w14:paraId="693F4E0B" w14:textId="77777777" w:rsidR="009352F2" w:rsidRDefault="009352F2">
      <w:pPr>
        <w:rPr>
          <w:rFonts w:eastAsiaTheme="majorEastAsia" w:cs="CMU Bright"/>
          <w:b/>
          <w:sz w:val="32"/>
          <w:szCs w:val="32"/>
        </w:rPr>
      </w:pPr>
      <w:r>
        <w:rPr>
          <w:rFonts w:cs="CMU Bright"/>
          <w:b/>
        </w:rPr>
        <w:br w:type="page"/>
      </w:r>
    </w:p>
    <w:p w14:paraId="5AA516D6" w14:textId="5502D8AD" w:rsidR="00CF3585" w:rsidRPr="00330EF4" w:rsidRDefault="0090382B" w:rsidP="008E4E06">
      <w:pPr>
        <w:pStyle w:val="Heading1"/>
        <w:numPr>
          <w:ilvl w:val="0"/>
          <w:numId w:val="34"/>
        </w:numPr>
        <w:spacing w:after="160"/>
        <w:rPr>
          <w:rFonts w:ascii="CMU Bright" w:hAnsi="CMU Bright" w:cs="CMU Bright"/>
          <w:b/>
          <w:color w:val="auto"/>
        </w:rPr>
      </w:pPr>
      <w:bookmarkStart w:id="269" w:name="_Toc530914355"/>
      <w:r w:rsidRPr="00330EF4">
        <w:rPr>
          <w:rFonts w:ascii="CMU Bright" w:hAnsi="CMU Bright" w:cs="CMU Bright"/>
          <w:b/>
          <w:color w:val="auto"/>
        </w:rPr>
        <w:lastRenderedPageBreak/>
        <w:t>Conclusion and Future Work</w:t>
      </w:r>
      <w:bookmarkEnd w:id="269"/>
    </w:p>
    <w:p w14:paraId="374F220B" w14:textId="17E954F3" w:rsidR="00411751" w:rsidRPr="00330EF4" w:rsidRDefault="00411751" w:rsidP="00EC688E">
      <w:pPr>
        <w:ind w:left="720"/>
        <w:rPr>
          <w:rFonts w:cs="CMU Bright"/>
        </w:rPr>
      </w:pPr>
      <w:r w:rsidRPr="00330EF4">
        <w:rPr>
          <w:rFonts w:cs="CMU Bright"/>
        </w:rPr>
        <w:t>In this chapter we summarize the thesis contribution and work, the overall evaluation results and possible aspects of future work are discussed.</w:t>
      </w:r>
    </w:p>
    <w:p w14:paraId="3EE99D12" w14:textId="0F984BC0" w:rsidR="0090382B" w:rsidRPr="00330EF4" w:rsidRDefault="00222732" w:rsidP="00222732">
      <w:pPr>
        <w:pStyle w:val="Heading2"/>
        <w:spacing w:after="160"/>
        <w:ind w:left="720"/>
        <w:rPr>
          <w:rFonts w:ascii="CMU Bright" w:hAnsi="CMU Bright" w:cs="CMU Bright"/>
          <w:color w:val="auto"/>
        </w:rPr>
      </w:pPr>
      <w:bookmarkStart w:id="270" w:name="_Toc530914356"/>
      <w:r w:rsidRPr="00330EF4">
        <w:rPr>
          <w:rFonts w:ascii="CMU Bright" w:hAnsi="CMU Bright" w:cs="CMU Bright"/>
          <w:color w:val="auto"/>
        </w:rPr>
        <w:t xml:space="preserve">7.1 </w:t>
      </w:r>
      <w:r w:rsidR="00946FF0">
        <w:rPr>
          <w:rFonts w:ascii="CMU Bright" w:hAnsi="CMU Bright" w:cs="CMU Bright"/>
          <w:color w:val="auto"/>
        </w:rPr>
        <w:t>Conclusion</w:t>
      </w:r>
      <w:bookmarkEnd w:id="270"/>
    </w:p>
    <w:p w14:paraId="33A861C4" w14:textId="28120E75" w:rsidR="00115091" w:rsidRPr="00330EF4" w:rsidRDefault="00115091" w:rsidP="00EC688E">
      <w:pPr>
        <w:ind w:left="720"/>
        <w:rPr>
          <w:rFonts w:cs="CMU Bright"/>
        </w:rPr>
      </w:pPr>
      <w:r w:rsidRPr="00330EF4">
        <w:rPr>
          <w:rFonts w:cs="CMU Bright"/>
        </w:rPr>
        <w:t xml:space="preserve">The Location </w:t>
      </w:r>
      <w:r w:rsidR="002A7422">
        <w:rPr>
          <w:rFonts w:cs="CMU Bright"/>
        </w:rPr>
        <w:t>Based Applications LBA</w:t>
      </w:r>
      <w:r w:rsidR="00990ACD">
        <w:rPr>
          <w:rFonts w:cs="CMU Bright"/>
        </w:rPr>
        <w:t>s</w:t>
      </w:r>
      <w:r w:rsidRPr="00330EF4">
        <w:rPr>
          <w:rFonts w:cs="CMU Bright"/>
        </w:rPr>
        <w:t xml:space="preserve"> and social media </w:t>
      </w:r>
      <w:r w:rsidR="00C437C2">
        <w:rPr>
          <w:rFonts w:cs="CMU Bright"/>
        </w:rPr>
        <w:t>applications</w:t>
      </w:r>
      <w:r w:rsidR="004B7733">
        <w:rPr>
          <w:rFonts w:cs="CMU Bright"/>
        </w:rPr>
        <w:t>,</w:t>
      </w:r>
      <w:r w:rsidR="00C437C2">
        <w:rPr>
          <w:rFonts w:cs="CMU Bright"/>
        </w:rPr>
        <w:t xml:space="preserve"> </w:t>
      </w:r>
      <w:r w:rsidRPr="00330EF4">
        <w:rPr>
          <w:rFonts w:cs="CMU Bright"/>
        </w:rPr>
        <w:t xml:space="preserve">keep collecting the user location-based data. Based on this collected location details, the third parties can easily prediction user’s whereabout. To help user understand the consequences of sharing location details with the </w:t>
      </w:r>
      <w:r w:rsidR="002A4973">
        <w:rPr>
          <w:rFonts w:cs="CMU Bright"/>
        </w:rPr>
        <w:t>applications</w:t>
      </w:r>
      <w:r w:rsidRPr="00330EF4">
        <w:rPr>
          <w:rFonts w:cs="CMU Bright"/>
        </w:rPr>
        <w:t>, a location prediction model is built. The markov chain model is suggested for location prediction on mobile devices.</w:t>
      </w:r>
    </w:p>
    <w:p w14:paraId="1929570E" w14:textId="610A76B1" w:rsidR="009A76D2" w:rsidRPr="00330EF4" w:rsidRDefault="009A76D2" w:rsidP="00EC688E">
      <w:pPr>
        <w:ind w:left="720"/>
        <w:rPr>
          <w:rFonts w:cs="CMU Bright"/>
        </w:rPr>
      </w:pPr>
      <w:r w:rsidRPr="00330EF4">
        <w:rPr>
          <w:rFonts w:cs="CMU Bright"/>
        </w:rPr>
        <w:t xml:space="preserve">The steps for refining the raw trajectories are suggested and implemented. For instance, stay-points are extracted from the raw trajectory data and the noise like travelling GPS coordinates and short stay locations are removed. Based on the stay-points, several states are formed, which combines the geographically close-by stay-points into one state. </w:t>
      </w:r>
      <w:r w:rsidR="00F24838" w:rsidRPr="00330EF4">
        <w:rPr>
          <w:rFonts w:cs="CMU Bright"/>
        </w:rPr>
        <w:t xml:space="preserve">The states represent the location like “home”, “work”, “restaurants”, etc. </w:t>
      </w:r>
      <w:r w:rsidRPr="00330EF4">
        <w:rPr>
          <w:rFonts w:cs="CMU Bright"/>
        </w:rPr>
        <w:t>The state weights are calculated at each hour of the day. Hence, the state coordinate locations add the spatial feature and distributing the states over time</w:t>
      </w:r>
      <w:r w:rsidR="00DC7A89">
        <w:rPr>
          <w:rFonts w:cs="CMU Bright"/>
        </w:rPr>
        <w:t>,</w:t>
      </w:r>
      <w:r w:rsidRPr="00330EF4">
        <w:rPr>
          <w:rFonts w:cs="CMU Bright"/>
        </w:rPr>
        <w:t xml:space="preserve"> add the temporal feature. Based on the states, a markov model is created for each hour of the day. This markov model is used for future location predictions</w:t>
      </w:r>
      <w:r w:rsidR="00DC7A89">
        <w:rPr>
          <w:rFonts w:cs="CMU Bright"/>
        </w:rPr>
        <w:t xml:space="preserve"> and path prediction</w:t>
      </w:r>
      <w:r w:rsidRPr="00330EF4">
        <w:rPr>
          <w:rFonts w:cs="CMU Bright"/>
        </w:rPr>
        <w:t>.</w:t>
      </w:r>
      <w:r w:rsidR="00FB6472" w:rsidRPr="00330EF4">
        <w:rPr>
          <w:rFonts w:cs="CMU Bright"/>
        </w:rPr>
        <w:t xml:space="preserve"> The algorithm is built in an online manner to simulate the actual use case scenario.</w:t>
      </w:r>
      <w:r w:rsidR="00DC7A89">
        <w:rPr>
          <w:rFonts w:cs="CMU Bright"/>
        </w:rPr>
        <w:t xml:space="preserve"> </w:t>
      </w:r>
    </w:p>
    <w:p w14:paraId="2CF1F9D2" w14:textId="0CA399BC" w:rsidR="00A80E84" w:rsidRDefault="00A80E84" w:rsidP="00EC688E">
      <w:pPr>
        <w:ind w:left="720"/>
        <w:rPr>
          <w:rFonts w:cs="CMU Bright"/>
        </w:rPr>
      </w:pPr>
      <w:r w:rsidRPr="00330EF4">
        <w:rPr>
          <w:rFonts w:cs="CMU Bright"/>
        </w:rPr>
        <w:t>The prediction model is used for path predictions. For instance, if user’s know</w:t>
      </w:r>
      <w:r w:rsidR="009E33B9">
        <w:rPr>
          <w:rFonts w:cs="CMU Bright"/>
        </w:rPr>
        <w:t>n</w:t>
      </w:r>
      <w:r w:rsidRPr="00330EF4">
        <w:rPr>
          <w:rFonts w:cs="CMU Bright"/>
        </w:rPr>
        <w:t xml:space="preserve"> location is “home” at hour 6, which paths will he/she take after this location. </w:t>
      </w:r>
      <w:r w:rsidR="00AA0AFA">
        <w:rPr>
          <w:rFonts w:cs="CMU Bright"/>
        </w:rPr>
        <w:t xml:space="preserve">The future visits can be predicted using the markov model concept. </w:t>
      </w:r>
      <w:r w:rsidRPr="00330EF4">
        <w:rPr>
          <w:rFonts w:cs="CMU Bright"/>
        </w:rPr>
        <w:t xml:space="preserve">The several paths are predicted with a confidence percentage. The prediction probabilities from markov chain are used to determine this confidence. </w:t>
      </w:r>
      <w:r w:rsidR="00AA0AFA">
        <w:rPr>
          <w:rFonts w:cs="CMU Bright"/>
        </w:rPr>
        <w:t xml:space="preserve">Each next predicted visit has a confidence percentage. </w:t>
      </w:r>
      <w:r w:rsidR="00433EF5" w:rsidRPr="00330EF4">
        <w:rPr>
          <w:rFonts w:cs="CMU Bright"/>
        </w:rPr>
        <w:t xml:space="preserve">This helps to understand the predictability based on a known location and </w:t>
      </w:r>
      <w:r w:rsidR="00F97380">
        <w:rPr>
          <w:rFonts w:cs="CMU Bright"/>
        </w:rPr>
        <w:t>a</w:t>
      </w:r>
      <w:r w:rsidR="00433EF5" w:rsidRPr="00330EF4">
        <w:rPr>
          <w:rFonts w:cs="CMU Bright"/>
        </w:rPr>
        <w:t xml:space="preserve"> </w:t>
      </w:r>
      <w:r w:rsidR="0037662C" w:rsidRPr="00330EF4">
        <w:rPr>
          <w:rFonts w:cs="CMU Bright"/>
        </w:rPr>
        <w:t>time-slot</w:t>
      </w:r>
      <w:r w:rsidR="00433EF5" w:rsidRPr="00330EF4">
        <w:rPr>
          <w:rFonts w:cs="CMU Bright"/>
        </w:rPr>
        <w:t>.</w:t>
      </w:r>
      <w:r w:rsidR="00505C99" w:rsidRPr="00330EF4">
        <w:rPr>
          <w:rFonts w:cs="CMU Bright"/>
        </w:rPr>
        <w:t xml:space="preserve"> The algorithm is </w:t>
      </w:r>
      <w:r w:rsidR="002D7910" w:rsidRPr="00330EF4">
        <w:rPr>
          <w:rFonts w:cs="CMU Bright"/>
        </w:rPr>
        <w:t>implemented,</w:t>
      </w:r>
      <w:r w:rsidR="00505C99" w:rsidRPr="00330EF4">
        <w:rPr>
          <w:rFonts w:cs="CMU Bright"/>
        </w:rPr>
        <w:t xml:space="preserve"> and a visualization</w:t>
      </w:r>
      <w:r w:rsidR="00540F7F" w:rsidRPr="00330EF4">
        <w:rPr>
          <w:rFonts w:cs="CMU Bright"/>
        </w:rPr>
        <w:t xml:space="preserve"> approach</w:t>
      </w:r>
      <w:r w:rsidR="00505C99" w:rsidRPr="00330EF4">
        <w:rPr>
          <w:rFonts w:cs="CMU Bright"/>
        </w:rPr>
        <w:t xml:space="preserve"> is recommended </w:t>
      </w:r>
      <w:r w:rsidR="00C23450">
        <w:rPr>
          <w:rFonts w:cs="CMU Bright"/>
        </w:rPr>
        <w:t>for</w:t>
      </w:r>
      <w:r w:rsidR="00505C99" w:rsidRPr="00330EF4">
        <w:rPr>
          <w:rFonts w:cs="CMU Bright"/>
        </w:rPr>
        <w:t xml:space="preserve"> </w:t>
      </w:r>
      <w:r w:rsidR="00C02E52">
        <w:rPr>
          <w:rFonts w:cs="CMU Bright"/>
        </w:rPr>
        <w:t>the</w:t>
      </w:r>
      <w:r w:rsidR="00505C99" w:rsidRPr="00330EF4">
        <w:rPr>
          <w:rFonts w:cs="CMU Bright"/>
        </w:rPr>
        <w:t xml:space="preserve"> android application</w:t>
      </w:r>
      <w:r w:rsidR="00C02E52">
        <w:rPr>
          <w:rFonts w:cs="CMU Bright"/>
        </w:rPr>
        <w:t xml:space="preserve"> users</w:t>
      </w:r>
      <w:r w:rsidR="00505C99" w:rsidRPr="00330EF4">
        <w:rPr>
          <w:rFonts w:cs="CMU Bright"/>
        </w:rPr>
        <w:t>.</w:t>
      </w:r>
      <w:r w:rsidR="002D7910" w:rsidRPr="00330EF4">
        <w:rPr>
          <w:rFonts w:cs="CMU Bright"/>
        </w:rPr>
        <w:t xml:space="preserve"> An improvement of the path prediction algorithm based on the user inputs are suggested. This is done by a survey with 10 participants to understand their expectations </w:t>
      </w:r>
      <w:r w:rsidR="00A367E8" w:rsidRPr="00330EF4">
        <w:rPr>
          <w:rFonts w:cs="CMU Bright"/>
        </w:rPr>
        <w:t>of</w:t>
      </w:r>
      <w:r w:rsidR="002D7910" w:rsidRPr="00330EF4">
        <w:rPr>
          <w:rFonts w:cs="CMU Bright"/>
        </w:rPr>
        <w:t xml:space="preserve"> predictability. A factor of </w:t>
      </w:r>
      <w:r w:rsidR="00D60D26" w:rsidRPr="00330EF4">
        <w:rPr>
          <w:rFonts w:cs="CMU Bright"/>
        </w:rPr>
        <w:t>memory-loss</w:t>
      </w:r>
      <w:r w:rsidR="002D7910" w:rsidRPr="00330EF4">
        <w:rPr>
          <w:rFonts w:cs="CMU Bright"/>
        </w:rPr>
        <w:t xml:space="preserve"> is calculated for each </w:t>
      </w:r>
      <w:r w:rsidR="00400539" w:rsidRPr="00330EF4">
        <w:rPr>
          <w:rFonts w:cs="CMU Bright"/>
        </w:rPr>
        <w:t>participant</w:t>
      </w:r>
      <w:r w:rsidR="002D7910" w:rsidRPr="00330EF4">
        <w:rPr>
          <w:rFonts w:cs="CMU Bright"/>
        </w:rPr>
        <w:t xml:space="preserve"> to suggest the application of user expected behavior in </w:t>
      </w:r>
      <w:r w:rsidR="00AF2E2D">
        <w:rPr>
          <w:rFonts w:cs="CMU Bright"/>
        </w:rPr>
        <w:t>path prediction</w:t>
      </w:r>
      <w:r w:rsidR="002D7910" w:rsidRPr="00330EF4">
        <w:rPr>
          <w:rFonts w:cs="CMU Bright"/>
        </w:rPr>
        <w:t xml:space="preserve">. </w:t>
      </w:r>
      <w:r w:rsidR="00043933">
        <w:rPr>
          <w:rFonts w:cs="CMU Bright"/>
        </w:rPr>
        <w:t>The survey suggested a memory-loss factor of 0.17.</w:t>
      </w:r>
      <w:r w:rsidR="002D7910" w:rsidRPr="00330EF4">
        <w:rPr>
          <w:rFonts w:cs="CMU Bright"/>
        </w:rPr>
        <w:t xml:space="preserve"> </w:t>
      </w:r>
    </w:p>
    <w:p w14:paraId="39D6A53F" w14:textId="33AA1F2E" w:rsidR="004F148B" w:rsidRPr="00330EF4" w:rsidRDefault="004F148B" w:rsidP="004F148B">
      <w:pPr>
        <w:ind w:left="720"/>
        <w:rPr>
          <w:rFonts w:cs="CMU Bright"/>
        </w:rPr>
      </w:pPr>
      <w:r w:rsidRPr="00555CDE">
        <w:rPr>
          <w:rFonts w:cs="CMU Bright"/>
        </w:rPr>
        <w:t>The approach is tested and evaluated on real-life data Geolife dataset from Microsoft</w:t>
      </w:r>
      <w:sdt>
        <w:sdtPr>
          <w:rPr>
            <w:rFonts w:cs="CMU Bright"/>
          </w:rPr>
          <w:id w:val="779218016"/>
          <w:citation/>
        </w:sdtPr>
        <w:sdtContent>
          <w:r w:rsidR="00E021D2">
            <w:rPr>
              <w:rFonts w:cs="CMU Bright"/>
            </w:rPr>
            <w:fldChar w:fldCharType="begin"/>
          </w:r>
          <w:r w:rsidR="007241BF">
            <w:rPr>
              <w:rFonts w:cs="CMU Bright"/>
            </w:rPr>
            <w:instrText xml:space="preserve">CITATION YuZ09 \l 1031 </w:instrText>
          </w:r>
          <w:r w:rsidR="00E021D2">
            <w:rPr>
              <w:rFonts w:cs="CMU Bright"/>
            </w:rPr>
            <w:fldChar w:fldCharType="separate"/>
          </w:r>
          <w:r w:rsidR="007241BF">
            <w:rPr>
              <w:rFonts w:cs="CMU Bright"/>
              <w:noProof/>
            </w:rPr>
            <w:t xml:space="preserve"> </w:t>
          </w:r>
          <w:r w:rsidR="007241BF" w:rsidRPr="007241BF">
            <w:rPr>
              <w:rFonts w:cs="CMU Bright"/>
              <w:noProof/>
            </w:rPr>
            <w:t>[1]</w:t>
          </w:r>
          <w:r w:rsidR="00E021D2">
            <w:rPr>
              <w:rFonts w:cs="CMU Bright"/>
            </w:rPr>
            <w:fldChar w:fldCharType="end"/>
          </w:r>
        </w:sdtContent>
      </w:sdt>
      <w:sdt>
        <w:sdtPr>
          <w:rPr>
            <w:rFonts w:cs="CMU Bright"/>
          </w:rPr>
          <w:id w:val="-943612245"/>
          <w:citation/>
        </w:sdtPr>
        <w:sdtContent>
          <w:r w:rsidR="00E021D2">
            <w:rPr>
              <w:rFonts w:cs="CMU Bright"/>
            </w:rPr>
            <w:fldChar w:fldCharType="begin"/>
          </w:r>
          <w:r w:rsidR="007241BF">
            <w:rPr>
              <w:rFonts w:cs="CMU Bright"/>
            </w:rPr>
            <w:instrText xml:space="preserve">CITATION YuZ08 \l 1031 </w:instrText>
          </w:r>
          <w:r w:rsidR="00E021D2">
            <w:rPr>
              <w:rFonts w:cs="CMU Bright"/>
            </w:rPr>
            <w:fldChar w:fldCharType="separate"/>
          </w:r>
          <w:r w:rsidR="007241BF">
            <w:rPr>
              <w:rFonts w:cs="CMU Bright"/>
              <w:noProof/>
            </w:rPr>
            <w:t xml:space="preserve"> </w:t>
          </w:r>
          <w:r w:rsidR="007241BF" w:rsidRPr="007241BF">
            <w:rPr>
              <w:rFonts w:cs="CMU Bright"/>
              <w:noProof/>
            </w:rPr>
            <w:t>[2]</w:t>
          </w:r>
          <w:r w:rsidR="00E021D2">
            <w:rPr>
              <w:rFonts w:cs="CMU Bright"/>
            </w:rPr>
            <w:fldChar w:fldCharType="end"/>
          </w:r>
        </w:sdtContent>
      </w:sdt>
      <w:sdt>
        <w:sdtPr>
          <w:rPr>
            <w:rFonts w:cs="CMU Bright"/>
          </w:rPr>
          <w:id w:val="-1294125087"/>
          <w:citation/>
        </w:sdtPr>
        <w:sdtContent>
          <w:r w:rsidR="00E021D2">
            <w:rPr>
              <w:rFonts w:cs="CMU Bright"/>
            </w:rPr>
            <w:fldChar w:fldCharType="begin"/>
          </w:r>
          <w:r w:rsidR="007241BF">
            <w:rPr>
              <w:rFonts w:cs="CMU Bright"/>
            </w:rPr>
            <w:instrText xml:space="preserve">CITATION YuZ10 \l 1031 </w:instrText>
          </w:r>
          <w:r w:rsidR="00E021D2">
            <w:rPr>
              <w:rFonts w:cs="CMU Bright"/>
            </w:rPr>
            <w:fldChar w:fldCharType="separate"/>
          </w:r>
          <w:r w:rsidR="007241BF">
            <w:rPr>
              <w:rFonts w:cs="CMU Bright"/>
              <w:noProof/>
            </w:rPr>
            <w:t xml:space="preserve"> </w:t>
          </w:r>
          <w:r w:rsidR="007241BF" w:rsidRPr="007241BF">
            <w:rPr>
              <w:rFonts w:cs="CMU Bright"/>
              <w:noProof/>
            </w:rPr>
            <w:t>[3]</w:t>
          </w:r>
          <w:r w:rsidR="00E021D2">
            <w:rPr>
              <w:rFonts w:cs="CMU Bright"/>
            </w:rPr>
            <w:fldChar w:fldCharType="end"/>
          </w:r>
        </w:sdtContent>
      </w:sdt>
      <w:r w:rsidRPr="00555CDE">
        <w:rPr>
          <w:rFonts w:cs="CMU Bright"/>
        </w:rPr>
        <w:t>. The dataset contains 182 user GPS trajectory data over the period of 5 years. The approach is implemented on python and android. The algorithm resulted in 9</w:t>
      </w:r>
      <w:r w:rsidR="008334CC">
        <w:rPr>
          <w:rFonts w:cs="CMU Bright"/>
        </w:rPr>
        <w:t>2.7</w:t>
      </w:r>
      <w:r w:rsidRPr="00555CDE">
        <w:rPr>
          <w:rFonts w:cs="CMU Bright"/>
        </w:rPr>
        <w:t xml:space="preserve">% </w:t>
      </w:r>
      <w:r w:rsidR="008334CC">
        <w:rPr>
          <w:rFonts w:cs="CMU Bright"/>
        </w:rPr>
        <w:t>mean</w:t>
      </w:r>
      <w:r w:rsidRPr="00555CDE">
        <w:rPr>
          <w:rFonts w:cs="CMU Bright"/>
        </w:rPr>
        <w:t xml:space="preserve"> accuracy</w:t>
      </w:r>
      <w:r w:rsidR="008334CC">
        <w:rPr>
          <w:rFonts w:cs="CMU Bright"/>
        </w:rPr>
        <w:t xml:space="preserve"> correctness, 63.7% mean accuracy preciseness</w:t>
      </w:r>
      <w:r w:rsidRPr="00555CDE">
        <w:rPr>
          <w:rFonts w:cs="CMU Bright"/>
        </w:rPr>
        <w:t xml:space="preserve"> and average cosine similarity of 0.725 for 182 different users. The evaluation result suggest</w:t>
      </w:r>
      <w:r w:rsidR="004D7322">
        <w:rPr>
          <w:rFonts w:cs="CMU Bright"/>
        </w:rPr>
        <w:t>s</w:t>
      </w:r>
      <w:r w:rsidRPr="00555CDE">
        <w:rPr>
          <w:rFonts w:cs="CMU Bright"/>
        </w:rPr>
        <w:t xml:space="preserve"> that the approach can predict basic movements with an above average accuracy percentage. </w:t>
      </w:r>
    </w:p>
    <w:p w14:paraId="2BCDD20F" w14:textId="36A59C50" w:rsidR="00434170" w:rsidRPr="00330EF4" w:rsidRDefault="00222732" w:rsidP="00222732">
      <w:pPr>
        <w:pStyle w:val="Heading2"/>
        <w:spacing w:after="240"/>
        <w:ind w:firstLine="720"/>
        <w:rPr>
          <w:rFonts w:ascii="CMU Bright" w:hAnsi="CMU Bright" w:cs="CMU Bright"/>
          <w:color w:val="auto"/>
        </w:rPr>
      </w:pPr>
      <w:bookmarkStart w:id="271" w:name="_Toc530914357"/>
      <w:r w:rsidRPr="00330EF4">
        <w:rPr>
          <w:rFonts w:ascii="CMU Bright" w:hAnsi="CMU Bright" w:cs="CMU Bright"/>
          <w:color w:val="auto"/>
        </w:rPr>
        <w:t xml:space="preserve">7.2 </w:t>
      </w:r>
      <w:r w:rsidR="00434170" w:rsidRPr="00330EF4">
        <w:rPr>
          <w:rFonts w:ascii="CMU Bright" w:hAnsi="CMU Bright" w:cs="CMU Bright"/>
          <w:color w:val="auto"/>
        </w:rPr>
        <w:t>Discussion</w:t>
      </w:r>
      <w:bookmarkEnd w:id="271"/>
    </w:p>
    <w:p w14:paraId="613174FE" w14:textId="3CA32A22" w:rsidR="000627B2" w:rsidRPr="00330EF4" w:rsidRDefault="000627B2" w:rsidP="00EC688E">
      <w:pPr>
        <w:pStyle w:val="ListParagraph"/>
        <w:spacing w:before="240" w:after="240"/>
        <w:contextualSpacing w:val="0"/>
        <w:rPr>
          <w:rFonts w:cs="CMU Bright"/>
        </w:rPr>
      </w:pPr>
      <w:r w:rsidRPr="00330EF4">
        <w:rPr>
          <w:rFonts w:cs="CMU Bright"/>
        </w:rPr>
        <w:t xml:space="preserve">In this thesis, we presented an algorithm for location prediction using markov chain model. </w:t>
      </w:r>
      <w:r w:rsidR="00FB6472" w:rsidRPr="00330EF4">
        <w:rPr>
          <w:rFonts w:cs="CMU Bright"/>
        </w:rPr>
        <w:t xml:space="preserve">The prediction approach is less complex and applicable for most users. </w:t>
      </w:r>
      <w:r w:rsidR="003104A8">
        <w:rPr>
          <w:rFonts w:cs="CMU Bright"/>
        </w:rPr>
        <w:t xml:space="preserve">The markov model can be built during the run-time on a mobile device. The GPS coordinate points can be received in the background and time-slotted data can be created. </w:t>
      </w:r>
      <w:r w:rsidR="00FB6472" w:rsidRPr="00330EF4">
        <w:rPr>
          <w:rFonts w:cs="CMU Bright"/>
        </w:rPr>
        <w:t xml:space="preserve">It could be possible to improve the accuracy and cosine similarity by adding more features to the markov model e.g., separate weekend/weekdays/public holidays markov chain, track peak travelling hours for each user, user </w:t>
      </w:r>
      <w:r w:rsidR="00FB6472" w:rsidRPr="00330EF4">
        <w:rPr>
          <w:rFonts w:cs="CMU Bright"/>
        </w:rPr>
        <w:lastRenderedPageBreak/>
        <w:t xml:space="preserve">calendar entries and call/SMS logs from mobile phone to estimate next movements. </w:t>
      </w:r>
      <w:r w:rsidR="00BA7021" w:rsidRPr="00330EF4">
        <w:rPr>
          <w:rFonts w:cs="CMU Bright"/>
        </w:rPr>
        <w:t>It is obvious that the addition of more features increases the complexity of the algorithm</w:t>
      </w:r>
      <w:r w:rsidR="005C7AED">
        <w:rPr>
          <w:rFonts w:cs="CMU Bright"/>
        </w:rPr>
        <w:t>.</w:t>
      </w:r>
    </w:p>
    <w:p w14:paraId="3B5A7975" w14:textId="742C52FE" w:rsidR="000627B2" w:rsidRDefault="00EC688E" w:rsidP="008669ED">
      <w:pPr>
        <w:pStyle w:val="ListParagraph"/>
        <w:spacing w:before="240" w:after="240"/>
        <w:contextualSpacing w:val="0"/>
        <w:rPr>
          <w:rFonts w:cs="CMU Bright"/>
        </w:rPr>
      </w:pPr>
      <w:r w:rsidRPr="00330EF4">
        <w:rPr>
          <w:rFonts w:cs="CMU Bright"/>
        </w:rPr>
        <w:t xml:space="preserve">The thesis work had several challenges as it dealt with real-life data. </w:t>
      </w:r>
      <w:r w:rsidR="003D3BB6" w:rsidRPr="00330EF4">
        <w:rPr>
          <w:rFonts w:cs="CMU Bright"/>
        </w:rPr>
        <w:t>It</w:t>
      </w:r>
      <w:r w:rsidRPr="00330EF4">
        <w:rPr>
          <w:rFonts w:cs="CMU Bright"/>
        </w:rPr>
        <w:t xml:space="preserve"> was difficult to generate a stay-point clustering algorithm as many users have missing data for several days in between. </w:t>
      </w:r>
      <w:r w:rsidR="007A4C27" w:rsidRPr="00330EF4">
        <w:rPr>
          <w:rFonts w:cs="CMU Bright"/>
        </w:rPr>
        <w:t xml:space="preserve">The basic clustering algorithm </w:t>
      </w:r>
      <w:r w:rsidR="002B46BF">
        <w:rPr>
          <w:rFonts w:cs="CMU Bright"/>
        </w:rPr>
        <w:t xml:space="preserve">did not </w:t>
      </w:r>
      <w:r w:rsidR="007A4C27" w:rsidRPr="00330EF4">
        <w:rPr>
          <w:rFonts w:cs="CMU Bright"/>
        </w:rPr>
        <w:t>resul</w:t>
      </w:r>
      <w:r w:rsidR="002B46BF">
        <w:rPr>
          <w:rFonts w:cs="CMU Bright"/>
        </w:rPr>
        <w:t>t</w:t>
      </w:r>
      <w:r w:rsidR="007A4C27" w:rsidRPr="00330EF4">
        <w:rPr>
          <w:rFonts w:cs="CMU Bright"/>
        </w:rPr>
        <w:t xml:space="preserve"> in</w:t>
      </w:r>
      <w:r w:rsidR="002B46BF">
        <w:rPr>
          <w:rFonts w:cs="CMU Bright"/>
        </w:rPr>
        <w:t>to</w:t>
      </w:r>
      <w:r w:rsidR="007A4C27" w:rsidRPr="00330EF4">
        <w:rPr>
          <w:rFonts w:cs="CMU Bright"/>
        </w:rPr>
        <w:t xml:space="preserve"> </w:t>
      </w:r>
      <w:r w:rsidR="002B46BF">
        <w:rPr>
          <w:rFonts w:cs="CMU Bright"/>
        </w:rPr>
        <w:t>a</w:t>
      </w:r>
      <w:r w:rsidR="007A4C27" w:rsidRPr="00330EF4">
        <w:rPr>
          <w:rFonts w:cs="CMU Bright"/>
        </w:rPr>
        <w:t xml:space="preserve"> pattern. </w:t>
      </w:r>
      <w:r w:rsidRPr="00330EF4">
        <w:rPr>
          <w:rFonts w:cs="CMU Bright"/>
        </w:rPr>
        <w:t xml:space="preserve">It was </w:t>
      </w:r>
      <w:r w:rsidR="008669ED" w:rsidRPr="00330EF4">
        <w:rPr>
          <w:rFonts w:cs="CMU Bright"/>
        </w:rPr>
        <w:t xml:space="preserve">an important investigation that </w:t>
      </w:r>
      <w:r w:rsidRPr="00330EF4">
        <w:rPr>
          <w:rFonts w:cs="CMU Bright"/>
        </w:rPr>
        <w:t xml:space="preserve">the most </w:t>
      </w:r>
      <w:r w:rsidR="008669ED" w:rsidRPr="00330EF4">
        <w:rPr>
          <w:rFonts w:cs="CMU Bright"/>
        </w:rPr>
        <w:t>GPS trajectories are</w:t>
      </w:r>
      <w:r w:rsidR="00B621F6" w:rsidRPr="00330EF4">
        <w:rPr>
          <w:rFonts w:cs="CMU Bright"/>
        </w:rPr>
        <w:t xml:space="preserve"> track</w:t>
      </w:r>
      <w:r w:rsidR="00917318" w:rsidRPr="00330EF4">
        <w:rPr>
          <w:rFonts w:cs="CMU Bright"/>
        </w:rPr>
        <w:t>ing</w:t>
      </w:r>
      <w:r w:rsidR="00B621F6" w:rsidRPr="00330EF4">
        <w:rPr>
          <w:rFonts w:cs="CMU Bright"/>
        </w:rPr>
        <w:t xml:space="preserve"> only out</w:t>
      </w:r>
      <w:r w:rsidR="00917318" w:rsidRPr="00330EF4">
        <w:rPr>
          <w:rFonts w:cs="CMU Bright"/>
        </w:rPr>
        <w:t>door</w:t>
      </w:r>
      <w:r w:rsidR="00B621F6" w:rsidRPr="00330EF4">
        <w:rPr>
          <w:rFonts w:cs="CMU Bright"/>
        </w:rPr>
        <w:t xml:space="preserve"> movements. </w:t>
      </w:r>
      <w:r w:rsidR="00BB484D" w:rsidRPr="00330EF4">
        <w:rPr>
          <w:rFonts w:cs="CMU Bright"/>
        </w:rPr>
        <w:t>As a result of this investigation, the start and end points of trajectories are considered</w:t>
      </w:r>
      <w:r w:rsidR="00AC2554" w:rsidRPr="00330EF4">
        <w:rPr>
          <w:rFonts w:cs="CMU Bright"/>
        </w:rPr>
        <w:t xml:space="preserve"> as stay-points</w:t>
      </w:r>
      <w:r w:rsidR="00BB484D" w:rsidRPr="00330EF4">
        <w:rPr>
          <w:rFonts w:cs="CMU Bright"/>
        </w:rPr>
        <w:t>.</w:t>
      </w:r>
      <w:r w:rsidR="001E36B5" w:rsidRPr="00330EF4">
        <w:rPr>
          <w:rFonts w:cs="CMU Bright"/>
        </w:rPr>
        <w:t xml:space="preserve"> Since, the users were real, user evaluation was an important section. </w:t>
      </w:r>
    </w:p>
    <w:p w14:paraId="6378E2A4" w14:textId="7EB7121D" w:rsidR="00C65C94" w:rsidRPr="00330EF4" w:rsidRDefault="00C65C94" w:rsidP="008669ED">
      <w:pPr>
        <w:pStyle w:val="ListParagraph"/>
        <w:spacing w:before="240" w:after="240"/>
        <w:contextualSpacing w:val="0"/>
        <w:rPr>
          <w:rFonts w:cs="CMU Bright"/>
        </w:rPr>
      </w:pPr>
      <w:r>
        <w:rPr>
          <w:rFonts w:cs="CMU Bright"/>
        </w:rPr>
        <w:t xml:space="preserve">The survey for improving the path prediction had only 10 participants. The survey must be conducted </w:t>
      </w:r>
      <w:r w:rsidR="00DC6657">
        <w:rPr>
          <w:rFonts w:cs="CMU Bright"/>
        </w:rPr>
        <w:t>with</w:t>
      </w:r>
      <w:r>
        <w:rPr>
          <w:rFonts w:cs="CMU Bright"/>
        </w:rPr>
        <w:t xml:space="preserve"> more participants to be able to learn the user behavior on large scale.</w:t>
      </w:r>
    </w:p>
    <w:p w14:paraId="4BC47962" w14:textId="2695B076" w:rsidR="005442BE" w:rsidRPr="00330EF4" w:rsidRDefault="0090382B" w:rsidP="00EC688E">
      <w:pPr>
        <w:pStyle w:val="Heading2"/>
        <w:spacing w:after="160"/>
        <w:ind w:firstLine="720"/>
        <w:rPr>
          <w:rFonts w:ascii="CMU Bright" w:hAnsi="CMU Bright" w:cs="CMU Bright"/>
          <w:color w:val="auto"/>
        </w:rPr>
      </w:pPr>
      <w:bookmarkStart w:id="272" w:name="_Toc530914358"/>
      <w:r w:rsidRPr="00330EF4">
        <w:rPr>
          <w:rFonts w:ascii="CMU Bright" w:hAnsi="CMU Bright" w:cs="CMU Bright"/>
          <w:color w:val="auto"/>
        </w:rPr>
        <w:t>7.</w:t>
      </w:r>
      <w:r w:rsidR="00434170" w:rsidRPr="00330EF4">
        <w:rPr>
          <w:rFonts w:ascii="CMU Bright" w:hAnsi="CMU Bright" w:cs="CMU Bright"/>
          <w:color w:val="auto"/>
        </w:rPr>
        <w:t>3</w:t>
      </w:r>
      <w:r w:rsidRPr="00330EF4">
        <w:rPr>
          <w:rFonts w:ascii="CMU Bright" w:hAnsi="CMU Bright" w:cs="CMU Bright"/>
          <w:color w:val="auto"/>
        </w:rPr>
        <w:t xml:space="preserve"> Future Work</w:t>
      </w:r>
      <w:bookmarkEnd w:id="272"/>
    </w:p>
    <w:p w14:paraId="0682759D" w14:textId="4DB5F6F6" w:rsidR="002B2859" w:rsidRPr="00330EF4" w:rsidRDefault="002B2859" w:rsidP="00EC688E">
      <w:pPr>
        <w:ind w:left="720"/>
        <w:rPr>
          <w:rFonts w:cs="CMU Bright"/>
        </w:rPr>
      </w:pPr>
      <w:r w:rsidRPr="00330EF4">
        <w:rPr>
          <w:rFonts w:cs="CMU Bright"/>
        </w:rPr>
        <w:t xml:space="preserve">The model is implemented only with one temporal feature which is the hour information </w:t>
      </w:r>
      <w:r w:rsidR="00633923" w:rsidRPr="00330EF4">
        <w:rPr>
          <w:rFonts w:cs="CMU Bright"/>
        </w:rPr>
        <w:t>for each location data</w:t>
      </w:r>
      <w:r w:rsidRPr="00330EF4">
        <w:rPr>
          <w:rFonts w:cs="CMU Bright"/>
        </w:rPr>
        <w:t>. The prediction model can have better prediction accuracy with more spatio-temporal</w:t>
      </w:r>
      <w:r w:rsidR="00EB76C5" w:rsidRPr="00330EF4">
        <w:rPr>
          <w:rFonts w:cs="CMU Bright"/>
        </w:rPr>
        <w:t>. For instance, building separate markov models for weekdays and weekends</w:t>
      </w:r>
      <w:r w:rsidR="0075206F" w:rsidRPr="00330EF4">
        <w:rPr>
          <w:rFonts w:cs="CMU Bright"/>
        </w:rPr>
        <w:t xml:space="preserve"> may increase the accuracy for the users who have very distinctive movement patterns on weekdays and weekends</w:t>
      </w:r>
      <w:r w:rsidR="00EB76C5" w:rsidRPr="00330EF4">
        <w:rPr>
          <w:rFonts w:cs="CMU Bright"/>
        </w:rPr>
        <w:t>. Another aspect which can be tested is</w:t>
      </w:r>
      <w:r w:rsidR="000D634E" w:rsidRPr="00330EF4">
        <w:rPr>
          <w:rFonts w:cs="CMU Bright"/>
        </w:rPr>
        <w:t>,</w:t>
      </w:r>
      <w:r w:rsidR="00EB76C5" w:rsidRPr="00330EF4">
        <w:rPr>
          <w:rFonts w:cs="CMU Bright"/>
        </w:rPr>
        <w:t xml:space="preserve"> weighting the transition probabilities based on geographical distance between the states. The transition from one state to another state is more likely to happen if the states are geographically close to each other. Hence, weight the transition probabilities more if the</w:t>
      </w:r>
      <w:r w:rsidR="006471B2" w:rsidRPr="00330EF4">
        <w:rPr>
          <w:rFonts w:cs="CMU Bright"/>
        </w:rPr>
        <w:t>y</w:t>
      </w:r>
      <w:r w:rsidR="00EB76C5" w:rsidRPr="00330EF4">
        <w:rPr>
          <w:rFonts w:cs="CMU Bright"/>
        </w:rPr>
        <w:t xml:space="preserve"> are close to each other and weight less if they are very far apart.</w:t>
      </w:r>
      <w:r w:rsidR="00BA7021" w:rsidRPr="00330EF4">
        <w:rPr>
          <w:rFonts w:cs="CMU Bright"/>
        </w:rPr>
        <w:t xml:space="preserve"> </w:t>
      </w:r>
      <w:r w:rsidR="00C650DD" w:rsidRPr="00330EF4">
        <w:rPr>
          <w:rFonts w:cs="CMU Bright"/>
        </w:rPr>
        <w:t xml:space="preserve">The algorithm can also be tested in future to accept more data like calendar entries or call/SMS log. As suggested by the paper </w:t>
      </w:r>
      <w:sdt>
        <w:sdtPr>
          <w:rPr>
            <w:rFonts w:cs="CMU Bright"/>
          </w:rPr>
          <w:id w:val="-1500730471"/>
          <w:citation/>
        </w:sdtPr>
        <w:sdtContent>
          <w:r w:rsidR="00C650DD" w:rsidRPr="00330EF4">
            <w:rPr>
              <w:rFonts w:cs="CMU Bright"/>
            </w:rPr>
            <w:fldChar w:fldCharType="begin"/>
          </w:r>
          <w:r w:rsidR="00090067">
            <w:rPr>
              <w:rFonts w:cs="CMU Bright"/>
            </w:rPr>
            <w:instrText xml:space="preserve">CITATION Ana12 \l 1031 </w:instrText>
          </w:r>
          <w:r w:rsidR="00C650DD" w:rsidRPr="00330EF4">
            <w:rPr>
              <w:rFonts w:cs="CMU Bright"/>
            </w:rPr>
            <w:fldChar w:fldCharType="separate"/>
          </w:r>
          <w:r w:rsidR="007241BF" w:rsidRPr="007241BF">
            <w:rPr>
              <w:rFonts w:cs="CMU Bright"/>
              <w:noProof/>
            </w:rPr>
            <w:t>[7]</w:t>
          </w:r>
          <w:r w:rsidR="00C650DD" w:rsidRPr="00330EF4">
            <w:rPr>
              <w:rFonts w:cs="CMU Bright"/>
            </w:rPr>
            <w:fldChar w:fldCharType="end"/>
          </w:r>
        </w:sdtContent>
      </w:sdt>
      <w:r w:rsidR="00C650DD" w:rsidRPr="00330EF4">
        <w:rPr>
          <w:rFonts w:cs="CMU Bright"/>
        </w:rPr>
        <w:t>, it can reveal important information about user’s next movement</w:t>
      </w:r>
      <w:r w:rsidR="00BA7021" w:rsidRPr="00330EF4">
        <w:rPr>
          <w:rFonts w:cs="CMU Bright"/>
        </w:rPr>
        <w:t>. Even though, adding new features will increase the complexity of the algorithm, it could be interesting to see the effect on the prediction model cosine similarity and path prediction.</w:t>
      </w:r>
    </w:p>
    <w:p w14:paraId="3B658535" w14:textId="5D71FA99" w:rsidR="008E5C30" w:rsidRPr="00330EF4" w:rsidRDefault="00DB579B" w:rsidP="00EC688E">
      <w:pPr>
        <w:autoSpaceDE w:val="0"/>
        <w:autoSpaceDN w:val="0"/>
        <w:adjustRightInd w:val="0"/>
        <w:ind w:left="720"/>
        <w:rPr>
          <w:rFonts w:cs="CMU Bright"/>
        </w:rPr>
      </w:pPr>
      <w:r w:rsidRPr="00330EF4">
        <w:rPr>
          <w:rFonts w:cs="CMU Bright"/>
        </w:rPr>
        <w:t xml:space="preserve">The idea is prototyped on the android to showcase the basic approach of the application. The </w:t>
      </w:r>
      <w:r w:rsidR="00D31244" w:rsidRPr="00330EF4">
        <w:rPr>
          <w:rFonts w:cs="CMU Bright"/>
        </w:rPr>
        <w:t xml:space="preserve">next </w:t>
      </w:r>
      <w:r w:rsidRPr="00330EF4">
        <w:rPr>
          <w:rFonts w:cs="CMU Bright"/>
        </w:rPr>
        <w:t xml:space="preserve">location prediction model on android device uses the smoothened data. This can be extended in future to accept the raw GPS points as input on the android device and create and update the markov model regularly. </w:t>
      </w:r>
      <w:r w:rsidR="007E15B5" w:rsidRPr="00330EF4">
        <w:rPr>
          <w:rFonts w:cs="CMU Bright"/>
        </w:rPr>
        <w:t xml:space="preserve">Currently, the hourly state weights or time-slotted data is used as the input for the android application. The markov chain and path prediction algorithms are implemented on android application independently. The python code can be used as an example </w:t>
      </w:r>
      <w:r w:rsidR="00514D68" w:rsidRPr="00330EF4">
        <w:rPr>
          <w:rFonts w:cs="CMU Bright"/>
        </w:rPr>
        <w:t>to extend the</w:t>
      </w:r>
      <w:r w:rsidR="007E15B5" w:rsidRPr="00330EF4">
        <w:rPr>
          <w:rFonts w:cs="CMU Bright"/>
        </w:rPr>
        <w:t xml:space="preserve"> android implementation. </w:t>
      </w:r>
      <w:r w:rsidRPr="00330EF4">
        <w:rPr>
          <w:rFonts w:cs="CMU Bright"/>
        </w:rPr>
        <w:t>The finished android application</w:t>
      </w:r>
      <w:r w:rsidR="002B2859" w:rsidRPr="00330EF4">
        <w:rPr>
          <w:rFonts w:cs="CMU Bright"/>
        </w:rPr>
        <w:t xml:space="preserve"> can be published on </w:t>
      </w:r>
      <w:r w:rsidR="003E0E87">
        <w:rPr>
          <w:rFonts w:cs="CMU Bright"/>
        </w:rPr>
        <w:t>Google P</w:t>
      </w:r>
      <w:r w:rsidR="003E0E87" w:rsidRPr="00330EF4">
        <w:rPr>
          <w:rFonts w:cs="CMU Bright"/>
        </w:rPr>
        <w:t xml:space="preserve">laystore </w:t>
      </w:r>
      <w:r w:rsidR="002B2859" w:rsidRPr="00330EF4">
        <w:rPr>
          <w:rFonts w:cs="CMU Bright"/>
        </w:rPr>
        <w:t>to collect user feedback</w:t>
      </w:r>
      <w:r w:rsidR="007E15B5" w:rsidRPr="00330EF4">
        <w:rPr>
          <w:rFonts w:cs="CMU Bright"/>
        </w:rPr>
        <w:t>.</w:t>
      </w:r>
      <w:r w:rsidR="00C50B07" w:rsidRPr="00330EF4">
        <w:rPr>
          <w:rFonts w:cs="CMU Bright"/>
        </w:rPr>
        <w:t xml:space="preserve"> </w:t>
      </w:r>
    </w:p>
    <w:p w14:paraId="2B343842" w14:textId="114213DA" w:rsidR="00676E91" w:rsidRPr="00330EF4" w:rsidRDefault="008E5C30" w:rsidP="00EC688E">
      <w:pPr>
        <w:autoSpaceDE w:val="0"/>
        <w:autoSpaceDN w:val="0"/>
        <w:adjustRightInd w:val="0"/>
        <w:ind w:left="720"/>
        <w:rPr>
          <w:rFonts w:cs="CMU Bright"/>
        </w:rPr>
      </w:pPr>
      <w:r w:rsidRPr="00330EF4">
        <w:rPr>
          <w:rFonts w:cs="CMU Bright"/>
        </w:rPr>
        <w:t xml:space="preserve">Another important direction of research could be to estimate a generalized </w:t>
      </w:r>
      <w:r w:rsidR="00D60D26" w:rsidRPr="00330EF4">
        <w:rPr>
          <w:rFonts w:cs="CMU Bright"/>
        </w:rPr>
        <w:t>memory-loss</w:t>
      </w:r>
      <w:r w:rsidRPr="00330EF4">
        <w:rPr>
          <w:rFonts w:cs="CMU Bright"/>
        </w:rPr>
        <w:t xml:space="preserve"> factor as introduces in the section </w:t>
      </w:r>
      <w:r w:rsidRPr="00330EF4">
        <w:rPr>
          <w:rFonts w:cs="CMU Bright"/>
        </w:rPr>
        <w:fldChar w:fldCharType="begin"/>
      </w:r>
      <w:r w:rsidRPr="00330EF4">
        <w:rPr>
          <w:rFonts w:cs="CMU Bright"/>
        </w:rPr>
        <w:instrText xml:space="preserve"> REF _Ref529182638 \h </w:instrText>
      </w:r>
      <w:r w:rsidR="00ED4E04" w:rsidRPr="00330EF4">
        <w:rPr>
          <w:rFonts w:cs="CMU Bright"/>
        </w:rPr>
        <w:instrText xml:space="preserve"> \* MERGEFORMAT </w:instrText>
      </w:r>
      <w:r w:rsidRPr="00330EF4">
        <w:rPr>
          <w:rFonts w:cs="CMU Bright"/>
        </w:rPr>
      </w:r>
      <w:r w:rsidRPr="00330EF4">
        <w:rPr>
          <w:rFonts w:cs="CMU Bright"/>
        </w:rPr>
        <w:fldChar w:fldCharType="separate"/>
      </w:r>
      <w:proofErr w:type="gramStart"/>
      <w:r w:rsidR="009C4FE4" w:rsidRPr="009C4FE4">
        <w:rPr>
          <w:rFonts w:cs="CMU Bright"/>
        </w:rPr>
        <w:t xml:space="preserve">4.4.6.2 </w:t>
      </w:r>
      <w:proofErr w:type="gramEnd"/>
      <w:r w:rsidRPr="00330EF4">
        <w:rPr>
          <w:rFonts w:cs="CMU Bright"/>
        </w:rPr>
        <w:fldChar w:fldCharType="end"/>
      </w:r>
      <w:r w:rsidRPr="00330EF4">
        <w:rPr>
          <w:rFonts w:cs="CMU Bright"/>
        </w:rPr>
        <w:t xml:space="preserve">. </w:t>
      </w:r>
      <w:r w:rsidR="00E90226" w:rsidRPr="00330EF4">
        <w:rPr>
          <w:rFonts w:cs="CMU Bright"/>
        </w:rPr>
        <w:t xml:space="preserve">Once the application is completed and published on </w:t>
      </w:r>
      <w:r w:rsidR="003E0E87">
        <w:rPr>
          <w:rFonts w:cs="CMU Bright"/>
        </w:rPr>
        <w:t>Google P</w:t>
      </w:r>
      <w:r w:rsidR="00E90226" w:rsidRPr="00330EF4">
        <w:rPr>
          <w:rFonts w:cs="CMU Bright"/>
        </w:rPr>
        <w:t xml:space="preserve">laystore, user feedback on path predictability can be received. This feedback can be applied to the markov model to generalize the path predictions and forget short, infrequent transitions. The user </w:t>
      </w:r>
      <w:r w:rsidR="00D60D26" w:rsidRPr="00330EF4">
        <w:rPr>
          <w:rFonts w:cs="CMU Bright"/>
        </w:rPr>
        <w:t>memory-loss</w:t>
      </w:r>
      <w:r w:rsidR="00E90226" w:rsidRPr="00330EF4">
        <w:rPr>
          <w:rFonts w:cs="CMU Bright"/>
        </w:rPr>
        <w:t xml:space="preserve"> factor can be then collected for several users. I</w:t>
      </w:r>
      <w:r w:rsidR="00C56B3B">
        <w:rPr>
          <w:rFonts w:cs="CMU Bright"/>
        </w:rPr>
        <w:t>t</w:t>
      </w:r>
      <w:r w:rsidR="00E90226" w:rsidRPr="00330EF4">
        <w:rPr>
          <w:rFonts w:cs="CMU Bright"/>
        </w:rPr>
        <w:t xml:space="preserve"> will be interesting to see if the there exists a general </w:t>
      </w:r>
      <w:r w:rsidR="00D60D26" w:rsidRPr="00330EF4">
        <w:rPr>
          <w:rFonts w:cs="CMU Bright"/>
        </w:rPr>
        <w:t>memory-loss</w:t>
      </w:r>
      <w:r w:rsidR="00E90226" w:rsidRPr="00330EF4">
        <w:rPr>
          <w:rFonts w:cs="CMU Bright"/>
        </w:rPr>
        <w:t xml:space="preserve"> factor for most users or it </w:t>
      </w:r>
      <w:r w:rsidR="004D7322" w:rsidRPr="00330EF4">
        <w:rPr>
          <w:rFonts w:cs="CMU Bright"/>
        </w:rPr>
        <w:t>vari</w:t>
      </w:r>
      <w:r w:rsidR="004D7322">
        <w:rPr>
          <w:rFonts w:cs="CMU Bright"/>
        </w:rPr>
        <w:t>es</w:t>
      </w:r>
      <w:r w:rsidR="00E90226" w:rsidRPr="00330EF4">
        <w:rPr>
          <w:rFonts w:cs="CMU Bright"/>
        </w:rPr>
        <w:t xml:space="preserve"> a lot. </w:t>
      </w:r>
      <w:r w:rsidR="00C50B07" w:rsidRPr="00330EF4">
        <w:rPr>
          <w:rFonts w:cs="CMU Bright"/>
        </w:rPr>
        <w:t xml:space="preserve">This can </w:t>
      </w:r>
      <w:r w:rsidR="00E90226" w:rsidRPr="00330EF4">
        <w:rPr>
          <w:rFonts w:cs="CMU Bright"/>
        </w:rPr>
        <w:t xml:space="preserve">also </w:t>
      </w:r>
      <w:r w:rsidR="00C50B07" w:rsidRPr="00330EF4">
        <w:rPr>
          <w:rFonts w:cs="CMU Bright"/>
        </w:rPr>
        <w:t>help to improve the user interface</w:t>
      </w:r>
      <w:r w:rsidR="00D8337B" w:rsidRPr="00330EF4">
        <w:rPr>
          <w:rFonts w:cs="CMU Bright"/>
        </w:rPr>
        <w:t xml:space="preserve"> and</w:t>
      </w:r>
      <w:r w:rsidR="00C50B07" w:rsidRPr="00330EF4">
        <w:rPr>
          <w:rFonts w:cs="CMU Bright"/>
        </w:rPr>
        <w:t xml:space="preserve"> calculate the </w:t>
      </w:r>
      <w:r w:rsidR="00D60D26" w:rsidRPr="00330EF4">
        <w:rPr>
          <w:rFonts w:cs="CMU Bright"/>
        </w:rPr>
        <w:t>memory-loss</w:t>
      </w:r>
      <w:r w:rsidR="00C50B07" w:rsidRPr="00330EF4">
        <w:rPr>
          <w:rFonts w:cs="CMU Bright"/>
        </w:rPr>
        <w:t xml:space="preserve"> factor</w:t>
      </w:r>
      <w:r w:rsidR="00D8337B" w:rsidRPr="00330EF4">
        <w:rPr>
          <w:rFonts w:cs="CMU Bright"/>
        </w:rPr>
        <w:t xml:space="preserve"> for each user.</w:t>
      </w:r>
    </w:p>
    <w:p w14:paraId="116500AA" w14:textId="77777777" w:rsidR="00676E91" w:rsidRPr="00330EF4" w:rsidRDefault="00676E91" w:rsidP="00EC688E">
      <w:pPr>
        <w:rPr>
          <w:rFonts w:cs="CMU Bright"/>
        </w:rPr>
      </w:pPr>
      <w:r w:rsidRPr="00330EF4">
        <w:rPr>
          <w:rFonts w:cs="CMU Bright"/>
        </w:rPr>
        <w:br w:type="page"/>
      </w:r>
    </w:p>
    <w:sdt>
      <w:sdtPr>
        <w:rPr>
          <w:rFonts w:cs="CMU Bright"/>
        </w:rPr>
        <w:id w:val="967091951"/>
        <w:docPartObj>
          <w:docPartGallery w:val="Bibliographies"/>
          <w:docPartUnique/>
        </w:docPartObj>
      </w:sdtPr>
      <w:sdtContent>
        <w:p w14:paraId="0AA17060" w14:textId="0D5F058F" w:rsidR="00422F76" w:rsidRPr="00330EF4" w:rsidRDefault="00422F76" w:rsidP="00555CDE">
          <w:pPr>
            <w:autoSpaceDE w:val="0"/>
            <w:autoSpaceDN w:val="0"/>
            <w:adjustRightInd w:val="0"/>
            <w:rPr>
              <w:rStyle w:val="Heading1Char"/>
              <w:rFonts w:ascii="CMU Bright" w:hAnsi="CMU Bright" w:cs="CMU Bright"/>
              <w:color w:val="auto"/>
            </w:rPr>
          </w:pPr>
          <w:r w:rsidRPr="00330EF4">
            <w:rPr>
              <w:rStyle w:val="Heading1Char"/>
              <w:rFonts w:ascii="CMU Bright" w:hAnsi="CMU Bright" w:cs="CMU Bright"/>
              <w:color w:val="auto"/>
            </w:rPr>
            <w:t>Bibliography</w:t>
          </w:r>
        </w:p>
        <w:sdt>
          <w:sdtPr>
            <w:rPr>
              <w:rFonts w:cs="CMU Bright"/>
            </w:rPr>
            <w:id w:val="111145805"/>
            <w:bibliography/>
          </w:sdtPr>
          <w:sdtContent>
            <w:p w14:paraId="117AF6FB" w14:textId="77777777" w:rsidR="007241BF" w:rsidRDefault="00422F76">
              <w:pPr>
                <w:rPr>
                  <w:noProof/>
                </w:rPr>
              </w:pPr>
              <w:r w:rsidRPr="00330EF4">
                <w:rPr>
                  <w:rFonts w:cs="CMU Bright"/>
                  <w:bCs w:val="0"/>
                </w:rPr>
                <w:fldChar w:fldCharType="begin"/>
              </w:r>
              <w:r w:rsidRPr="00330EF4">
                <w:rPr>
                  <w:rFonts w:cs="CMU Bright"/>
                  <w:lang w:val="de-DE"/>
                </w:rPr>
                <w:instrText xml:space="preserve"> BIBLIOGRAPHY </w:instrText>
              </w:r>
              <w:r w:rsidRPr="00330EF4">
                <w:rPr>
                  <w:rFonts w:cs="CMU Bright"/>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4"/>
              </w:tblGrid>
              <w:tr w:rsidR="007241BF" w14:paraId="24F0C050" w14:textId="77777777">
                <w:trPr>
                  <w:divId w:val="1601335917"/>
                  <w:tblCellSpacing w:w="15" w:type="dxa"/>
                </w:trPr>
                <w:tc>
                  <w:tcPr>
                    <w:tcW w:w="50" w:type="pct"/>
                    <w:hideMark/>
                  </w:tcPr>
                  <w:p w14:paraId="649F5258" w14:textId="2CD56470" w:rsidR="007241BF" w:rsidRDefault="007241BF">
                    <w:pPr>
                      <w:pStyle w:val="Bibliography"/>
                      <w:rPr>
                        <w:noProof/>
                        <w:sz w:val="24"/>
                        <w:szCs w:val="24"/>
                      </w:rPr>
                    </w:pPr>
                    <w:r>
                      <w:rPr>
                        <w:noProof/>
                      </w:rPr>
                      <w:t xml:space="preserve">[1] </w:t>
                    </w:r>
                  </w:p>
                </w:tc>
                <w:tc>
                  <w:tcPr>
                    <w:tcW w:w="0" w:type="auto"/>
                    <w:hideMark/>
                  </w:tcPr>
                  <w:p w14:paraId="4F26F779" w14:textId="77777777" w:rsidR="007241BF" w:rsidRDefault="007241BF">
                    <w:pPr>
                      <w:pStyle w:val="Bibliography"/>
                      <w:rPr>
                        <w:noProof/>
                      </w:rPr>
                    </w:pPr>
                    <w:r>
                      <w:rPr>
                        <w:noProof/>
                      </w:rPr>
                      <w:t xml:space="preserve">Y. Zheng, L. Zhang, X. Xie and . W.-Y. Ma, "Mining Interesting Locations and Travel Sequences from GPS Trajectories," </w:t>
                    </w:r>
                    <w:r>
                      <w:rPr>
                        <w:i/>
                        <w:iCs/>
                        <w:noProof/>
                      </w:rPr>
                      <w:t xml:space="preserve">Proceedings of the 18th International, </w:t>
                    </w:r>
                    <w:r>
                      <w:rPr>
                        <w:noProof/>
                      </w:rPr>
                      <w:t xml:space="preserve">2009. </w:t>
                    </w:r>
                  </w:p>
                </w:tc>
              </w:tr>
              <w:tr w:rsidR="007241BF" w14:paraId="7AAFF755" w14:textId="77777777">
                <w:trPr>
                  <w:divId w:val="1601335917"/>
                  <w:tblCellSpacing w:w="15" w:type="dxa"/>
                </w:trPr>
                <w:tc>
                  <w:tcPr>
                    <w:tcW w:w="50" w:type="pct"/>
                    <w:hideMark/>
                  </w:tcPr>
                  <w:p w14:paraId="430E915B" w14:textId="77777777" w:rsidR="007241BF" w:rsidRDefault="007241BF">
                    <w:pPr>
                      <w:pStyle w:val="Bibliography"/>
                      <w:rPr>
                        <w:noProof/>
                      </w:rPr>
                    </w:pPr>
                    <w:r>
                      <w:rPr>
                        <w:noProof/>
                      </w:rPr>
                      <w:t xml:space="preserve">[2] </w:t>
                    </w:r>
                  </w:p>
                </w:tc>
                <w:tc>
                  <w:tcPr>
                    <w:tcW w:w="0" w:type="auto"/>
                    <w:hideMark/>
                  </w:tcPr>
                  <w:p w14:paraId="20EB372A" w14:textId="77777777" w:rsidR="007241BF" w:rsidRDefault="007241BF">
                    <w:pPr>
                      <w:pStyle w:val="Bibliography"/>
                      <w:rPr>
                        <w:noProof/>
                      </w:rPr>
                    </w:pPr>
                    <w:r>
                      <w:rPr>
                        <w:noProof/>
                      </w:rPr>
                      <w:t xml:space="preserve">Z. Yu, Q. Li, Y. Chen, X. Xie and W.-Y. Ma, "Understanding Mobility Based on GPS Data," in </w:t>
                    </w:r>
                    <w:r>
                      <w:rPr>
                        <w:i/>
                        <w:iCs/>
                        <w:noProof/>
                      </w:rPr>
                      <w:t>In Proceedings of ACM conference on Ubiquitous Computing ACM Press: 312-321</w:t>
                    </w:r>
                    <w:r>
                      <w:rPr>
                        <w:noProof/>
                      </w:rPr>
                      <w:t xml:space="preserve">, Seoul, Korea, 2008. </w:t>
                    </w:r>
                  </w:p>
                </w:tc>
              </w:tr>
              <w:tr w:rsidR="007241BF" w14:paraId="7327B586" w14:textId="77777777">
                <w:trPr>
                  <w:divId w:val="1601335917"/>
                  <w:tblCellSpacing w:w="15" w:type="dxa"/>
                </w:trPr>
                <w:tc>
                  <w:tcPr>
                    <w:tcW w:w="50" w:type="pct"/>
                    <w:hideMark/>
                  </w:tcPr>
                  <w:p w14:paraId="4BB0771B" w14:textId="77777777" w:rsidR="007241BF" w:rsidRDefault="007241BF">
                    <w:pPr>
                      <w:pStyle w:val="Bibliography"/>
                      <w:rPr>
                        <w:noProof/>
                      </w:rPr>
                    </w:pPr>
                    <w:r>
                      <w:rPr>
                        <w:noProof/>
                      </w:rPr>
                      <w:t xml:space="preserve">[3] </w:t>
                    </w:r>
                  </w:p>
                </w:tc>
                <w:tc>
                  <w:tcPr>
                    <w:tcW w:w="0" w:type="auto"/>
                    <w:hideMark/>
                  </w:tcPr>
                  <w:p w14:paraId="4BD63122" w14:textId="77777777" w:rsidR="007241BF" w:rsidRDefault="007241BF">
                    <w:pPr>
                      <w:pStyle w:val="Bibliography"/>
                      <w:rPr>
                        <w:noProof/>
                      </w:rPr>
                    </w:pPr>
                    <w:r>
                      <w:rPr>
                        <w:noProof/>
                      </w:rPr>
                      <w:t xml:space="preserve">Y. Zheng, X. Xie and W.-Y. Ma, "GeoLife: A Collaborative Social Networking Service among User, location and trajectory," in </w:t>
                    </w:r>
                    <w:r>
                      <w:rPr>
                        <w:i/>
                        <w:iCs/>
                        <w:noProof/>
                      </w:rPr>
                      <w:t>Invited paper, in IEEE Data Engineering Bulletin. 33, 2, pp. 32-40</w:t>
                    </w:r>
                    <w:r>
                      <w:rPr>
                        <w:noProof/>
                      </w:rPr>
                      <w:t xml:space="preserve">, 2010. </w:t>
                    </w:r>
                  </w:p>
                </w:tc>
              </w:tr>
              <w:tr w:rsidR="007241BF" w14:paraId="5B43B545" w14:textId="77777777">
                <w:trPr>
                  <w:divId w:val="1601335917"/>
                  <w:tblCellSpacing w:w="15" w:type="dxa"/>
                </w:trPr>
                <w:tc>
                  <w:tcPr>
                    <w:tcW w:w="50" w:type="pct"/>
                    <w:hideMark/>
                  </w:tcPr>
                  <w:p w14:paraId="556BBD28" w14:textId="77777777" w:rsidR="007241BF" w:rsidRDefault="007241BF">
                    <w:pPr>
                      <w:pStyle w:val="Bibliography"/>
                      <w:rPr>
                        <w:noProof/>
                      </w:rPr>
                    </w:pPr>
                    <w:r>
                      <w:rPr>
                        <w:noProof/>
                      </w:rPr>
                      <w:t xml:space="preserve">[4] </w:t>
                    </w:r>
                  </w:p>
                </w:tc>
                <w:tc>
                  <w:tcPr>
                    <w:tcW w:w="0" w:type="auto"/>
                    <w:hideMark/>
                  </w:tcPr>
                  <w:p w14:paraId="21447B87" w14:textId="77777777" w:rsidR="007241BF" w:rsidRDefault="007241BF">
                    <w:pPr>
                      <w:pStyle w:val="Bibliography"/>
                      <w:rPr>
                        <w:noProof/>
                      </w:rPr>
                    </w:pPr>
                    <w:r>
                      <w:rPr>
                        <w:i/>
                        <w:iCs/>
                        <w:noProof/>
                      </w:rPr>
                      <w:t xml:space="preserve">Cunningham V. New York State Department Of Labor (Challenging Warrantless Gps Tracking Of State Employee's Personal Car), </w:t>
                    </w:r>
                    <w:r>
                      <w:rPr>
                        <w:noProof/>
                      </w:rPr>
                      <w:t>2013.</w:t>
                    </w:r>
                  </w:p>
                </w:tc>
              </w:tr>
              <w:tr w:rsidR="007241BF" w14:paraId="17AD877A" w14:textId="77777777">
                <w:trPr>
                  <w:divId w:val="1601335917"/>
                  <w:tblCellSpacing w:w="15" w:type="dxa"/>
                </w:trPr>
                <w:tc>
                  <w:tcPr>
                    <w:tcW w:w="50" w:type="pct"/>
                    <w:hideMark/>
                  </w:tcPr>
                  <w:p w14:paraId="4F8DFFFE" w14:textId="77777777" w:rsidR="007241BF" w:rsidRDefault="007241BF">
                    <w:pPr>
                      <w:pStyle w:val="Bibliography"/>
                      <w:rPr>
                        <w:noProof/>
                      </w:rPr>
                    </w:pPr>
                    <w:r>
                      <w:rPr>
                        <w:noProof/>
                      </w:rPr>
                      <w:t xml:space="preserve">[5] </w:t>
                    </w:r>
                  </w:p>
                </w:tc>
                <w:tc>
                  <w:tcPr>
                    <w:tcW w:w="0" w:type="auto"/>
                    <w:hideMark/>
                  </w:tcPr>
                  <w:p w14:paraId="15A28AA5" w14:textId="77777777" w:rsidR="007241BF" w:rsidRDefault="007241BF">
                    <w:pPr>
                      <w:pStyle w:val="Bibliography"/>
                      <w:rPr>
                        <w:noProof/>
                      </w:rPr>
                    </w:pPr>
                    <w:r>
                      <w:rPr>
                        <w:noProof/>
                      </w:rPr>
                      <w:t xml:space="preserve">A. Gorlachl, A. Heinemann and W. W. Terpstra, "Survey on Location Privacy in Pervasive Computing," </w:t>
                    </w:r>
                    <w:r>
                      <w:rPr>
                        <w:i/>
                        <w:iCs/>
                        <w:noProof/>
                      </w:rPr>
                      <w:t>Robinson P., Vogt H., Wagealla W. (eds) Privacy, Security and Trust within the Context of Pervasive Computing. The International Series in Engineering and Computer Science, vol 780. Springer.</w:t>
                    </w:r>
                    <w:r>
                      <w:rPr>
                        <w:noProof/>
                      </w:rPr>
                      <w:t xml:space="preserve"> </w:t>
                    </w:r>
                  </w:p>
                </w:tc>
              </w:tr>
              <w:tr w:rsidR="007241BF" w14:paraId="40346B46" w14:textId="77777777">
                <w:trPr>
                  <w:divId w:val="1601335917"/>
                  <w:tblCellSpacing w:w="15" w:type="dxa"/>
                </w:trPr>
                <w:tc>
                  <w:tcPr>
                    <w:tcW w:w="50" w:type="pct"/>
                    <w:hideMark/>
                  </w:tcPr>
                  <w:p w14:paraId="77331B40" w14:textId="77777777" w:rsidR="007241BF" w:rsidRDefault="007241BF">
                    <w:pPr>
                      <w:pStyle w:val="Bibliography"/>
                      <w:rPr>
                        <w:noProof/>
                      </w:rPr>
                    </w:pPr>
                    <w:r>
                      <w:rPr>
                        <w:noProof/>
                      </w:rPr>
                      <w:t xml:space="preserve">[6] </w:t>
                    </w:r>
                  </w:p>
                </w:tc>
                <w:tc>
                  <w:tcPr>
                    <w:tcW w:w="0" w:type="auto"/>
                    <w:hideMark/>
                  </w:tcPr>
                  <w:p w14:paraId="7EA94E79" w14:textId="77777777" w:rsidR="007241BF" w:rsidRDefault="007241BF">
                    <w:pPr>
                      <w:pStyle w:val="Bibliography"/>
                      <w:rPr>
                        <w:noProof/>
                      </w:rPr>
                    </w:pPr>
                    <w:r>
                      <w:rPr>
                        <w:noProof/>
                      </w:rPr>
                      <w:t xml:space="preserve">J. H. Kang, W. . Welbourne, B. Stewart and G. Borriello, "Extracting Places from Traces of Locations," </w:t>
                    </w:r>
                    <w:r>
                      <w:rPr>
                        <w:i/>
                        <w:iCs/>
                        <w:noProof/>
                      </w:rPr>
                      <w:t xml:space="preserve">Proceedings of the 2nd ACM international workshop on Wireless mobile applications and services on WLAN hotspots, </w:t>
                    </w:r>
                    <w:r>
                      <w:rPr>
                        <w:noProof/>
                      </w:rPr>
                      <w:t xml:space="preserve">October 2004. </w:t>
                    </w:r>
                  </w:p>
                </w:tc>
              </w:tr>
              <w:tr w:rsidR="007241BF" w14:paraId="41DF236A" w14:textId="77777777">
                <w:trPr>
                  <w:divId w:val="1601335917"/>
                  <w:tblCellSpacing w:w="15" w:type="dxa"/>
                </w:trPr>
                <w:tc>
                  <w:tcPr>
                    <w:tcW w:w="50" w:type="pct"/>
                    <w:hideMark/>
                  </w:tcPr>
                  <w:p w14:paraId="360424E3" w14:textId="77777777" w:rsidR="007241BF" w:rsidRDefault="007241BF">
                    <w:pPr>
                      <w:pStyle w:val="Bibliography"/>
                      <w:rPr>
                        <w:noProof/>
                      </w:rPr>
                    </w:pPr>
                    <w:r>
                      <w:rPr>
                        <w:noProof/>
                      </w:rPr>
                      <w:t xml:space="preserve">[7] </w:t>
                    </w:r>
                  </w:p>
                </w:tc>
                <w:tc>
                  <w:tcPr>
                    <w:tcW w:w="0" w:type="auto"/>
                    <w:hideMark/>
                  </w:tcPr>
                  <w:p w14:paraId="5807E4BE" w14:textId="77777777" w:rsidR="007241BF" w:rsidRDefault="007241BF">
                    <w:pPr>
                      <w:pStyle w:val="Bibliography"/>
                      <w:rPr>
                        <w:noProof/>
                      </w:rPr>
                    </w:pPr>
                    <w:r>
                      <w:rPr>
                        <w:noProof/>
                      </w:rPr>
                      <w:t xml:space="preserve">A. Noulas, S. Scellato, N. Lathia and C. Mascolo, "Mining User Mobility Features for Next Place Prediction in Location-based Services," </w:t>
                    </w:r>
                    <w:r>
                      <w:rPr>
                        <w:i/>
                        <w:iCs/>
                        <w:noProof/>
                      </w:rPr>
                      <w:t xml:space="preserve">Computer Laboratory, University of Cambridge, </w:t>
                    </w:r>
                    <w:r>
                      <w:rPr>
                        <w:noProof/>
                      </w:rPr>
                      <w:t xml:space="preserve">no. IEEE, 10-13 December 2012. </w:t>
                    </w:r>
                  </w:p>
                </w:tc>
              </w:tr>
              <w:tr w:rsidR="007241BF" w14:paraId="42563C97" w14:textId="77777777">
                <w:trPr>
                  <w:divId w:val="1601335917"/>
                  <w:tblCellSpacing w:w="15" w:type="dxa"/>
                </w:trPr>
                <w:tc>
                  <w:tcPr>
                    <w:tcW w:w="50" w:type="pct"/>
                    <w:hideMark/>
                  </w:tcPr>
                  <w:p w14:paraId="285E83E8" w14:textId="77777777" w:rsidR="007241BF" w:rsidRDefault="007241BF">
                    <w:pPr>
                      <w:pStyle w:val="Bibliography"/>
                      <w:rPr>
                        <w:noProof/>
                      </w:rPr>
                    </w:pPr>
                    <w:r>
                      <w:rPr>
                        <w:noProof/>
                      </w:rPr>
                      <w:t xml:space="preserve">[8] </w:t>
                    </w:r>
                  </w:p>
                </w:tc>
                <w:tc>
                  <w:tcPr>
                    <w:tcW w:w="0" w:type="auto"/>
                    <w:hideMark/>
                  </w:tcPr>
                  <w:p w14:paraId="4CF7326C" w14:textId="77777777" w:rsidR="007241BF" w:rsidRDefault="007241BF">
                    <w:pPr>
                      <w:pStyle w:val="Bibliography"/>
                      <w:rPr>
                        <w:noProof/>
                      </w:rPr>
                    </w:pPr>
                    <w:r>
                      <w:rPr>
                        <w:noProof/>
                      </w:rPr>
                      <w:t xml:space="preserve">J. B. Gomes, C. Phua and S. Krishnaswamy, "Where will you go? Mobile Data Mining for Next Place Prediction," </w:t>
                    </w:r>
                    <w:r>
                      <w:rPr>
                        <w:i/>
                        <w:iCs/>
                        <w:noProof/>
                      </w:rPr>
                      <w:t xml:space="preserve">Institute for Infocomm Research (I2R), A*STAR, Singapore, </w:t>
                    </w:r>
                    <w:r>
                      <w:rPr>
                        <w:noProof/>
                      </w:rPr>
                      <w:t xml:space="preserve">August 2013. </w:t>
                    </w:r>
                  </w:p>
                </w:tc>
              </w:tr>
              <w:tr w:rsidR="007241BF" w14:paraId="1947DCBA" w14:textId="77777777">
                <w:trPr>
                  <w:divId w:val="1601335917"/>
                  <w:tblCellSpacing w:w="15" w:type="dxa"/>
                </w:trPr>
                <w:tc>
                  <w:tcPr>
                    <w:tcW w:w="50" w:type="pct"/>
                    <w:hideMark/>
                  </w:tcPr>
                  <w:p w14:paraId="015F4127" w14:textId="77777777" w:rsidR="007241BF" w:rsidRDefault="007241BF">
                    <w:pPr>
                      <w:pStyle w:val="Bibliography"/>
                      <w:rPr>
                        <w:noProof/>
                      </w:rPr>
                    </w:pPr>
                    <w:r>
                      <w:rPr>
                        <w:noProof/>
                      </w:rPr>
                      <w:t xml:space="preserve">[9] </w:t>
                    </w:r>
                  </w:p>
                </w:tc>
                <w:tc>
                  <w:tcPr>
                    <w:tcW w:w="0" w:type="auto"/>
                    <w:hideMark/>
                  </w:tcPr>
                  <w:p w14:paraId="3E5335E8" w14:textId="77777777" w:rsidR="007241BF" w:rsidRDefault="007241BF">
                    <w:pPr>
                      <w:pStyle w:val="Bibliography"/>
                      <w:rPr>
                        <w:noProof/>
                      </w:rPr>
                    </w:pPr>
                    <w:r>
                      <w:rPr>
                        <w:noProof/>
                      </w:rPr>
                      <w:t xml:space="preserve">M. Baratchi, N. Meratnia, P. J. Havinga, A. K. Skidmore and B. A. Toxopeus, "A Hierarchical Hidden Semi-Markov Model for Modeling Mobility Data," </w:t>
                    </w:r>
                    <w:r>
                      <w:rPr>
                        <w:i/>
                        <w:iCs/>
                        <w:noProof/>
                      </w:rPr>
                      <w:t xml:space="preserve">UBICOMP '14, </w:t>
                    </w:r>
                    <w:r>
                      <w:rPr>
                        <w:noProof/>
                      </w:rPr>
                      <w:t xml:space="preserve">pp. 13 - 17, SEPTEMBER 2014. </w:t>
                    </w:r>
                  </w:p>
                </w:tc>
              </w:tr>
              <w:tr w:rsidR="007241BF" w14:paraId="53FD1223" w14:textId="77777777">
                <w:trPr>
                  <w:divId w:val="1601335917"/>
                  <w:tblCellSpacing w:w="15" w:type="dxa"/>
                </w:trPr>
                <w:tc>
                  <w:tcPr>
                    <w:tcW w:w="50" w:type="pct"/>
                    <w:hideMark/>
                  </w:tcPr>
                  <w:p w14:paraId="74EB8988" w14:textId="77777777" w:rsidR="007241BF" w:rsidRDefault="007241BF">
                    <w:pPr>
                      <w:pStyle w:val="Bibliography"/>
                      <w:rPr>
                        <w:noProof/>
                      </w:rPr>
                    </w:pPr>
                    <w:r>
                      <w:rPr>
                        <w:noProof/>
                      </w:rPr>
                      <w:t xml:space="preserve">[10] </w:t>
                    </w:r>
                  </w:p>
                </w:tc>
                <w:tc>
                  <w:tcPr>
                    <w:tcW w:w="0" w:type="auto"/>
                    <w:hideMark/>
                  </w:tcPr>
                  <w:p w14:paraId="0B082EEE" w14:textId="77777777" w:rsidR="007241BF" w:rsidRDefault="007241BF">
                    <w:pPr>
                      <w:pStyle w:val="Bibliography"/>
                      <w:rPr>
                        <w:noProof/>
                      </w:rPr>
                    </w:pPr>
                    <w:r>
                      <w:rPr>
                        <w:noProof/>
                      </w:rPr>
                      <w:t xml:space="preserve">W. K. S. S. Paul Baumann, "The Influence of Temporal and Spatial Features on the Performance of Next-place Prediction Algorithms," </w:t>
                    </w:r>
                    <w:r>
                      <w:rPr>
                        <w:i/>
                        <w:iCs/>
                        <w:noProof/>
                      </w:rPr>
                      <w:t xml:space="preserve">UbiComp’13, </w:t>
                    </w:r>
                    <w:r>
                      <w:rPr>
                        <w:noProof/>
                      </w:rPr>
                      <w:t xml:space="preserve">September 8–12 2013. </w:t>
                    </w:r>
                  </w:p>
                </w:tc>
              </w:tr>
              <w:tr w:rsidR="007241BF" w14:paraId="115A9A6D" w14:textId="77777777">
                <w:trPr>
                  <w:divId w:val="1601335917"/>
                  <w:tblCellSpacing w:w="15" w:type="dxa"/>
                </w:trPr>
                <w:tc>
                  <w:tcPr>
                    <w:tcW w:w="50" w:type="pct"/>
                    <w:hideMark/>
                  </w:tcPr>
                  <w:p w14:paraId="2EADB2F7" w14:textId="77777777" w:rsidR="007241BF" w:rsidRDefault="007241BF">
                    <w:pPr>
                      <w:pStyle w:val="Bibliography"/>
                      <w:rPr>
                        <w:noProof/>
                      </w:rPr>
                    </w:pPr>
                    <w:r>
                      <w:rPr>
                        <w:noProof/>
                      </w:rPr>
                      <w:t xml:space="preserve">[11] </w:t>
                    </w:r>
                  </w:p>
                </w:tc>
                <w:tc>
                  <w:tcPr>
                    <w:tcW w:w="0" w:type="auto"/>
                    <w:hideMark/>
                  </w:tcPr>
                  <w:p w14:paraId="58B776EF" w14:textId="77777777" w:rsidR="007241BF" w:rsidRDefault="007241BF">
                    <w:pPr>
                      <w:pStyle w:val="Bibliography"/>
                      <w:rPr>
                        <w:noProof/>
                      </w:rPr>
                    </w:pPr>
                    <w:r>
                      <w:rPr>
                        <w:noProof/>
                      </w:rPr>
                      <w:t>P. R. Center, "Americans’ complicated feelings about social media in an era of privacy concerns," 2018.</w:t>
                    </w:r>
                  </w:p>
                </w:tc>
              </w:tr>
            </w:tbl>
            <w:p w14:paraId="5BE2F4C7" w14:textId="77777777" w:rsidR="007241BF" w:rsidRDefault="007241BF">
              <w:pPr>
                <w:divId w:val="1601335917"/>
                <w:rPr>
                  <w:rFonts w:eastAsia="Times New Roman"/>
                  <w:noProof/>
                </w:rPr>
              </w:pPr>
            </w:p>
            <w:p w14:paraId="6C4B43C6" w14:textId="58E0EC45" w:rsidR="009A1B93" w:rsidRPr="00BC588A" w:rsidRDefault="00422F76">
              <w:pPr>
                <w:rPr>
                  <w:rFonts w:cs="CMU Bright"/>
                </w:rPr>
              </w:pPr>
              <w:r w:rsidRPr="00330EF4">
                <w:rPr>
                  <w:rFonts w:cs="CMU Bright"/>
                  <w:b/>
                  <w:bCs w:val="0"/>
                  <w:noProof/>
                </w:rPr>
                <w:fldChar w:fldCharType="end"/>
              </w:r>
            </w:p>
          </w:sdtContent>
        </w:sdt>
      </w:sdtContent>
    </w:sdt>
    <w:p w14:paraId="221C7768" w14:textId="77777777" w:rsidR="007241BF" w:rsidRDefault="007241BF">
      <w:pPr>
        <w:rPr>
          <w:rFonts w:eastAsiaTheme="majorEastAsia" w:cs="CMU Bright"/>
          <w:sz w:val="32"/>
          <w:szCs w:val="32"/>
        </w:rPr>
      </w:pPr>
      <w:bookmarkStart w:id="273" w:name="_Toc530914359"/>
      <w:bookmarkStart w:id="274" w:name="_Hlk530327594"/>
      <w:r>
        <w:rPr>
          <w:rFonts w:cs="CMU Bright"/>
        </w:rPr>
        <w:br w:type="page"/>
      </w:r>
    </w:p>
    <w:p w14:paraId="7AE7C321" w14:textId="6DC46325" w:rsidR="00422F76" w:rsidRPr="00330EF4" w:rsidRDefault="009A1B93" w:rsidP="00555CDE">
      <w:pPr>
        <w:pStyle w:val="Heading1"/>
        <w:rPr>
          <w:rFonts w:ascii="CMU Bright" w:hAnsi="CMU Bright" w:cs="CMU Bright"/>
          <w:color w:val="auto"/>
        </w:rPr>
      </w:pPr>
      <w:r w:rsidRPr="00330EF4">
        <w:rPr>
          <w:rFonts w:ascii="CMU Bright" w:hAnsi="CMU Bright" w:cs="CMU Bright"/>
          <w:color w:val="auto"/>
        </w:rPr>
        <w:lastRenderedPageBreak/>
        <w:t>Declaration</w:t>
      </w:r>
      <w:bookmarkEnd w:id="273"/>
    </w:p>
    <w:p w14:paraId="75C82789" w14:textId="1AA1BC44" w:rsidR="00D77003" w:rsidRPr="00330EF4" w:rsidRDefault="00D77003" w:rsidP="00D77003">
      <w:pPr>
        <w:rPr>
          <w:rFonts w:cs="CMU Bright"/>
        </w:rPr>
      </w:pPr>
    </w:p>
    <w:p w14:paraId="49C03C2B" w14:textId="77777777" w:rsidR="00D77003" w:rsidRPr="00330EF4" w:rsidRDefault="00D77003" w:rsidP="00D77003">
      <w:pPr>
        <w:rPr>
          <w:rFonts w:cs="CMU Bright"/>
        </w:rPr>
      </w:pPr>
    </w:p>
    <w:p w14:paraId="56ED0118" w14:textId="714F9A08" w:rsidR="005A319A" w:rsidRPr="00330EF4" w:rsidRDefault="00392186" w:rsidP="00EC688E">
      <w:pPr>
        <w:rPr>
          <w:rFonts w:cs="CMU Bright"/>
          <w:sz w:val="20"/>
          <w:szCs w:val="20"/>
        </w:rPr>
      </w:pPr>
      <w:r w:rsidRPr="00330EF4">
        <w:rPr>
          <w:rFonts w:cs="CMU Bright"/>
          <w:sz w:val="20"/>
          <w:szCs w:val="20"/>
        </w:rPr>
        <w:t xml:space="preserve">I hereby declare that I have done the thesis work independently </w:t>
      </w:r>
      <w:r w:rsidR="001E3047" w:rsidRPr="00330EF4">
        <w:rPr>
          <w:rFonts w:cs="CMU Bright"/>
          <w:sz w:val="20"/>
          <w:szCs w:val="20"/>
        </w:rPr>
        <w:t>with the help of my supervisors. Only the sources listed in the bibliography are used.</w:t>
      </w:r>
      <w:r w:rsidRPr="00330EF4">
        <w:rPr>
          <w:rFonts w:cs="CMU Bright"/>
          <w:sz w:val="20"/>
          <w:szCs w:val="20"/>
        </w:rPr>
        <w:t xml:space="preserve">  </w:t>
      </w:r>
    </w:p>
    <w:p w14:paraId="15D52303" w14:textId="2CACF88B" w:rsidR="00D77003" w:rsidRPr="00330EF4" w:rsidRDefault="00D77003" w:rsidP="00EC688E">
      <w:pPr>
        <w:rPr>
          <w:rFonts w:cs="CMU Bright"/>
        </w:rPr>
      </w:pPr>
    </w:p>
    <w:p w14:paraId="02C7A6CB" w14:textId="4056795C" w:rsidR="00D77003" w:rsidRPr="00330EF4" w:rsidRDefault="00D77003" w:rsidP="00EC688E">
      <w:pPr>
        <w:pBdr>
          <w:bottom w:val="single" w:sz="6" w:space="1" w:color="auto"/>
        </w:pBdr>
        <w:rPr>
          <w:rFonts w:cs="CMU Bright"/>
        </w:rPr>
      </w:pPr>
    </w:p>
    <w:p w14:paraId="62E4A07A" w14:textId="1C7BFE36" w:rsidR="00D77003" w:rsidRPr="00330EF4" w:rsidRDefault="00D77003" w:rsidP="00EC688E">
      <w:pPr>
        <w:rPr>
          <w:rFonts w:cs="CMU Bright"/>
        </w:rPr>
      </w:pP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t>Shashank Sharma</w:t>
      </w:r>
      <w:bookmarkEnd w:id="274"/>
    </w:p>
    <w:sectPr w:rsidR="00D77003" w:rsidRPr="00330EF4">
      <w:footerReference w:type="default" r:id="rId63"/>
      <w:pgSz w:w="12240" w:h="15840"/>
      <w:pgMar w:top="1417" w:right="1417" w:bottom="1134" w:left="1417"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Zohaib Riaz" w:date="2018-11-30T17:43:00Z" w:initials="zr">
    <w:p w14:paraId="154386BF" w14:textId="121CC501" w:rsidR="00FD099A" w:rsidRDefault="00FD099A">
      <w:pPr>
        <w:pStyle w:val="CommentText"/>
      </w:pPr>
      <w:r>
        <w:rPr>
          <w:rStyle w:val="CommentReference"/>
        </w:rPr>
        <w:annotationRef/>
      </w:r>
      <w:r>
        <w:t>Shortening this will make it more focused. Introduce the popularity of Location-based services within this part.</w:t>
      </w:r>
    </w:p>
  </w:comment>
  <w:comment w:id="5" w:author="Zohaib Riaz" w:date="2018-11-30T17:40:00Z" w:initials="zr">
    <w:p w14:paraId="4673E7D2" w14:textId="3997F29F" w:rsidR="00FD099A" w:rsidRDefault="00FD099A">
      <w:pPr>
        <w:pStyle w:val="CommentText"/>
      </w:pPr>
      <w:r>
        <w:rPr>
          <w:rStyle w:val="CommentReference"/>
        </w:rPr>
        <w:annotationRef/>
      </w:r>
      <w:r>
        <w:t xml:space="preserve">Sounds incomplete, </w:t>
      </w:r>
      <w:proofErr w:type="spellStart"/>
      <w:r>
        <w:t>its</w:t>
      </w:r>
      <w:proofErr w:type="spellEnd"/>
      <w:r>
        <w:t xml:space="preserve"> not clear how GPS enabled devices cause privacy issues? Bring in location-based services.</w:t>
      </w:r>
    </w:p>
  </w:comment>
  <w:comment w:id="19" w:author="Zohaib Riaz" w:date="2018-11-30T17:54:00Z" w:initials="zr">
    <w:p w14:paraId="03059668" w14:textId="2B309F05" w:rsidR="00E21E80" w:rsidRDefault="00E21E80">
      <w:pPr>
        <w:pStyle w:val="CommentText"/>
      </w:pPr>
      <w:r>
        <w:rPr>
          <w:rStyle w:val="CommentReference"/>
        </w:rPr>
        <w:annotationRef/>
      </w:r>
      <w:r>
        <w:t>Unclear why this algorithm is developed in this thesis.  The previous paragraph does not motivate the need of such an algorithm. Please change the previous paragraph to highlight the privacy problem that needs addressing. You may use the thesis description that I gave you initially for addressing this change.</w:t>
      </w:r>
    </w:p>
  </w:comment>
  <w:comment w:id="24" w:author="Zohaib Riaz" w:date="2018-11-30T22:04:00Z" w:initials="zr">
    <w:p w14:paraId="31F9BA05" w14:textId="77777777" w:rsidR="002C7D02" w:rsidRDefault="002C7D02" w:rsidP="002C7D02">
      <w:pPr>
        <w:pStyle w:val="CommentText"/>
      </w:pPr>
      <w:r>
        <w:rPr>
          <w:rStyle w:val="CommentReference"/>
        </w:rPr>
        <w:annotationRef/>
      </w:r>
      <w:r>
        <w:t>You can shorten this part to say:</w:t>
      </w:r>
    </w:p>
    <w:p w14:paraId="00E45EDC" w14:textId="341B7EC4" w:rsidR="002C7D02" w:rsidRDefault="002C7D02" w:rsidP="002C7D02">
      <w:pPr>
        <w:pStyle w:val="CommentText"/>
      </w:pPr>
      <w:r>
        <w:t xml:space="preserve">Most of these devices are location-aware, i.e., they can determine their precise position using positioning technologies such as the Global </w:t>
      </w:r>
      <w:proofErr w:type="spellStart"/>
      <w:r>
        <w:t>Pos</w:t>
      </w:r>
      <w:proofErr w:type="spellEnd"/>
      <w:r>
        <w:t xml:space="preserve">… </w:t>
      </w:r>
      <w:proofErr w:type="gramStart"/>
      <w:r>
        <w:t>S...(</w:t>
      </w:r>
      <w:proofErr w:type="gramEnd"/>
      <w:r>
        <w:t>GPS). This ability has led to the popularity of various location-based services whereby location information of the device is used to offer various services such as….</w:t>
      </w:r>
    </w:p>
  </w:comment>
  <w:comment w:id="25" w:author="Zohaib Riaz" w:date="2018-11-30T22:04:00Z" w:initials="zr">
    <w:p w14:paraId="6D723F50" w14:textId="77777777" w:rsidR="002C7D02" w:rsidRDefault="002C7D02">
      <w:pPr>
        <w:pStyle w:val="CommentText"/>
      </w:pPr>
      <w:r>
        <w:rPr>
          <w:rStyle w:val="CommentReference"/>
        </w:rPr>
        <w:annotationRef/>
      </w:r>
      <w:r>
        <w:t>First you should say what an application, for example:</w:t>
      </w:r>
    </w:p>
    <w:p w14:paraId="549F044C" w14:textId="52F3D83F" w:rsidR="002C7D02" w:rsidRDefault="002C7D02">
      <w:pPr>
        <w:pStyle w:val="CommentText"/>
      </w:pPr>
      <w:r>
        <w:t>These location-based services run as different applications on user devices.</w:t>
      </w:r>
    </w:p>
  </w:comment>
  <w:comment w:id="28" w:author="Zohaib Riaz" w:date="2018-11-30T22:07:00Z" w:initials="zr">
    <w:p w14:paraId="039F9A75" w14:textId="77777777" w:rsidR="002C7D02" w:rsidRDefault="002C7D02">
      <w:pPr>
        <w:pStyle w:val="CommentText"/>
      </w:pPr>
      <w:r>
        <w:rPr>
          <w:rStyle w:val="CommentReference"/>
        </w:rPr>
        <w:annotationRef/>
      </w:r>
      <w:r>
        <w:t>At this point, it is not necessary to say this. First motivate the privacy problem.</w:t>
      </w:r>
    </w:p>
    <w:p w14:paraId="039037C4" w14:textId="77777777" w:rsidR="002C7D02" w:rsidRDefault="002C7D02">
      <w:pPr>
        <w:pStyle w:val="CommentText"/>
      </w:pPr>
    </w:p>
    <w:p w14:paraId="1DDAF6F4" w14:textId="1CF524C4" w:rsidR="002C7D02" w:rsidRDefault="002C7D02">
      <w:pPr>
        <w:pStyle w:val="CommentText"/>
      </w:pPr>
    </w:p>
  </w:comment>
  <w:comment w:id="43" w:author="Zohaib Riaz" w:date="2018-11-30T22:12:00Z" w:initials="zr">
    <w:p w14:paraId="067723A6" w14:textId="77777777" w:rsidR="00606959" w:rsidRDefault="00606959">
      <w:pPr>
        <w:pStyle w:val="CommentText"/>
      </w:pPr>
      <w:r>
        <w:rPr>
          <w:rStyle w:val="CommentReference"/>
        </w:rPr>
        <w:annotationRef/>
      </w:r>
      <w:r>
        <w:t xml:space="preserve">This paragraph should continue from the previous one. Since the previous one ended in raising privacy concerns, this one should discuss user privacy in order to sound consistent. The discussion about various application examples should be moved up in the introduction. As I see it, you can </w:t>
      </w:r>
      <w:proofErr w:type="spellStart"/>
      <w:r>
        <w:t>roughtly</w:t>
      </w:r>
      <w:proofErr w:type="spellEnd"/>
      <w:r>
        <w:t xml:space="preserve"> take the following order of discussion:</w:t>
      </w:r>
    </w:p>
    <w:p w14:paraId="336EB086" w14:textId="77777777" w:rsidR="00606959" w:rsidRDefault="00606959">
      <w:pPr>
        <w:pStyle w:val="CommentText"/>
      </w:pPr>
    </w:p>
    <w:p w14:paraId="30860579" w14:textId="77777777" w:rsidR="00606959" w:rsidRDefault="00606959" w:rsidP="00606959">
      <w:pPr>
        <w:pStyle w:val="CommentText"/>
        <w:numPr>
          <w:ilvl w:val="0"/>
          <w:numId w:val="35"/>
        </w:numPr>
      </w:pPr>
      <w:r>
        <w:t>Initial paragraph</w:t>
      </w:r>
    </w:p>
    <w:p w14:paraId="7A7C82B4" w14:textId="77777777" w:rsidR="00606959" w:rsidRDefault="00606959" w:rsidP="00606959">
      <w:pPr>
        <w:pStyle w:val="CommentText"/>
        <w:numPr>
          <w:ilvl w:val="1"/>
          <w:numId w:val="35"/>
        </w:numPr>
      </w:pPr>
      <w:r>
        <w:t xml:space="preserve"> Devices and the ability to localize</w:t>
      </w:r>
    </w:p>
    <w:p w14:paraId="063B281A" w14:textId="7DA01CDC" w:rsidR="00606959" w:rsidRDefault="00606959" w:rsidP="00606959">
      <w:pPr>
        <w:pStyle w:val="CommentText"/>
        <w:numPr>
          <w:ilvl w:val="1"/>
          <w:numId w:val="35"/>
        </w:numPr>
      </w:pPr>
      <w:r>
        <w:t xml:space="preserve"> Location based services</w:t>
      </w:r>
    </w:p>
    <w:p w14:paraId="7D243941" w14:textId="5A745C0D" w:rsidR="00606959" w:rsidRDefault="00606959" w:rsidP="00606959">
      <w:pPr>
        <w:pStyle w:val="CommentText"/>
        <w:numPr>
          <w:ilvl w:val="0"/>
          <w:numId w:val="35"/>
        </w:numPr>
      </w:pPr>
      <w:r>
        <w:t xml:space="preserve"> Second paragraph</w:t>
      </w:r>
    </w:p>
    <w:p w14:paraId="323B25BB" w14:textId="293D36BB" w:rsidR="00606959" w:rsidRDefault="00606959" w:rsidP="00606959">
      <w:pPr>
        <w:pStyle w:val="CommentText"/>
        <w:numPr>
          <w:ilvl w:val="1"/>
          <w:numId w:val="35"/>
        </w:numPr>
      </w:pPr>
      <w:r>
        <w:t xml:space="preserve"> Examples of various advantageous services</w:t>
      </w:r>
    </w:p>
    <w:p w14:paraId="1ACB7314" w14:textId="77777777" w:rsidR="00606959" w:rsidRDefault="00606959" w:rsidP="00606959">
      <w:pPr>
        <w:pStyle w:val="CommentText"/>
      </w:pPr>
    </w:p>
    <w:p w14:paraId="0A0A7EC4" w14:textId="3CFC327E" w:rsidR="00606959" w:rsidRDefault="00606959" w:rsidP="00606959">
      <w:pPr>
        <w:pStyle w:val="CommentText"/>
        <w:numPr>
          <w:ilvl w:val="0"/>
          <w:numId w:val="35"/>
        </w:numPr>
      </w:pPr>
      <w:r>
        <w:t xml:space="preserve"> Third paragraph:</w:t>
      </w:r>
    </w:p>
    <w:p w14:paraId="0F16B186" w14:textId="7086609F" w:rsidR="00606959" w:rsidRDefault="00606959" w:rsidP="00606959">
      <w:pPr>
        <w:pStyle w:val="CommentText"/>
        <w:numPr>
          <w:ilvl w:val="1"/>
          <w:numId w:val="35"/>
        </w:numPr>
      </w:pPr>
      <w:r>
        <w:t xml:space="preserve"> As discussed above, advantages exists but sharing data leads to privacy concerns</w:t>
      </w:r>
    </w:p>
    <w:p w14:paraId="5B60BCF0" w14:textId="6E35958A" w:rsidR="00606959" w:rsidRDefault="00606959" w:rsidP="00606959">
      <w:pPr>
        <w:pStyle w:val="CommentText"/>
        <w:numPr>
          <w:ilvl w:val="1"/>
          <w:numId w:val="35"/>
        </w:numPr>
      </w:pPr>
      <w:r>
        <w:t xml:space="preserve"> Elaborate the privacy concerns</w:t>
      </w:r>
    </w:p>
    <w:p w14:paraId="3EFA91CA" w14:textId="77777777" w:rsidR="00606959" w:rsidRDefault="00606959" w:rsidP="00606959">
      <w:pPr>
        <w:pStyle w:val="CommentText"/>
        <w:numPr>
          <w:ilvl w:val="1"/>
          <w:numId w:val="35"/>
        </w:numPr>
      </w:pPr>
      <w:r>
        <w:t xml:space="preserve"> Boil down to the fact the source of these concerns could be the location-based service providers as well as social contacts who view location data, e.g., in the social networking scenario.</w:t>
      </w:r>
    </w:p>
    <w:p w14:paraId="42B60BFD" w14:textId="5924D0EF" w:rsidR="00606959" w:rsidRDefault="00606959" w:rsidP="00606959">
      <w:pPr>
        <w:pStyle w:val="CommentText"/>
        <w:numPr>
          <w:ilvl w:val="0"/>
          <w:numId w:val="35"/>
        </w:numPr>
      </w:pPr>
      <w:r>
        <w:t xml:space="preserve"> Now that you have highlighted the privacy problem, you can say what you contribute. </w:t>
      </w:r>
    </w:p>
  </w:comment>
  <w:comment w:id="45" w:author="Zohaib Riaz" w:date="2018-11-30T22:32:00Z" w:initials="zr">
    <w:p w14:paraId="45002FD7" w14:textId="0CC89FC3" w:rsidR="00E53D3F" w:rsidRDefault="00E53D3F">
      <w:pPr>
        <w:pStyle w:val="CommentText"/>
      </w:pPr>
      <w:r>
        <w:rPr>
          <w:rStyle w:val="CommentReference"/>
        </w:rPr>
        <w:annotationRef/>
      </w:r>
      <w:proofErr w:type="spellStart"/>
      <w:r>
        <w:t>Lets</w:t>
      </w:r>
      <w:proofErr w:type="spellEnd"/>
      <w:r>
        <w:t xml:space="preserve"> call this TEXT-A</w:t>
      </w:r>
    </w:p>
  </w:comment>
  <w:comment w:id="46" w:author="Zohaib Riaz" w:date="2018-11-30T22:24:00Z" w:initials="zr">
    <w:p w14:paraId="1210D404" w14:textId="30130B9E" w:rsidR="007B6A34" w:rsidRDefault="007B6A34">
      <w:pPr>
        <w:pStyle w:val="CommentText"/>
      </w:pPr>
      <w:r>
        <w:rPr>
          <w:rStyle w:val="CommentReference"/>
        </w:rPr>
        <w:annotationRef/>
      </w:r>
      <w:r>
        <w:t>New paragraph here.</w:t>
      </w:r>
    </w:p>
  </w:comment>
  <w:comment w:id="50" w:author="Zohaib Riaz" w:date="2018-11-30T22:21:00Z" w:initials="zr">
    <w:p w14:paraId="487FC07B" w14:textId="5E38D33E" w:rsidR="00606959" w:rsidRDefault="00606959">
      <w:pPr>
        <w:pStyle w:val="CommentText"/>
      </w:pPr>
      <w:r>
        <w:rPr>
          <w:rStyle w:val="CommentReference"/>
        </w:rPr>
        <w:annotationRef/>
      </w:r>
      <w:r>
        <w:t xml:space="preserve">Consequences of what? </w:t>
      </w:r>
      <w:proofErr w:type="gramStart"/>
      <w:r w:rsidR="007B6A34">
        <w:t>l</w:t>
      </w:r>
      <w:r>
        <w:t>ocation-sharing</w:t>
      </w:r>
      <w:proofErr w:type="gramEnd"/>
      <w:r>
        <w:t>?</w:t>
      </w:r>
    </w:p>
    <w:p w14:paraId="3229E876" w14:textId="0BEAADD8" w:rsidR="00606959" w:rsidRDefault="00606959">
      <w:pPr>
        <w:pStyle w:val="CommentText"/>
      </w:pPr>
    </w:p>
  </w:comment>
  <w:comment w:id="51" w:author="Zohaib Riaz" w:date="2018-11-30T22:23:00Z" w:initials="zr">
    <w:p w14:paraId="15EA7260" w14:textId="7FF5C198" w:rsidR="007B6A34" w:rsidRDefault="007B6A34">
      <w:pPr>
        <w:pStyle w:val="CommentText"/>
      </w:pPr>
      <w:r>
        <w:rPr>
          <w:rStyle w:val="CommentReference"/>
        </w:rPr>
        <w:annotationRef/>
      </w:r>
      <w:r>
        <w:t xml:space="preserve">This is very brief. </w:t>
      </w:r>
      <w:proofErr w:type="spellStart"/>
      <w:r>
        <w:t>Its</w:t>
      </w:r>
      <w:proofErr w:type="spellEnd"/>
      <w:r>
        <w:t xml:space="preserve"> hard to understand how you intend to “acquaint the users about the consequences…” as you said in the previous sentence. Write in a few clear sentence how you do it.</w:t>
      </w:r>
    </w:p>
    <w:p w14:paraId="51D2F2CC" w14:textId="24B9610A" w:rsidR="00E53D3F" w:rsidRDefault="00E53D3F">
      <w:pPr>
        <w:pStyle w:val="CommentText"/>
      </w:pPr>
      <w:r>
        <w:t>Moreover, move this to after the Motivation.</w:t>
      </w:r>
    </w:p>
  </w:comment>
  <w:comment w:id="58" w:author="Zohaib Riaz" w:date="2018-11-30T22:26:00Z" w:initials="zr">
    <w:p w14:paraId="23B9B445" w14:textId="6888B975" w:rsidR="007B6A34" w:rsidRDefault="007B6A34">
      <w:pPr>
        <w:pStyle w:val="CommentText"/>
      </w:pPr>
      <w:r>
        <w:rPr>
          <w:rStyle w:val="CommentReference"/>
        </w:rPr>
        <w:annotationRef/>
      </w:r>
      <w:r>
        <w:t xml:space="preserve">Move this </w:t>
      </w:r>
      <w:r w:rsidR="00E53D3F">
        <w:t xml:space="preserve">heading </w:t>
      </w:r>
      <w:r>
        <w:t xml:space="preserve">to before the </w:t>
      </w:r>
      <w:r w:rsidR="00E53D3F">
        <w:t>TEXT-A paragraph.</w:t>
      </w:r>
    </w:p>
  </w:comment>
  <w:comment w:id="59" w:author="Zohaib Riaz" w:date="2018-11-30T22:28:00Z" w:initials="zr">
    <w:p w14:paraId="4D2C0076" w14:textId="77675273" w:rsidR="007B6A34" w:rsidRDefault="007B6A34">
      <w:pPr>
        <w:pStyle w:val="CommentText"/>
      </w:pPr>
      <w:r>
        <w:rPr>
          <w:rStyle w:val="CommentReference"/>
        </w:rPr>
        <w:annotationRef/>
      </w:r>
      <w:r>
        <w:t xml:space="preserve">In my view, this </w:t>
      </w:r>
      <w:r w:rsidR="00E53D3F">
        <w:t xml:space="preserve">paragraph </w:t>
      </w:r>
      <w:r>
        <w:t xml:space="preserve">again is a discussion of privacy concerns. You already started discussing the concerns in the </w:t>
      </w:r>
      <w:r w:rsidR="00E53D3F">
        <w:t>TEXT-A</w:t>
      </w:r>
      <w:r>
        <w:t xml:space="preserve">. Just combine this discussion with the </w:t>
      </w:r>
      <w:r w:rsidR="00E53D3F">
        <w:t>TEXT-A</w:t>
      </w:r>
      <w:r>
        <w:t>, avoid repetition and call both of them the Motivation.</w:t>
      </w:r>
    </w:p>
  </w:comment>
  <w:comment w:id="82" w:author="Zohaib Riaz" w:date="2018-12-01T00:30:00Z" w:initials="zr">
    <w:p w14:paraId="242161A5" w14:textId="20F47567" w:rsidR="006A14D9" w:rsidRDefault="006A14D9">
      <w:pPr>
        <w:pStyle w:val="CommentText"/>
      </w:pPr>
      <w:r>
        <w:rPr>
          <w:rStyle w:val="CommentReference"/>
        </w:rPr>
        <w:annotationRef/>
      </w:r>
      <w:r>
        <w:t xml:space="preserve">Move the flow chart in this discussion to the next chapter. Also, the </w:t>
      </w:r>
      <w:r w:rsidR="00BF4937">
        <w:t xml:space="preserve">current </w:t>
      </w:r>
      <w:r>
        <w:t xml:space="preserve">discussion in this heading should also go to the next chapter as it does not discuss the system model. If however you have already described the information in this heading in the next chapter, please take care to avoid repetition when you mix these two </w:t>
      </w:r>
      <w:proofErr w:type="spellStart"/>
      <w:r>
        <w:t>decriptions</w:t>
      </w:r>
      <w:proofErr w:type="spellEnd"/>
      <w:r>
        <w:t>.</w:t>
      </w:r>
    </w:p>
  </w:comment>
  <w:comment w:id="86" w:author="Zohaib Riaz" w:date="2018-12-01T00:23:00Z" w:initials="zr">
    <w:p w14:paraId="5D5FFC73" w14:textId="7609C14D" w:rsidR="00BF4937" w:rsidRDefault="00BF4937">
      <w:pPr>
        <w:pStyle w:val="CommentText"/>
        <w:rPr>
          <w:rStyle w:val="CommentReference"/>
        </w:rPr>
      </w:pPr>
      <w:r>
        <w:rPr>
          <w:rStyle w:val="CommentReference"/>
        </w:rPr>
        <w:t xml:space="preserve">About </w:t>
      </w:r>
      <w:r w:rsidR="00B1379B">
        <w:rPr>
          <w:rStyle w:val="CommentReference"/>
        </w:rPr>
        <w:annotationRef/>
      </w:r>
      <w:r>
        <w:rPr>
          <w:rStyle w:val="CommentReference"/>
        </w:rPr>
        <w:t>system model description:</w:t>
      </w:r>
    </w:p>
    <w:p w14:paraId="79DEAEBF" w14:textId="4664B805" w:rsidR="00B1379B" w:rsidRDefault="00B1379B">
      <w:pPr>
        <w:pStyle w:val="CommentText"/>
        <w:rPr>
          <w:rStyle w:val="CommentReference"/>
        </w:rPr>
      </w:pPr>
      <w:r>
        <w:rPr>
          <w:rStyle w:val="CommentReference"/>
        </w:rPr>
        <w:t>We focus on the user’s mobile device which runs various location-based applications.</w:t>
      </w:r>
    </w:p>
    <w:p w14:paraId="1C990DEF" w14:textId="77777777" w:rsidR="00B1379B" w:rsidRDefault="00B1379B">
      <w:pPr>
        <w:pStyle w:val="CommentText"/>
        <w:rPr>
          <w:rStyle w:val="CommentReference"/>
        </w:rPr>
      </w:pPr>
    </w:p>
    <w:p w14:paraId="36B839EE" w14:textId="3DE60A08" w:rsidR="00B1379B" w:rsidRDefault="00B1379B">
      <w:pPr>
        <w:pStyle w:val="CommentText"/>
        <w:rPr>
          <w:rStyle w:val="CommentReference"/>
        </w:rPr>
      </w:pPr>
      <w:r>
        <w:rPr>
          <w:rStyle w:val="CommentReference"/>
        </w:rPr>
        <w:t>Say the assumption that user performs location-sharing decisions manually.</w:t>
      </w:r>
    </w:p>
    <w:p w14:paraId="2CBE6C66" w14:textId="77777777" w:rsidR="00B1379B" w:rsidRDefault="00B1379B">
      <w:pPr>
        <w:pStyle w:val="CommentText"/>
        <w:rPr>
          <w:rStyle w:val="CommentReference"/>
        </w:rPr>
      </w:pPr>
      <w:r>
        <w:rPr>
          <w:rStyle w:val="CommentReference"/>
        </w:rPr>
        <w:t>Then introduce your own application as a privacy-aid which the user can refer to in order to estimate the privacy-</w:t>
      </w:r>
      <w:proofErr w:type="spellStart"/>
      <w:r>
        <w:rPr>
          <w:rStyle w:val="CommentReference"/>
        </w:rPr>
        <w:t>rhreat</w:t>
      </w:r>
      <w:proofErr w:type="spellEnd"/>
      <w:r>
        <w:rPr>
          <w:rStyle w:val="CommentReference"/>
        </w:rPr>
        <w:t xml:space="preserve"> associated with his sharing decisions.</w:t>
      </w:r>
    </w:p>
    <w:p w14:paraId="7F4479FA" w14:textId="30CAC98F" w:rsidR="00B1379B" w:rsidRDefault="00B1379B">
      <w:pPr>
        <w:pStyle w:val="CommentText"/>
        <w:rPr>
          <w:rStyle w:val="CommentReference"/>
        </w:rPr>
      </w:pPr>
      <w:r>
        <w:rPr>
          <w:rStyle w:val="CommentReference"/>
        </w:rPr>
        <w:t>Describe the components of the app, prediction algorithm and the visualization part.</w:t>
      </w:r>
    </w:p>
    <w:p w14:paraId="0B18B1D6" w14:textId="5E2D9C57" w:rsidR="00BF4937" w:rsidRDefault="00BF4937">
      <w:pPr>
        <w:pStyle w:val="CommentText"/>
      </w:pPr>
      <w:r>
        <w:rPr>
          <w:rStyle w:val="CommentReference"/>
        </w:rPr>
        <w:t>I think you can also describe here the workflow of involved in location sharing in detail. This would talk about the steps taken for location sharing and highlight where your app helps. You can use a figure if you think that it will be helpful for this.</w:t>
      </w:r>
    </w:p>
  </w:comment>
  <w:comment w:id="95" w:author="Zohaib Riaz" w:date="2018-12-01T01:01:00Z" w:initials="zr">
    <w:p w14:paraId="2A68AA38" w14:textId="2C418FE1" w:rsidR="00BF4937" w:rsidRDefault="00BF4937">
      <w:pPr>
        <w:pStyle w:val="CommentText"/>
      </w:pPr>
      <w:r>
        <w:rPr>
          <w:rStyle w:val="CommentReference"/>
        </w:rPr>
        <w:annotationRef/>
      </w:r>
      <w:r>
        <w:t>Also move this discussion to the next chapter</w:t>
      </w:r>
    </w:p>
  </w:comment>
  <w:comment w:id="96" w:author="Zohaib Riaz" w:date="2018-12-01T00:27:00Z" w:initials="zr">
    <w:p w14:paraId="2BA7EF37" w14:textId="7865EA27" w:rsidR="00B1379B" w:rsidRDefault="00B1379B">
      <w:pPr>
        <w:pStyle w:val="CommentText"/>
      </w:pPr>
      <w:r>
        <w:rPr>
          <w:rStyle w:val="CommentReference"/>
        </w:rPr>
        <w:annotationRef/>
      </w:r>
      <w:r>
        <w:t>This should not be mentioned here. You can say in your evaluations chapter that you use this dataset to emulate sensed data.</w:t>
      </w:r>
    </w:p>
  </w:comment>
  <w:comment w:id="104" w:author="Zohaib Riaz" w:date="2018-12-01T01:01:00Z" w:initials="zr">
    <w:p w14:paraId="6A397D62" w14:textId="7011E6BF" w:rsidR="00BF4937" w:rsidRDefault="00BF4937">
      <w:pPr>
        <w:pStyle w:val="CommentText"/>
      </w:pPr>
      <w:r>
        <w:rPr>
          <w:rStyle w:val="CommentReference"/>
        </w:rPr>
        <w:annotationRef/>
      </w:r>
      <w:r>
        <w:t xml:space="preserve">I don’t see why this is true. There are services such </w:t>
      </w:r>
      <w:proofErr w:type="gramStart"/>
      <w:r>
        <w:t>as  POI</w:t>
      </w:r>
      <w:proofErr w:type="gramEnd"/>
      <w:r>
        <w:t xml:space="preserve"> searches that need your current location only.</w:t>
      </w:r>
    </w:p>
  </w:comment>
  <w:comment w:id="105" w:author="Zohaib Riaz" w:date="2018-12-01T01:03:00Z" w:initials="zr">
    <w:p w14:paraId="79CE2592" w14:textId="21DF359E" w:rsidR="00BF4937" w:rsidRDefault="00BF4937">
      <w:pPr>
        <w:pStyle w:val="CommentText"/>
      </w:pPr>
      <w:r>
        <w:rPr>
          <w:rStyle w:val="CommentReference"/>
        </w:rPr>
        <w:annotationRef/>
      </w:r>
      <w:r>
        <w:t xml:space="preserve">All this discussion can come in the next chapters “after” you have fully described the model. </w:t>
      </w:r>
    </w:p>
  </w:comment>
  <w:comment w:id="107" w:author="Zohaib Riaz" w:date="2018-12-01T01:11:00Z" w:initials="zr">
    <w:p w14:paraId="3E158FF9" w14:textId="470295D2" w:rsidR="009E1F7D" w:rsidRDefault="009E1F7D">
      <w:pPr>
        <w:pStyle w:val="CommentText"/>
      </w:pPr>
      <w:r>
        <w:rPr>
          <w:rStyle w:val="CommentReference"/>
        </w:rPr>
        <w:annotationRef/>
      </w:r>
      <w:r>
        <w:t>Repetition, push this information to the introduction if you feel necessary, but here it sounds redundant</w:t>
      </w:r>
    </w:p>
  </w:comment>
  <w:comment w:id="108" w:author="Zohaib Riaz" w:date="2018-12-01T01:12:00Z" w:initials="zr">
    <w:p w14:paraId="21B98305" w14:textId="77777777" w:rsidR="009E1F7D" w:rsidRDefault="009E1F7D">
      <w:pPr>
        <w:pStyle w:val="CommentText"/>
      </w:pPr>
      <w:r>
        <w:rPr>
          <w:rStyle w:val="CommentReference"/>
        </w:rPr>
        <w:annotationRef/>
      </w:r>
      <w:r>
        <w:t xml:space="preserve">I disagree </w:t>
      </w:r>
      <w:r>
        <w:sym w:font="Wingdings" w:char="F04A"/>
      </w:r>
    </w:p>
    <w:p w14:paraId="493A6172" w14:textId="48FD3AA7" w:rsidR="009E1F7D" w:rsidRDefault="009E1F7D">
      <w:pPr>
        <w:pStyle w:val="CommentText"/>
      </w:pPr>
      <w:r>
        <w:t>The goal is to help the user make privacy-preserving location-sharing decisions, especially by making it easier for them to take into account complex predictability information which is manually hard to take into account.</w:t>
      </w:r>
    </w:p>
  </w:comment>
  <w:comment w:id="118" w:author="Zohaib Riaz" w:date="2018-12-01T01:37:00Z" w:initials="zr">
    <w:p w14:paraId="0FC92F25" w14:textId="23AC1416" w:rsidR="009E61FA" w:rsidRDefault="009E61FA">
      <w:pPr>
        <w:pStyle w:val="CommentText"/>
      </w:pPr>
      <w:r>
        <w:rPr>
          <w:rStyle w:val="CommentReference"/>
        </w:rPr>
        <w:annotationRef/>
      </w:r>
      <w:r>
        <w:t>You state this assumption but you later describe the state formation in the same chapter in section 4.3.</w:t>
      </w:r>
    </w:p>
    <w:p w14:paraId="75F06DAA" w14:textId="77777777" w:rsidR="009E61FA" w:rsidRDefault="009E61FA">
      <w:pPr>
        <w:pStyle w:val="CommentText"/>
      </w:pPr>
    </w:p>
    <w:p w14:paraId="1B8B5740" w14:textId="3CA383A2" w:rsidR="009E61FA" w:rsidRDefault="009E61FA">
      <w:pPr>
        <w:pStyle w:val="CommentText"/>
      </w:pPr>
      <w:r>
        <w:t>I will suggest that you remove this assumption and shift section 4.3 up</w:t>
      </w:r>
      <w:r w:rsidR="005E3EE7">
        <w:t xml:space="preserve"> after describing the example in Figure 5.</w:t>
      </w:r>
    </w:p>
  </w:comment>
  <w:comment w:id="119" w:author="Zohaib Riaz" w:date="2018-12-01T01:33:00Z" w:initials="zr">
    <w:p w14:paraId="0DE38ECE" w14:textId="408F7563" w:rsidR="00D23B4C" w:rsidRDefault="00D23B4C">
      <w:pPr>
        <w:pStyle w:val="CommentText"/>
      </w:pPr>
      <w:r>
        <w:rPr>
          <w:rStyle w:val="CommentReference"/>
        </w:rPr>
        <w:annotationRef/>
      </w:r>
      <w:r>
        <w:t xml:space="preserve">Make sure that after including changes from previous chapters, this term is understandable at this point in your thesis. Otherwise, you should re-order content </w:t>
      </w:r>
      <w:proofErr w:type="gramStart"/>
      <w:r>
        <w:t>or  define</w:t>
      </w:r>
      <w:proofErr w:type="gramEnd"/>
      <w:r>
        <w:t xml:space="preserve"> time-slotted data before using it for further discussion.</w:t>
      </w:r>
    </w:p>
  </w:comment>
  <w:comment w:id="191" w:author="Zohaib Riaz" w:date="2018-12-01T01:45:00Z" w:initials="zr">
    <w:p w14:paraId="67FDB36B" w14:textId="46727844" w:rsidR="005E3EE7" w:rsidRDefault="005E3EE7">
      <w:pPr>
        <w:pStyle w:val="CommentText"/>
      </w:pPr>
      <w:r>
        <w:rPr>
          <w:rStyle w:val="CommentReference"/>
        </w:rPr>
        <w:annotationRef/>
      </w:r>
      <w:r>
        <w:t>This is an algorithm which should be described as a separate section before Section 4.4. Actually this is a core algorithm of your thesis and should not be depict4d as an implementation detail due to its current placement in Section 4.4.</w:t>
      </w:r>
    </w:p>
  </w:comment>
  <w:comment w:id="210" w:author="Zohaib Riaz" w:date="2018-12-01T01:56:00Z" w:initials="zr">
    <w:p w14:paraId="5413ECBE" w14:textId="1E465D4C" w:rsidR="002F12B0" w:rsidRDefault="002F12B0">
      <w:pPr>
        <w:pStyle w:val="CommentText"/>
      </w:pPr>
      <w:r>
        <w:rPr>
          <w:rStyle w:val="CommentReference"/>
        </w:rPr>
        <w:annotationRef/>
      </w:r>
      <w:r>
        <w:t xml:space="preserve">Move this to </w:t>
      </w:r>
      <w:proofErr w:type="spellStart"/>
      <w:r>
        <w:t>Conclustion</w:t>
      </w:r>
      <w:proofErr w:type="spellEnd"/>
      <w:r>
        <w:t xml:space="preserve"> and Future work chapter</w:t>
      </w:r>
      <w:bookmarkStart w:id="211" w:name="_GoBack"/>
      <w:bookmarkEnd w:id="211"/>
    </w:p>
  </w:comment>
  <w:comment w:id="226" w:author="Zohaib Riaz" w:date="2018-12-01T01:54:00Z" w:initials="zr">
    <w:p w14:paraId="03D6E9C5" w14:textId="13483487" w:rsidR="002F12B0" w:rsidRDefault="002F12B0">
      <w:pPr>
        <w:pStyle w:val="CommentText"/>
      </w:pPr>
      <w:r>
        <w:rPr>
          <w:rStyle w:val="CommentReference"/>
        </w:rPr>
        <w:annotationRef/>
      </w:r>
      <w:r>
        <w:t>Can the font size of numbers in the figures be increased? It seems quite small making it hard to read.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4386BF" w15:done="0"/>
  <w15:commentEx w15:paraId="4673E7D2" w15:done="0"/>
  <w15:commentEx w15:paraId="03059668" w15:done="0"/>
  <w15:commentEx w15:paraId="00E45EDC" w15:done="0"/>
  <w15:commentEx w15:paraId="549F044C" w15:done="0"/>
  <w15:commentEx w15:paraId="1DDAF6F4" w15:done="0"/>
  <w15:commentEx w15:paraId="42B60BFD" w15:done="0"/>
  <w15:commentEx w15:paraId="45002FD7" w15:done="0"/>
  <w15:commentEx w15:paraId="1210D404" w15:done="0"/>
  <w15:commentEx w15:paraId="3229E876" w15:done="0"/>
  <w15:commentEx w15:paraId="51D2F2CC" w15:done="0"/>
  <w15:commentEx w15:paraId="23B9B445" w15:done="0"/>
  <w15:commentEx w15:paraId="4D2C0076" w15:done="0"/>
  <w15:commentEx w15:paraId="242161A5" w15:done="0"/>
  <w15:commentEx w15:paraId="0B18B1D6" w15:done="0"/>
  <w15:commentEx w15:paraId="2A68AA38" w15:done="0"/>
  <w15:commentEx w15:paraId="2BA7EF37" w15:done="0"/>
  <w15:commentEx w15:paraId="6A397D62" w15:done="0"/>
  <w15:commentEx w15:paraId="79CE2592" w15:done="0"/>
  <w15:commentEx w15:paraId="3E158FF9" w15:done="0"/>
  <w15:commentEx w15:paraId="493A6172" w15:done="0"/>
  <w15:commentEx w15:paraId="1B8B5740" w15:done="0"/>
  <w15:commentEx w15:paraId="0DE38ECE" w15:done="0"/>
  <w15:commentEx w15:paraId="67FDB36B" w15:done="0"/>
  <w15:commentEx w15:paraId="5413ECBE" w15:done="0"/>
  <w15:commentEx w15:paraId="03D6E9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4B176F" w14:textId="77777777" w:rsidR="00364057" w:rsidRDefault="00364057" w:rsidP="00130411">
      <w:pPr>
        <w:spacing w:after="0" w:line="240" w:lineRule="auto"/>
      </w:pPr>
      <w:r>
        <w:separator/>
      </w:r>
    </w:p>
  </w:endnote>
  <w:endnote w:type="continuationSeparator" w:id="0">
    <w:p w14:paraId="004CAD04" w14:textId="77777777" w:rsidR="00364057" w:rsidRDefault="00364057" w:rsidP="0013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Bright">
    <w:altName w:val="Mongolian Baiti"/>
    <w:charset w:val="00"/>
    <w:family w:val="auto"/>
    <w:pitch w:val="variable"/>
    <w:sig w:usb0="E10002FF" w:usb1="5201E9EB" w:usb2="00020004" w:usb3="00000000" w:csb0="000001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DengXian">
    <w:altName w:val="等线"/>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277681"/>
      <w:docPartObj>
        <w:docPartGallery w:val="Page Numbers (Bottom of Page)"/>
        <w:docPartUnique/>
      </w:docPartObj>
    </w:sdtPr>
    <w:sdtEndPr>
      <w:rPr>
        <w:noProof/>
      </w:rPr>
    </w:sdtEndPr>
    <w:sdtContent>
      <w:p w14:paraId="7F5C6DC3" w14:textId="497BE90F" w:rsidR="00FD099A" w:rsidRDefault="00FD099A">
        <w:pPr>
          <w:pStyle w:val="Footer"/>
          <w:jc w:val="right"/>
        </w:pPr>
        <w:r>
          <w:fldChar w:fldCharType="begin"/>
        </w:r>
        <w:r>
          <w:instrText xml:space="preserve"> PAGE   \* MERGEFORMAT </w:instrText>
        </w:r>
        <w:r>
          <w:fldChar w:fldCharType="separate"/>
        </w:r>
        <w:r w:rsidR="002F12B0">
          <w:rPr>
            <w:noProof/>
          </w:rPr>
          <w:t>51</w:t>
        </w:r>
        <w:r>
          <w:rPr>
            <w:noProof/>
          </w:rPr>
          <w:fldChar w:fldCharType="end"/>
        </w:r>
      </w:p>
    </w:sdtContent>
  </w:sdt>
  <w:p w14:paraId="753301CD" w14:textId="77777777" w:rsidR="00FD099A" w:rsidRDefault="00FD09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D51B89" w14:textId="77777777" w:rsidR="00364057" w:rsidRDefault="00364057" w:rsidP="00130411">
      <w:pPr>
        <w:spacing w:after="0" w:line="240" w:lineRule="auto"/>
      </w:pPr>
      <w:r>
        <w:separator/>
      </w:r>
    </w:p>
  </w:footnote>
  <w:footnote w:type="continuationSeparator" w:id="0">
    <w:p w14:paraId="5B2CE5E5" w14:textId="77777777" w:rsidR="00364057" w:rsidRDefault="00364057" w:rsidP="001304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B7748"/>
    <w:multiLevelType w:val="multilevel"/>
    <w:tmpl w:val="8E3CF578"/>
    <w:lvl w:ilvl="0">
      <w:start w:val="7"/>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861120"/>
    <w:multiLevelType w:val="hybridMultilevel"/>
    <w:tmpl w:val="AE6AA3D0"/>
    <w:lvl w:ilvl="0" w:tplc="70004C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143EFB"/>
    <w:multiLevelType w:val="multilevel"/>
    <w:tmpl w:val="AC720134"/>
    <w:lvl w:ilvl="0">
      <w:start w:val="4"/>
      <w:numFmt w:val="decimal"/>
      <w:lvlText w:val="%1"/>
      <w:lvlJc w:val="left"/>
      <w:pPr>
        <w:ind w:left="456" w:hanging="456"/>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3" w15:restartNumberingAfterBreak="0">
    <w:nsid w:val="04113292"/>
    <w:multiLevelType w:val="hybridMultilevel"/>
    <w:tmpl w:val="A0684C8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53AE8"/>
    <w:multiLevelType w:val="hybridMultilevel"/>
    <w:tmpl w:val="41E0C32C"/>
    <w:lvl w:ilvl="0" w:tplc="10B2BE7E">
      <w:start w:val="1"/>
      <w:numFmt w:val="bullet"/>
      <w:lvlText w:val="•"/>
      <w:lvlJc w:val="left"/>
      <w:pPr>
        <w:tabs>
          <w:tab w:val="num" w:pos="720"/>
        </w:tabs>
        <w:ind w:left="720" w:hanging="360"/>
      </w:pPr>
      <w:rPr>
        <w:rFonts w:ascii="Arial" w:hAnsi="Arial" w:hint="default"/>
      </w:rPr>
    </w:lvl>
    <w:lvl w:ilvl="1" w:tplc="6032D974" w:tentative="1">
      <w:start w:val="1"/>
      <w:numFmt w:val="bullet"/>
      <w:lvlText w:val="•"/>
      <w:lvlJc w:val="left"/>
      <w:pPr>
        <w:tabs>
          <w:tab w:val="num" w:pos="1440"/>
        </w:tabs>
        <w:ind w:left="1440" w:hanging="360"/>
      </w:pPr>
      <w:rPr>
        <w:rFonts w:ascii="Arial" w:hAnsi="Arial" w:hint="default"/>
      </w:rPr>
    </w:lvl>
    <w:lvl w:ilvl="2" w:tplc="C9D8024C" w:tentative="1">
      <w:start w:val="1"/>
      <w:numFmt w:val="bullet"/>
      <w:lvlText w:val="•"/>
      <w:lvlJc w:val="left"/>
      <w:pPr>
        <w:tabs>
          <w:tab w:val="num" w:pos="2160"/>
        </w:tabs>
        <w:ind w:left="2160" w:hanging="360"/>
      </w:pPr>
      <w:rPr>
        <w:rFonts w:ascii="Arial" w:hAnsi="Arial" w:hint="default"/>
      </w:rPr>
    </w:lvl>
    <w:lvl w:ilvl="3" w:tplc="997A65FA" w:tentative="1">
      <w:start w:val="1"/>
      <w:numFmt w:val="bullet"/>
      <w:lvlText w:val="•"/>
      <w:lvlJc w:val="left"/>
      <w:pPr>
        <w:tabs>
          <w:tab w:val="num" w:pos="2880"/>
        </w:tabs>
        <w:ind w:left="2880" w:hanging="360"/>
      </w:pPr>
      <w:rPr>
        <w:rFonts w:ascii="Arial" w:hAnsi="Arial" w:hint="default"/>
      </w:rPr>
    </w:lvl>
    <w:lvl w:ilvl="4" w:tplc="BD3C5D16" w:tentative="1">
      <w:start w:val="1"/>
      <w:numFmt w:val="bullet"/>
      <w:lvlText w:val="•"/>
      <w:lvlJc w:val="left"/>
      <w:pPr>
        <w:tabs>
          <w:tab w:val="num" w:pos="3600"/>
        </w:tabs>
        <w:ind w:left="3600" w:hanging="360"/>
      </w:pPr>
      <w:rPr>
        <w:rFonts w:ascii="Arial" w:hAnsi="Arial" w:hint="default"/>
      </w:rPr>
    </w:lvl>
    <w:lvl w:ilvl="5" w:tplc="8B40926C" w:tentative="1">
      <w:start w:val="1"/>
      <w:numFmt w:val="bullet"/>
      <w:lvlText w:val="•"/>
      <w:lvlJc w:val="left"/>
      <w:pPr>
        <w:tabs>
          <w:tab w:val="num" w:pos="4320"/>
        </w:tabs>
        <w:ind w:left="4320" w:hanging="360"/>
      </w:pPr>
      <w:rPr>
        <w:rFonts w:ascii="Arial" w:hAnsi="Arial" w:hint="default"/>
      </w:rPr>
    </w:lvl>
    <w:lvl w:ilvl="6" w:tplc="C88C616E" w:tentative="1">
      <w:start w:val="1"/>
      <w:numFmt w:val="bullet"/>
      <w:lvlText w:val="•"/>
      <w:lvlJc w:val="left"/>
      <w:pPr>
        <w:tabs>
          <w:tab w:val="num" w:pos="5040"/>
        </w:tabs>
        <w:ind w:left="5040" w:hanging="360"/>
      </w:pPr>
      <w:rPr>
        <w:rFonts w:ascii="Arial" w:hAnsi="Arial" w:hint="default"/>
      </w:rPr>
    </w:lvl>
    <w:lvl w:ilvl="7" w:tplc="477814B4" w:tentative="1">
      <w:start w:val="1"/>
      <w:numFmt w:val="bullet"/>
      <w:lvlText w:val="•"/>
      <w:lvlJc w:val="left"/>
      <w:pPr>
        <w:tabs>
          <w:tab w:val="num" w:pos="5760"/>
        </w:tabs>
        <w:ind w:left="5760" w:hanging="360"/>
      </w:pPr>
      <w:rPr>
        <w:rFonts w:ascii="Arial" w:hAnsi="Arial" w:hint="default"/>
      </w:rPr>
    </w:lvl>
    <w:lvl w:ilvl="8" w:tplc="839465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B572719"/>
    <w:multiLevelType w:val="hybridMultilevel"/>
    <w:tmpl w:val="916424C6"/>
    <w:lvl w:ilvl="0" w:tplc="B55616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ED4235"/>
    <w:multiLevelType w:val="multilevel"/>
    <w:tmpl w:val="4B149492"/>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0E5F722B"/>
    <w:multiLevelType w:val="hybridMultilevel"/>
    <w:tmpl w:val="6D0E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00029"/>
    <w:multiLevelType w:val="hybridMultilevel"/>
    <w:tmpl w:val="A67C5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5F495A"/>
    <w:multiLevelType w:val="hybridMultilevel"/>
    <w:tmpl w:val="FD16FE92"/>
    <w:lvl w:ilvl="0" w:tplc="ADB4611C">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8276A"/>
    <w:multiLevelType w:val="hybridMultilevel"/>
    <w:tmpl w:val="203ABBF2"/>
    <w:lvl w:ilvl="0" w:tplc="B2CE2B0E">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EF83E11"/>
    <w:multiLevelType w:val="hybridMultilevel"/>
    <w:tmpl w:val="8A4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851DD"/>
    <w:multiLevelType w:val="hybridMultilevel"/>
    <w:tmpl w:val="7E7E458A"/>
    <w:lvl w:ilvl="0" w:tplc="05FCF9E6">
      <w:start w:val="6"/>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16E58"/>
    <w:multiLevelType w:val="multilevel"/>
    <w:tmpl w:val="CDF84B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FA57DD3"/>
    <w:multiLevelType w:val="multilevel"/>
    <w:tmpl w:val="939418D8"/>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5" w15:restartNumberingAfterBreak="0">
    <w:nsid w:val="2FDD7E71"/>
    <w:multiLevelType w:val="multilevel"/>
    <w:tmpl w:val="30A474E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00F7208"/>
    <w:multiLevelType w:val="multilevel"/>
    <w:tmpl w:val="E16EBAC0"/>
    <w:lvl w:ilvl="0">
      <w:start w:val="7"/>
      <w:numFmt w:val="decimal"/>
      <w:lvlText w:val="%1"/>
      <w:lvlJc w:val="left"/>
      <w:pPr>
        <w:ind w:left="1080" w:hanging="36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6480" w:hanging="1440"/>
      </w:pPr>
      <w:rPr>
        <w:rFonts w:hint="default"/>
      </w:rPr>
    </w:lvl>
    <w:lvl w:ilvl="4">
      <w:start w:val="1"/>
      <w:numFmt w:val="decimal"/>
      <w:lvlText w:val="%1.%2.%3.%4.%5"/>
      <w:lvlJc w:val="left"/>
      <w:pPr>
        <w:ind w:left="8280" w:hanging="1800"/>
      </w:pPr>
      <w:rPr>
        <w:rFonts w:hint="default"/>
      </w:rPr>
    </w:lvl>
    <w:lvl w:ilvl="5">
      <w:start w:val="1"/>
      <w:numFmt w:val="decimal"/>
      <w:lvlText w:val="%1.%2.%3.%4.%5.%6"/>
      <w:lvlJc w:val="left"/>
      <w:pPr>
        <w:ind w:left="9720" w:hanging="1800"/>
      </w:pPr>
      <w:rPr>
        <w:rFonts w:hint="default"/>
      </w:rPr>
    </w:lvl>
    <w:lvl w:ilvl="6">
      <w:start w:val="1"/>
      <w:numFmt w:val="decimal"/>
      <w:lvlText w:val="%1.%2.%3.%4.%5.%6.%7"/>
      <w:lvlJc w:val="left"/>
      <w:pPr>
        <w:ind w:left="11520" w:hanging="2160"/>
      </w:pPr>
      <w:rPr>
        <w:rFonts w:hint="default"/>
      </w:rPr>
    </w:lvl>
    <w:lvl w:ilvl="7">
      <w:start w:val="1"/>
      <w:numFmt w:val="decimal"/>
      <w:lvlText w:val="%1.%2.%3.%4.%5.%6.%7.%8"/>
      <w:lvlJc w:val="left"/>
      <w:pPr>
        <w:ind w:left="13320" w:hanging="2520"/>
      </w:pPr>
      <w:rPr>
        <w:rFonts w:hint="default"/>
      </w:rPr>
    </w:lvl>
    <w:lvl w:ilvl="8">
      <w:start w:val="1"/>
      <w:numFmt w:val="decimal"/>
      <w:lvlText w:val="%1.%2.%3.%4.%5.%6.%7.%8.%9"/>
      <w:lvlJc w:val="left"/>
      <w:pPr>
        <w:ind w:left="15120" w:hanging="2880"/>
      </w:pPr>
      <w:rPr>
        <w:rFonts w:hint="default"/>
      </w:rPr>
    </w:lvl>
  </w:abstractNum>
  <w:abstractNum w:abstractNumId="17" w15:restartNumberingAfterBreak="0">
    <w:nsid w:val="384F7250"/>
    <w:multiLevelType w:val="hybridMultilevel"/>
    <w:tmpl w:val="A89E60D8"/>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69201F"/>
    <w:multiLevelType w:val="multilevel"/>
    <w:tmpl w:val="190A00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B7940DA"/>
    <w:multiLevelType w:val="multilevel"/>
    <w:tmpl w:val="7FDA4606"/>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0" w15:restartNumberingAfterBreak="0">
    <w:nsid w:val="40901FBF"/>
    <w:multiLevelType w:val="multilevel"/>
    <w:tmpl w:val="2CECBAB8"/>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1" w15:restartNumberingAfterBreak="0">
    <w:nsid w:val="41B03ECF"/>
    <w:multiLevelType w:val="hybridMultilevel"/>
    <w:tmpl w:val="B50E6610"/>
    <w:lvl w:ilvl="0" w:tplc="64AA4FD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2507A2"/>
    <w:multiLevelType w:val="hybridMultilevel"/>
    <w:tmpl w:val="15DAAB5A"/>
    <w:lvl w:ilvl="0" w:tplc="05FCF9E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60028"/>
    <w:multiLevelType w:val="hybridMultilevel"/>
    <w:tmpl w:val="6FA8FB74"/>
    <w:lvl w:ilvl="0" w:tplc="178A6DBE">
      <w:start w:val="1"/>
      <w:numFmt w:val="bullet"/>
      <w:lvlText w:val="•"/>
      <w:lvlJc w:val="left"/>
      <w:pPr>
        <w:tabs>
          <w:tab w:val="num" w:pos="720"/>
        </w:tabs>
        <w:ind w:left="720" w:hanging="360"/>
      </w:pPr>
      <w:rPr>
        <w:rFonts w:ascii="Arial" w:hAnsi="Arial" w:hint="default"/>
      </w:rPr>
    </w:lvl>
    <w:lvl w:ilvl="1" w:tplc="8E1C5970" w:tentative="1">
      <w:start w:val="1"/>
      <w:numFmt w:val="bullet"/>
      <w:lvlText w:val="•"/>
      <w:lvlJc w:val="left"/>
      <w:pPr>
        <w:tabs>
          <w:tab w:val="num" w:pos="1440"/>
        </w:tabs>
        <w:ind w:left="1440" w:hanging="360"/>
      </w:pPr>
      <w:rPr>
        <w:rFonts w:ascii="Arial" w:hAnsi="Arial" w:hint="default"/>
      </w:rPr>
    </w:lvl>
    <w:lvl w:ilvl="2" w:tplc="8B18BF4E" w:tentative="1">
      <w:start w:val="1"/>
      <w:numFmt w:val="bullet"/>
      <w:lvlText w:val="•"/>
      <w:lvlJc w:val="left"/>
      <w:pPr>
        <w:tabs>
          <w:tab w:val="num" w:pos="2160"/>
        </w:tabs>
        <w:ind w:left="2160" w:hanging="360"/>
      </w:pPr>
      <w:rPr>
        <w:rFonts w:ascii="Arial" w:hAnsi="Arial" w:hint="default"/>
      </w:rPr>
    </w:lvl>
    <w:lvl w:ilvl="3" w:tplc="9EE67DB4" w:tentative="1">
      <w:start w:val="1"/>
      <w:numFmt w:val="bullet"/>
      <w:lvlText w:val="•"/>
      <w:lvlJc w:val="left"/>
      <w:pPr>
        <w:tabs>
          <w:tab w:val="num" w:pos="2880"/>
        </w:tabs>
        <w:ind w:left="2880" w:hanging="360"/>
      </w:pPr>
      <w:rPr>
        <w:rFonts w:ascii="Arial" w:hAnsi="Arial" w:hint="default"/>
      </w:rPr>
    </w:lvl>
    <w:lvl w:ilvl="4" w:tplc="CD62AC62" w:tentative="1">
      <w:start w:val="1"/>
      <w:numFmt w:val="bullet"/>
      <w:lvlText w:val="•"/>
      <w:lvlJc w:val="left"/>
      <w:pPr>
        <w:tabs>
          <w:tab w:val="num" w:pos="3600"/>
        </w:tabs>
        <w:ind w:left="3600" w:hanging="360"/>
      </w:pPr>
      <w:rPr>
        <w:rFonts w:ascii="Arial" w:hAnsi="Arial" w:hint="default"/>
      </w:rPr>
    </w:lvl>
    <w:lvl w:ilvl="5" w:tplc="9B660732" w:tentative="1">
      <w:start w:val="1"/>
      <w:numFmt w:val="bullet"/>
      <w:lvlText w:val="•"/>
      <w:lvlJc w:val="left"/>
      <w:pPr>
        <w:tabs>
          <w:tab w:val="num" w:pos="4320"/>
        </w:tabs>
        <w:ind w:left="4320" w:hanging="360"/>
      </w:pPr>
      <w:rPr>
        <w:rFonts w:ascii="Arial" w:hAnsi="Arial" w:hint="default"/>
      </w:rPr>
    </w:lvl>
    <w:lvl w:ilvl="6" w:tplc="64080D18" w:tentative="1">
      <w:start w:val="1"/>
      <w:numFmt w:val="bullet"/>
      <w:lvlText w:val="•"/>
      <w:lvlJc w:val="left"/>
      <w:pPr>
        <w:tabs>
          <w:tab w:val="num" w:pos="5040"/>
        </w:tabs>
        <w:ind w:left="5040" w:hanging="360"/>
      </w:pPr>
      <w:rPr>
        <w:rFonts w:ascii="Arial" w:hAnsi="Arial" w:hint="default"/>
      </w:rPr>
    </w:lvl>
    <w:lvl w:ilvl="7" w:tplc="B9DCA118" w:tentative="1">
      <w:start w:val="1"/>
      <w:numFmt w:val="bullet"/>
      <w:lvlText w:val="•"/>
      <w:lvlJc w:val="left"/>
      <w:pPr>
        <w:tabs>
          <w:tab w:val="num" w:pos="5760"/>
        </w:tabs>
        <w:ind w:left="5760" w:hanging="360"/>
      </w:pPr>
      <w:rPr>
        <w:rFonts w:ascii="Arial" w:hAnsi="Arial" w:hint="default"/>
      </w:rPr>
    </w:lvl>
    <w:lvl w:ilvl="8" w:tplc="B2BA33E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96A2A5A"/>
    <w:multiLevelType w:val="hybridMultilevel"/>
    <w:tmpl w:val="1624B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8A501F"/>
    <w:multiLevelType w:val="multilevel"/>
    <w:tmpl w:val="D5F23CF4"/>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6" w15:restartNumberingAfterBreak="0">
    <w:nsid w:val="53C56C13"/>
    <w:multiLevelType w:val="multilevel"/>
    <w:tmpl w:val="B8FAD32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4051A5F"/>
    <w:multiLevelType w:val="multilevel"/>
    <w:tmpl w:val="E0B29B76"/>
    <w:lvl w:ilvl="0">
      <w:start w:val="1"/>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8" w15:restartNumberingAfterBreak="0">
    <w:nsid w:val="59903C9C"/>
    <w:multiLevelType w:val="hybridMultilevel"/>
    <w:tmpl w:val="6A908A0E"/>
    <w:lvl w:ilvl="0" w:tplc="4B5EBD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A8A3C90"/>
    <w:multiLevelType w:val="hybridMultilevel"/>
    <w:tmpl w:val="D3BA32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1B04F6"/>
    <w:multiLevelType w:val="hybridMultilevel"/>
    <w:tmpl w:val="83864236"/>
    <w:lvl w:ilvl="0" w:tplc="61486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879272F"/>
    <w:multiLevelType w:val="multilevel"/>
    <w:tmpl w:val="02A85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1093CE0"/>
    <w:multiLevelType w:val="hybridMultilevel"/>
    <w:tmpl w:val="5852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D511B3"/>
    <w:multiLevelType w:val="multilevel"/>
    <w:tmpl w:val="48F44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553AE3"/>
    <w:multiLevelType w:val="hybridMultilevel"/>
    <w:tmpl w:val="9244E860"/>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2"/>
  </w:num>
  <w:num w:numId="3">
    <w:abstractNumId w:val="26"/>
  </w:num>
  <w:num w:numId="4">
    <w:abstractNumId w:val="6"/>
  </w:num>
  <w:num w:numId="5">
    <w:abstractNumId w:val="23"/>
  </w:num>
  <w:num w:numId="6">
    <w:abstractNumId w:val="4"/>
  </w:num>
  <w:num w:numId="7">
    <w:abstractNumId w:val="33"/>
  </w:num>
  <w:num w:numId="8">
    <w:abstractNumId w:val="13"/>
  </w:num>
  <w:num w:numId="9">
    <w:abstractNumId w:val="28"/>
  </w:num>
  <w:num w:numId="10">
    <w:abstractNumId w:val="7"/>
  </w:num>
  <w:num w:numId="11">
    <w:abstractNumId w:val="31"/>
  </w:num>
  <w:num w:numId="12">
    <w:abstractNumId w:val="15"/>
  </w:num>
  <w:num w:numId="13">
    <w:abstractNumId w:val="18"/>
  </w:num>
  <w:num w:numId="14">
    <w:abstractNumId w:val="30"/>
  </w:num>
  <w:num w:numId="15">
    <w:abstractNumId w:val="5"/>
  </w:num>
  <w:num w:numId="16">
    <w:abstractNumId w:val="1"/>
  </w:num>
  <w:num w:numId="17">
    <w:abstractNumId w:val="24"/>
  </w:num>
  <w:num w:numId="18">
    <w:abstractNumId w:val="20"/>
  </w:num>
  <w:num w:numId="19">
    <w:abstractNumId w:val="25"/>
  </w:num>
  <w:num w:numId="20">
    <w:abstractNumId w:val="27"/>
  </w:num>
  <w:num w:numId="21">
    <w:abstractNumId w:val="21"/>
  </w:num>
  <w:num w:numId="22">
    <w:abstractNumId w:val="10"/>
  </w:num>
  <w:num w:numId="23">
    <w:abstractNumId w:val="9"/>
  </w:num>
  <w:num w:numId="24">
    <w:abstractNumId w:val="2"/>
  </w:num>
  <w:num w:numId="25">
    <w:abstractNumId w:val="17"/>
  </w:num>
  <w:num w:numId="26">
    <w:abstractNumId w:val="22"/>
  </w:num>
  <w:num w:numId="27">
    <w:abstractNumId w:val="34"/>
  </w:num>
  <w:num w:numId="28">
    <w:abstractNumId w:val="19"/>
  </w:num>
  <w:num w:numId="29">
    <w:abstractNumId w:val="14"/>
  </w:num>
  <w:num w:numId="30">
    <w:abstractNumId w:val="16"/>
  </w:num>
  <w:num w:numId="31">
    <w:abstractNumId w:val="0"/>
  </w:num>
  <w:num w:numId="32">
    <w:abstractNumId w:val="12"/>
  </w:num>
  <w:num w:numId="33">
    <w:abstractNumId w:val="3"/>
  </w:num>
  <w:num w:numId="34">
    <w:abstractNumId w:val="8"/>
  </w:num>
  <w:num w:numId="35">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ohaib Riaz">
    <w15:presenceInfo w15:providerId="None" w15:userId="Zohaib Ria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585"/>
    <w:rsid w:val="00000006"/>
    <w:rsid w:val="0000097E"/>
    <w:rsid w:val="000022F9"/>
    <w:rsid w:val="000024B4"/>
    <w:rsid w:val="0000367F"/>
    <w:rsid w:val="00003C87"/>
    <w:rsid w:val="00003D82"/>
    <w:rsid w:val="00004878"/>
    <w:rsid w:val="00004CDF"/>
    <w:rsid w:val="00006348"/>
    <w:rsid w:val="00006973"/>
    <w:rsid w:val="00006AD4"/>
    <w:rsid w:val="0001116B"/>
    <w:rsid w:val="000125BE"/>
    <w:rsid w:val="000127DE"/>
    <w:rsid w:val="00013A3D"/>
    <w:rsid w:val="000140FA"/>
    <w:rsid w:val="000157F4"/>
    <w:rsid w:val="00015EF7"/>
    <w:rsid w:val="000167D8"/>
    <w:rsid w:val="00016C9D"/>
    <w:rsid w:val="00017885"/>
    <w:rsid w:val="0002135D"/>
    <w:rsid w:val="00021614"/>
    <w:rsid w:val="00021875"/>
    <w:rsid w:val="00021CB6"/>
    <w:rsid w:val="00022A2F"/>
    <w:rsid w:val="00022F72"/>
    <w:rsid w:val="00023296"/>
    <w:rsid w:val="00023B22"/>
    <w:rsid w:val="00023DC8"/>
    <w:rsid w:val="00024C4F"/>
    <w:rsid w:val="00025028"/>
    <w:rsid w:val="00026070"/>
    <w:rsid w:val="00026AB3"/>
    <w:rsid w:val="00030064"/>
    <w:rsid w:val="00030D05"/>
    <w:rsid w:val="000311EE"/>
    <w:rsid w:val="0003149F"/>
    <w:rsid w:val="00031C3A"/>
    <w:rsid w:val="000341A3"/>
    <w:rsid w:val="0003656E"/>
    <w:rsid w:val="00036A21"/>
    <w:rsid w:val="00040B63"/>
    <w:rsid w:val="00042A0F"/>
    <w:rsid w:val="000430FA"/>
    <w:rsid w:val="00043933"/>
    <w:rsid w:val="0004403D"/>
    <w:rsid w:val="000463E8"/>
    <w:rsid w:val="00051747"/>
    <w:rsid w:val="0005264E"/>
    <w:rsid w:val="00055193"/>
    <w:rsid w:val="00055BC4"/>
    <w:rsid w:val="00055CD6"/>
    <w:rsid w:val="0005668C"/>
    <w:rsid w:val="0005675E"/>
    <w:rsid w:val="00057E9A"/>
    <w:rsid w:val="00062110"/>
    <w:rsid w:val="000627B2"/>
    <w:rsid w:val="00062A1C"/>
    <w:rsid w:val="00062A82"/>
    <w:rsid w:val="00064679"/>
    <w:rsid w:val="00064D82"/>
    <w:rsid w:val="00065F41"/>
    <w:rsid w:val="00066A6D"/>
    <w:rsid w:val="0006716E"/>
    <w:rsid w:val="00067516"/>
    <w:rsid w:val="00070035"/>
    <w:rsid w:val="000714F5"/>
    <w:rsid w:val="0007203C"/>
    <w:rsid w:val="00072675"/>
    <w:rsid w:val="00072D73"/>
    <w:rsid w:val="00073719"/>
    <w:rsid w:val="00073FFA"/>
    <w:rsid w:val="00074F74"/>
    <w:rsid w:val="0007526A"/>
    <w:rsid w:val="0007586B"/>
    <w:rsid w:val="00075BE2"/>
    <w:rsid w:val="00077045"/>
    <w:rsid w:val="00081280"/>
    <w:rsid w:val="00081B8B"/>
    <w:rsid w:val="00082E9A"/>
    <w:rsid w:val="00083F21"/>
    <w:rsid w:val="00084476"/>
    <w:rsid w:val="00084CB4"/>
    <w:rsid w:val="00084F36"/>
    <w:rsid w:val="0008539D"/>
    <w:rsid w:val="00085674"/>
    <w:rsid w:val="00085A02"/>
    <w:rsid w:val="00085E41"/>
    <w:rsid w:val="0008784C"/>
    <w:rsid w:val="00087FBA"/>
    <w:rsid w:val="00090067"/>
    <w:rsid w:val="00090178"/>
    <w:rsid w:val="0009076D"/>
    <w:rsid w:val="00091990"/>
    <w:rsid w:val="00091D31"/>
    <w:rsid w:val="00093418"/>
    <w:rsid w:val="00093A33"/>
    <w:rsid w:val="00094AA4"/>
    <w:rsid w:val="00095808"/>
    <w:rsid w:val="000A2414"/>
    <w:rsid w:val="000A3CD0"/>
    <w:rsid w:val="000A4875"/>
    <w:rsid w:val="000A7D57"/>
    <w:rsid w:val="000B00A8"/>
    <w:rsid w:val="000B0A7A"/>
    <w:rsid w:val="000B5937"/>
    <w:rsid w:val="000B5AFB"/>
    <w:rsid w:val="000B5E64"/>
    <w:rsid w:val="000B5FE3"/>
    <w:rsid w:val="000B65F5"/>
    <w:rsid w:val="000B6B23"/>
    <w:rsid w:val="000B72DE"/>
    <w:rsid w:val="000B7927"/>
    <w:rsid w:val="000B7F48"/>
    <w:rsid w:val="000C062E"/>
    <w:rsid w:val="000C1335"/>
    <w:rsid w:val="000C1DA6"/>
    <w:rsid w:val="000C4409"/>
    <w:rsid w:val="000C479D"/>
    <w:rsid w:val="000C5C6E"/>
    <w:rsid w:val="000D1F4C"/>
    <w:rsid w:val="000D2248"/>
    <w:rsid w:val="000D33F9"/>
    <w:rsid w:val="000D347F"/>
    <w:rsid w:val="000D3795"/>
    <w:rsid w:val="000D3979"/>
    <w:rsid w:val="000D3D3D"/>
    <w:rsid w:val="000D4566"/>
    <w:rsid w:val="000D497F"/>
    <w:rsid w:val="000D5221"/>
    <w:rsid w:val="000D634E"/>
    <w:rsid w:val="000D63B4"/>
    <w:rsid w:val="000D662D"/>
    <w:rsid w:val="000E0883"/>
    <w:rsid w:val="000E19D3"/>
    <w:rsid w:val="000E3DEA"/>
    <w:rsid w:val="000E4CC0"/>
    <w:rsid w:val="000E5D95"/>
    <w:rsid w:val="000E68EB"/>
    <w:rsid w:val="000E7600"/>
    <w:rsid w:val="000E7B85"/>
    <w:rsid w:val="000E7D97"/>
    <w:rsid w:val="000F06EB"/>
    <w:rsid w:val="000F103E"/>
    <w:rsid w:val="000F499C"/>
    <w:rsid w:val="000F506F"/>
    <w:rsid w:val="000F68A2"/>
    <w:rsid w:val="000F6FD9"/>
    <w:rsid w:val="00100553"/>
    <w:rsid w:val="0010106D"/>
    <w:rsid w:val="001016D8"/>
    <w:rsid w:val="00101822"/>
    <w:rsid w:val="0010275C"/>
    <w:rsid w:val="00102C6D"/>
    <w:rsid w:val="001039D3"/>
    <w:rsid w:val="00104152"/>
    <w:rsid w:val="001062D3"/>
    <w:rsid w:val="001063AA"/>
    <w:rsid w:val="001136B9"/>
    <w:rsid w:val="001145A3"/>
    <w:rsid w:val="00115091"/>
    <w:rsid w:val="001162CD"/>
    <w:rsid w:val="00117556"/>
    <w:rsid w:val="00121F56"/>
    <w:rsid w:val="001220C0"/>
    <w:rsid w:val="001229B2"/>
    <w:rsid w:val="001236DB"/>
    <w:rsid w:val="00123924"/>
    <w:rsid w:val="0012579F"/>
    <w:rsid w:val="00125BB1"/>
    <w:rsid w:val="00125D6D"/>
    <w:rsid w:val="00126B34"/>
    <w:rsid w:val="00130411"/>
    <w:rsid w:val="001308E8"/>
    <w:rsid w:val="00130D7E"/>
    <w:rsid w:val="001329C7"/>
    <w:rsid w:val="0013329C"/>
    <w:rsid w:val="001338A1"/>
    <w:rsid w:val="00134F81"/>
    <w:rsid w:val="001362B9"/>
    <w:rsid w:val="001372EB"/>
    <w:rsid w:val="00137844"/>
    <w:rsid w:val="0014023C"/>
    <w:rsid w:val="001419E1"/>
    <w:rsid w:val="00141C2B"/>
    <w:rsid w:val="00141FB5"/>
    <w:rsid w:val="001423D8"/>
    <w:rsid w:val="00142F0B"/>
    <w:rsid w:val="00143811"/>
    <w:rsid w:val="001471FF"/>
    <w:rsid w:val="00151E68"/>
    <w:rsid w:val="00153414"/>
    <w:rsid w:val="0015356F"/>
    <w:rsid w:val="00153B9D"/>
    <w:rsid w:val="00154068"/>
    <w:rsid w:val="00154703"/>
    <w:rsid w:val="00154B8C"/>
    <w:rsid w:val="0015788A"/>
    <w:rsid w:val="00157A3E"/>
    <w:rsid w:val="001600BC"/>
    <w:rsid w:val="00161480"/>
    <w:rsid w:val="0016234E"/>
    <w:rsid w:val="00162788"/>
    <w:rsid w:val="0016289A"/>
    <w:rsid w:val="001644D3"/>
    <w:rsid w:val="00165249"/>
    <w:rsid w:val="00165982"/>
    <w:rsid w:val="001671A5"/>
    <w:rsid w:val="00170121"/>
    <w:rsid w:val="00170215"/>
    <w:rsid w:val="0017067C"/>
    <w:rsid w:val="00170A5C"/>
    <w:rsid w:val="00170BE1"/>
    <w:rsid w:val="0017159E"/>
    <w:rsid w:val="00171943"/>
    <w:rsid w:val="00172A89"/>
    <w:rsid w:val="00173418"/>
    <w:rsid w:val="00173555"/>
    <w:rsid w:val="00174008"/>
    <w:rsid w:val="00175EFC"/>
    <w:rsid w:val="00177541"/>
    <w:rsid w:val="0017755E"/>
    <w:rsid w:val="00181834"/>
    <w:rsid w:val="00181E49"/>
    <w:rsid w:val="00182FE5"/>
    <w:rsid w:val="00183735"/>
    <w:rsid w:val="0018373A"/>
    <w:rsid w:val="00183AEC"/>
    <w:rsid w:val="001849A8"/>
    <w:rsid w:val="001852AD"/>
    <w:rsid w:val="00186367"/>
    <w:rsid w:val="00186509"/>
    <w:rsid w:val="00186546"/>
    <w:rsid w:val="00186567"/>
    <w:rsid w:val="00187AE1"/>
    <w:rsid w:val="00187BB7"/>
    <w:rsid w:val="00187C3D"/>
    <w:rsid w:val="001902A4"/>
    <w:rsid w:val="0019345A"/>
    <w:rsid w:val="00193B97"/>
    <w:rsid w:val="00195060"/>
    <w:rsid w:val="0019522C"/>
    <w:rsid w:val="001955B5"/>
    <w:rsid w:val="001957A9"/>
    <w:rsid w:val="00196730"/>
    <w:rsid w:val="0019726A"/>
    <w:rsid w:val="00197329"/>
    <w:rsid w:val="0019764E"/>
    <w:rsid w:val="00197C0F"/>
    <w:rsid w:val="001A20FA"/>
    <w:rsid w:val="001A2506"/>
    <w:rsid w:val="001A2714"/>
    <w:rsid w:val="001A40DF"/>
    <w:rsid w:val="001A5413"/>
    <w:rsid w:val="001A6918"/>
    <w:rsid w:val="001A6CEB"/>
    <w:rsid w:val="001B0E5C"/>
    <w:rsid w:val="001B108A"/>
    <w:rsid w:val="001B2148"/>
    <w:rsid w:val="001B2AE7"/>
    <w:rsid w:val="001B3431"/>
    <w:rsid w:val="001B38FC"/>
    <w:rsid w:val="001B4B78"/>
    <w:rsid w:val="001B52F6"/>
    <w:rsid w:val="001B5656"/>
    <w:rsid w:val="001B56D6"/>
    <w:rsid w:val="001B5D2E"/>
    <w:rsid w:val="001B7CBC"/>
    <w:rsid w:val="001C1281"/>
    <w:rsid w:val="001C1793"/>
    <w:rsid w:val="001C376C"/>
    <w:rsid w:val="001C38CE"/>
    <w:rsid w:val="001C6162"/>
    <w:rsid w:val="001C6C54"/>
    <w:rsid w:val="001D45CD"/>
    <w:rsid w:val="001D5602"/>
    <w:rsid w:val="001D5651"/>
    <w:rsid w:val="001D7D2D"/>
    <w:rsid w:val="001E04F2"/>
    <w:rsid w:val="001E146C"/>
    <w:rsid w:val="001E3047"/>
    <w:rsid w:val="001E36B5"/>
    <w:rsid w:val="001E5757"/>
    <w:rsid w:val="001E615D"/>
    <w:rsid w:val="001F00B2"/>
    <w:rsid w:val="001F0A69"/>
    <w:rsid w:val="001F21B3"/>
    <w:rsid w:val="001F4CB9"/>
    <w:rsid w:val="001F5C42"/>
    <w:rsid w:val="001F7E63"/>
    <w:rsid w:val="001F7EFE"/>
    <w:rsid w:val="0020070F"/>
    <w:rsid w:val="00202E3C"/>
    <w:rsid w:val="00204B4B"/>
    <w:rsid w:val="00205026"/>
    <w:rsid w:val="00205470"/>
    <w:rsid w:val="00205D4F"/>
    <w:rsid w:val="00205DCD"/>
    <w:rsid w:val="00206313"/>
    <w:rsid w:val="00206AC3"/>
    <w:rsid w:val="00206C19"/>
    <w:rsid w:val="002078A5"/>
    <w:rsid w:val="00207C9B"/>
    <w:rsid w:val="002108FB"/>
    <w:rsid w:val="0021162D"/>
    <w:rsid w:val="00213384"/>
    <w:rsid w:val="0021420D"/>
    <w:rsid w:val="0021493A"/>
    <w:rsid w:val="00215A29"/>
    <w:rsid w:val="002162E2"/>
    <w:rsid w:val="0021659E"/>
    <w:rsid w:val="0021673E"/>
    <w:rsid w:val="002168F3"/>
    <w:rsid w:val="00220947"/>
    <w:rsid w:val="00220C4B"/>
    <w:rsid w:val="00221339"/>
    <w:rsid w:val="00222732"/>
    <w:rsid w:val="00222A0A"/>
    <w:rsid w:val="00223067"/>
    <w:rsid w:val="0022330D"/>
    <w:rsid w:val="00223E9C"/>
    <w:rsid w:val="00224311"/>
    <w:rsid w:val="0022468D"/>
    <w:rsid w:val="00226C1B"/>
    <w:rsid w:val="002301FA"/>
    <w:rsid w:val="00230CD5"/>
    <w:rsid w:val="00232039"/>
    <w:rsid w:val="002338BC"/>
    <w:rsid w:val="00233B60"/>
    <w:rsid w:val="00233D69"/>
    <w:rsid w:val="002346ED"/>
    <w:rsid w:val="00234BE5"/>
    <w:rsid w:val="00234CB2"/>
    <w:rsid w:val="00235D08"/>
    <w:rsid w:val="002360E4"/>
    <w:rsid w:val="00240785"/>
    <w:rsid w:val="002407DE"/>
    <w:rsid w:val="00241089"/>
    <w:rsid w:val="002423B5"/>
    <w:rsid w:val="002426A1"/>
    <w:rsid w:val="0024369A"/>
    <w:rsid w:val="00243D07"/>
    <w:rsid w:val="00245877"/>
    <w:rsid w:val="002459F3"/>
    <w:rsid w:val="002509A7"/>
    <w:rsid w:val="002513E1"/>
    <w:rsid w:val="00252149"/>
    <w:rsid w:val="00253317"/>
    <w:rsid w:val="002533E2"/>
    <w:rsid w:val="00253B8E"/>
    <w:rsid w:val="00255F21"/>
    <w:rsid w:val="00256679"/>
    <w:rsid w:val="00260753"/>
    <w:rsid w:val="00260B91"/>
    <w:rsid w:val="002614A3"/>
    <w:rsid w:val="00261F05"/>
    <w:rsid w:val="00262866"/>
    <w:rsid w:val="002635E0"/>
    <w:rsid w:val="002639DC"/>
    <w:rsid w:val="00263A0A"/>
    <w:rsid w:val="00263AF2"/>
    <w:rsid w:val="002644B0"/>
    <w:rsid w:val="002644EB"/>
    <w:rsid w:val="002675E8"/>
    <w:rsid w:val="00272DE0"/>
    <w:rsid w:val="00274717"/>
    <w:rsid w:val="00274765"/>
    <w:rsid w:val="00274B1B"/>
    <w:rsid w:val="0027715A"/>
    <w:rsid w:val="00277F28"/>
    <w:rsid w:val="00280548"/>
    <w:rsid w:val="002809E4"/>
    <w:rsid w:val="00280E3A"/>
    <w:rsid w:val="00281298"/>
    <w:rsid w:val="002819A3"/>
    <w:rsid w:val="00282A6E"/>
    <w:rsid w:val="00282B2F"/>
    <w:rsid w:val="00283074"/>
    <w:rsid w:val="00283534"/>
    <w:rsid w:val="0028355E"/>
    <w:rsid w:val="00283F02"/>
    <w:rsid w:val="00284770"/>
    <w:rsid w:val="00284873"/>
    <w:rsid w:val="00284EF0"/>
    <w:rsid w:val="002857E8"/>
    <w:rsid w:val="0028596A"/>
    <w:rsid w:val="00285D40"/>
    <w:rsid w:val="0028626C"/>
    <w:rsid w:val="00286B8B"/>
    <w:rsid w:val="00290932"/>
    <w:rsid w:val="0029114A"/>
    <w:rsid w:val="00291AA7"/>
    <w:rsid w:val="00292F68"/>
    <w:rsid w:val="00293A1F"/>
    <w:rsid w:val="00293B42"/>
    <w:rsid w:val="00293B6D"/>
    <w:rsid w:val="00294D74"/>
    <w:rsid w:val="002957F0"/>
    <w:rsid w:val="00295D2A"/>
    <w:rsid w:val="00296086"/>
    <w:rsid w:val="002963F7"/>
    <w:rsid w:val="00296F28"/>
    <w:rsid w:val="00297333"/>
    <w:rsid w:val="00297593"/>
    <w:rsid w:val="002976C3"/>
    <w:rsid w:val="002A18A7"/>
    <w:rsid w:val="002A191E"/>
    <w:rsid w:val="002A2B87"/>
    <w:rsid w:val="002A3273"/>
    <w:rsid w:val="002A3B81"/>
    <w:rsid w:val="002A44BA"/>
    <w:rsid w:val="002A4973"/>
    <w:rsid w:val="002A7422"/>
    <w:rsid w:val="002A7C12"/>
    <w:rsid w:val="002A7FBD"/>
    <w:rsid w:val="002B0267"/>
    <w:rsid w:val="002B1014"/>
    <w:rsid w:val="002B12A1"/>
    <w:rsid w:val="002B24AA"/>
    <w:rsid w:val="002B2859"/>
    <w:rsid w:val="002B2D58"/>
    <w:rsid w:val="002B4267"/>
    <w:rsid w:val="002B42FB"/>
    <w:rsid w:val="002B4425"/>
    <w:rsid w:val="002B46BF"/>
    <w:rsid w:val="002B4A33"/>
    <w:rsid w:val="002B4A8A"/>
    <w:rsid w:val="002B4E77"/>
    <w:rsid w:val="002B6292"/>
    <w:rsid w:val="002B63B7"/>
    <w:rsid w:val="002B6FB1"/>
    <w:rsid w:val="002B7028"/>
    <w:rsid w:val="002B7A64"/>
    <w:rsid w:val="002B7BAE"/>
    <w:rsid w:val="002C0D0A"/>
    <w:rsid w:val="002C39C7"/>
    <w:rsid w:val="002C5798"/>
    <w:rsid w:val="002C5F66"/>
    <w:rsid w:val="002C7D02"/>
    <w:rsid w:val="002C7DE6"/>
    <w:rsid w:val="002D1100"/>
    <w:rsid w:val="002D2B3A"/>
    <w:rsid w:val="002D2F5A"/>
    <w:rsid w:val="002D45F1"/>
    <w:rsid w:val="002D4941"/>
    <w:rsid w:val="002D5909"/>
    <w:rsid w:val="002D595C"/>
    <w:rsid w:val="002D5C4F"/>
    <w:rsid w:val="002D5D34"/>
    <w:rsid w:val="002D5DF1"/>
    <w:rsid w:val="002D63C0"/>
    <w:rsid w:val="002D7910"/>
    <w:rsid w:val="002E0A46"/>
    <w:rsid w:val="002E2643"/>
    <w:rsid w:val="002E31FD"/>
    <w:rsid w:val="002E47C3"/>
    <w:rsid w:val="002E4A9A"/>
    <w:rsid w:val="002E5313"/>
    <w:rsid w:val="002F12B0"/>
    <w:rsid w:val="002F157E"/>
    <w:rsid w:val="002F1B3C"/>
    <w:rsid w:val="002F1C2C"/>
    <w:rsid w:val="002F255A"/>
    <w:rsid w:val="002F28C8"/>
    <w:rsid w:val="002F2925"/>
    <w:rsid w:val="002F2EA1"/>
    <w:rsid w:val="002F2F73"/>
    <w:rsid w:val="002F5144"/>
    <w:rsid w:val="002F564B"/>
    <w:rsid w:val="002F5D32"/>
    <w:rsid w:val="002F6F40"/>
    <w:rsid w:val="002F7895"/>
    <w:rsid w:val="002F79C4"/>
    <w:rsid w:val="00301493"/>
    <w:rsid w:val="00301EB9"/>
    <w:rsid w:val="003037C6"/>
    <w:rsid w:val="00303CCF"/>
    <w:rsid w:val="0030412B"/>
    <w:rsid w:val="00304759"/>
    <w:rsid w:val="00305299"/>
    <w:rsid w:val="00305CFB"/>
    <w:rsid w:val="00306373"/>
    <w:rsid w:val="00306A08"/>
    <w:rsid w:val="003104A8"/>
    <w:rsid w:val="00311B53"/>
    <w:rsid w:val="00311B8F"/>
    <w:rsid w:val="00311CFA"/>
    <w:rsid w:val="0031244E"/>
    <w:rsid w:val="003127F7"/>
    <w:rsid w:val="003129A0"/>
    <w:rsid w:val="0031514C"/>
    <w:rsid w:val="00315E1A"/>
    <w:rsid w:val="003165EC"/>
    <w:rsid w:val="00316926"/>
    <w:rsid w:val="0032033C"/>
    <w:rsid w:val="00320C18"/>
    <w:rsid w:val="00320E2D"/>
    <w:rsid w:val="00321AC3"/>
    <w:rsid w:val="00322579"/>
    <w:rsid w:val="0032304B"/>
    <w:rsid w:val="00324579"/>
    <w:rsid w:val="003262A9"/>
    <w:rsid w:val="00326D7B"/>
    <w:rsid w:val="00330D83"/>
    <w:rsid w:val="00330DD0"/>
    <w:rsid w:val="00330EF4"/>
    <w:rsid w:val="00330F22"/>
    <w:rsid w:val="00331A6A"/>
    <w:rsid w:val="0033337B"/>
    <w:rsid w:val="00333E28"/>
    <w:rsid w:val="00335B77"/>
    <w:rsid w:val="00335D09"/>
    <w:rsid w:val="0033611F"/>
    <w:rsid w:val="0033773A"/>
    <w:rsid w:val="00337F91"/>
    <w:rsid w:val="003403CA"/>
    <w:rsid w:val="00340839"/>
    <w:rsid w:val="00340B17"/>
    <w:rsid w:val="00341AC6"/>
    <w:rsid w:val="00341BCE"/>
    <w:rsid w:val="00341F71"/>
    <w:rsid w:val="003426EE"/>
    <w:rsid w:val="00342D84"/>
    <w:rsid w:val="0034365A"/>
    <w:rsid w:val="0034428A"/>
    <w:rsid w:val="003442C0"/>
    <w:rsid w:val="00345277"/>
    <w:rsid w:val="0034587D"/>
    <w:rsid w:val="00346F0B"/>
    <w:rsid w:val="003472ED"/>
    <w:rsid w:val="003473B5"/>
    <w:rsid w:val="0035033B"/>
    <w:rsid w:val="00351AC3"/>
    <w:rsid w:val="00351C9F"/>
    <w:rsid w:val="00353C92"/>
    <w:rsid w:val="00355BA9"/>
    <w:rsid w:val="00355C5F"/>
    <w:rsid w:val="00355EAD"/>
    <w:rsid w:val="00356034"/>
    <w:rsid w:val="00360EB6"/>
    <w:rsid w:val="00360FAC"/>
    <w:rsid w:val="00361BFF"/>
    <w:rsid w:val="00362175"/>
    <w:rsid w:val="00364057"/>
    <w:rsid w:val="0036441C"/>
    <w:rsid w:val="003653DD"/>
    <w:rsid w:val="00366781"/>
    <w:rsid w:val="00366A14"/>
    <w:rsid w:val="00366AA1"/>
    <w:rsid w:val="00366E42"/>
    <w:rsid w:val="00367729"/>
    <w:rsid w:val="00372440"/>
    <w:rsid w:val="003728AE"/>
    <w:rsid w:val="003748E0"/>
    <w:rsid w:val="003748E8"/>
    <w:rsid w:val="00375CD2"/>
    <w:rsid w:val="00375D81"/>
    <w:rsid w:val="00376305"/>
    <w:rsid w:val="003765FC"/>
    <w:rsid w:val="0037662C"/>
    <w:rsid w:val="00376BB4"/>
    <w:rsid w:val="00377184"/>
    <w:rsid w:val="003779EE"/>
    <w:rsid w:val="003779FB"/>
    <w:rsid w:val="00377AFE"/>
    <w:rsid w:val="00377D85"/>
    <w:rsid w:val="003800EB"/>
    <w:rsid w:val="00381774"/>
    <w:rsid w:val="00382365"/>
    <w:rsid w:val="00383B6D"/>
    <w:rsid w:val="00383C0F"/>
    <w:rsid w:val="00384035"/>
    <w:rsid w:val="003845CD"/>
    <w:rsid w:val="00384A13"/>
    <w:rsid w:val="00384DF0"/>
    <w:rsid w:val="003871CA"/>
    <w:rsid w:val="00387261"/>
    <w:rsid w:val="00387924"/>
    <w:rsid w:val="003911E5"/>
    <w:rsid w:val="0039129D"/>
    <w:rsid w:val="00392186"/>
    <w:rsid w:val="00392FD2"/>
    <w:rsid w:val="0039358F"/>
    <w:rsid w:val="00396DC2"/>
    <w:rsid w:val="00397291"/>
    <w:rsid w:val="003974B6"/>
    <w:rsid w:val="00397919"/>
    <w:rsid w:val="003A126E"/>
    <w:rsid w:val="003A2387"/>
    <w:rsid w:val="003A3CAA"/>
    <w:rsid w:val="003A4E01"/>
    <w:rsid w:val="003A4F6E"/>
    <w:rsid w:val="003A5689"/>
    <w:rsid w:val="003A57BE"/>
    <w:rsid w:val="003A590A"/>
    <w:rsid w:val="003A5A67"/>
    <w:rsid w:val="003A5A9F"/>
    <w:rsid w:val="003A5B02"/>
    <w:rsid w:val="003A5F7E"/>
    <w:rsid w:val="003A664E"/>
    <w:rsid w:val="003A720B"/>
    <w:rsid w:val="003B001A"/>
    <w:rsid w:val="003B0BBD"/>
    <w:rsid w:val="003B1186"/>
    <w:rsid w:val="003B1DB5"/>
    <w:rsid w:val="003B283B"/>
    <w:rsid w:val="003B4008"/>
    <w:rsid w:val="003B4E41"/>
    <w:rsid w:val="003B6C66"/>
    <w:rsid w:val="003B6CC9"/>
    <w:rsid w:val="003B78F0"/>
    <w:rsid w:val="003B7906"/>
    <w:rsid w:val="003C01F4"/>
    <w:rsid w:val="003C1F4B"/>
    <w:rsid w:val="003C2A3C"/>
    <w:rsid w:val="003C3008"/>
    <w:rsid w:val="003C3AE4"/>
    <w:rsid w:val="003C53DD"/>
    <w:rsid w:val="003C7F3A"/>
    <w:rsid w:val="003D3416"/>
    <w:rsid w:val="003D360F"/>
    <w:rsid w:val="003D3BB6"/>
    <w:rsid w:val="003D42B9"/>
    <w:rsid w:val="003D47F5"/>
    <w:rsid w:val="003D4D6A"/>
    <w:rsid w:val="003D5D26"/>
    <w:rsid w:val="003E00A6"/>
    <w:rsid w:val="003E0432"/>
    <w:rsid w:val="003E0E87"/>
    <w:rsid w:val="003E2E8F"/>
    <w:rsid w:val="003E3A0A"/>
    <w:rsid w:val="003E4242"/>
    <w:rsid w:val="003E4681"/>
    <w:rsid w:val="003E4A36"/>
    <w:rsid w:val="003E65E3"/>
    <w:rsid w:val="003E7B02"/>
    <w:rsid w:val="003F0C1A"/>
    <w:rsid w:val="003F1284"/>
    <w:rsid w:val="003F1AF2"/>
    <w:rsid w:val="003F2062"/>
    <w:rsid w:val="003F207C"/>
    <w:rsid w:val="003F2704"/>
    <w:rsid w:val="003F2C1E"/>
    <w:rsid w:val="003F38EB"/>
    <w:rsid w:val="003F3F1F"/>
    <w:rsid w:val="003F4724"/>
    <w:rsid w:val="003F4B2F"/>
    <w:rsid w:val="003F57C1"/>
    <w:rsid w:val="003F5A7A"/>
    <w:rsid w:val="003F5ED0"/>
    <w:rsid w:val="003F5EE1"/>
    <w:rsid w:val="003F64C4"/>
    <w:rsid w:val="003F7D57"/>
    <w:rsid w:val="004004E1"/>
    <w:rsid w:val="00400539"/>
    <w:rsid w:val="0040147E"/>
    <w:rsid w:val="004016C1"/>
    <w:rsid w:val="00401849"/>
    <w:rsid w:val="004033CC"/>
    <w:rsid w:val="004042E6"/>
    <w:rsid w:val="00405914"/>
    <w:rsid w:val="004062EA"/>
    <w:rsid w:val="00406D0C"/>
    <w:rsid w:val="00410722"/>
    <w:rsid w:val="00410AE2"/>
    <w:rsid w:val="004110F3"/>
    <w:rsid w:val="004113B4"/>
    <w:rsid w:val="00411751"/>
    <w:rsid w:val="004122D5"/>
    <w:rsid w:val="0041323A"/>
    <w:rsid w:val="004136C5"/>
    <w:rsid w:val="004146D9"/>
    <w:rsid w:val="004165A3"/>
    <w:rsid w:val="00417039"/>
    <w:rsid w:val="00417108"/>
    <w:rsid w:val="00421144"/>
    <w:rsid w:val="004213D7"/>
    <w:rsid w:val="00421543"/>
    <w:rsid w:val="00421DED"/>
    <w:rsid w:val="00421FA2"/>
    <w:rsid w:val="00422F76"/>
    <w:rsid w:val="00422F8D"/>
    <w:rsid w:val="00423855"/>
    <w:rsid w:val="00423D7C"/>
    <w:rsid w:val="00425747"/>
    <w:rsid w:val="00425E02"/>
    <w:rsid w:val="004264DC"/>
    <w:rsid w:val="004307CB"/>
    <w:rsid w:val="00431DD6"/>
    <w:rsid w:val="0043333A"/>
    <w:rsid w:val="0043343B"/>
    <w:rsid w:val="00433AE0"/>
    <w:rsid w:val="00433EF5"/>
    <w:rsid w:val="00434170"/>
    <w:rsid w:val="004343CB"/>
    <w:rsid w:val="004345E6"/>
    <w:rsid w:val="00434916"/>
    <w:rsid w:val="00435396"/>
    <w:rsid w:val="0043667A"/>
    <w:rsid w:val="00436F54"/>
    <w:rsid w:val="00437CFD"/>
    <w:rsid w:val="0044048A"/>
    <w:rsid w:val="004404B6"/>
    <w:rsid w:val="004408F1"/>
    <w:rsid w:val="00440B6F"/>
    <w:rsid w:val="0044184C"/>
    <w:rsid w:val="004422D0"/>
    <w:rsid w:val="004454C3"/>
    <w:rsid w:val="004457E3"/>
    <w:rsid w:val="004466A1"/>
    <w:rsid w:val="00450A19"/>
    <w:rsid w:val="00451078"/>
    <w:rsid w:val="00451978"/>
    <w:rsid w:val="00452948"/>
    <w:rsid w:val="004539CF"/>
    <w:rsid w:val="0045454E"/>
    <w:rsid w:val="00454794"/>
    <w:rsid w:val="00454C35"/>
    <w:rsid w:val="00455579"/>
    <w:rsid w:val="00457C5B"/>
    <w:rsid w:val="0046069E"/>
    <w:rsid w:val="00461526"/>
    <w:rsid w:val="00461833"/>
    <w:rsid w:val="004626B6"/>
    <w:rsid w:val="00463E1D"/>
    <w:rsid w:val="004642DA"/>
    <w:rsid w:val="00464628"/>
    <w:rsid w:val="004648C5"/>
    <w:rsid w:val="00465DFE"/>
    <w:rsid w:val="0046740F"/>
    <w:rsid w:val="0046790A"/>
    <w:rsid w:val="00467AD1"/>
    <w:rsid w:val="00470E39"/>
    <w:rsid w:val="0047131C"/>
    <w:rsid w:val="00471531"/>
    <w:rsid w:val="004718DD"/>
    <w:rsid w:val="00471F78"/>
    <w:rsid w:val="0047356C"/>
    <w:rsid w:val="00473A6A"/>
    <w:rsid w:val="00473C63"/>
    <w:rsid w:val="0047769C"/>
    <w:rsid w:val="00477E0C"/>
    <w:rsid w:val="00480100"/>
    <w:rsid w:val="0048011B"/>
    <w:rsid w:val="00480222"/>
    <w:rsid w:val="004822FA"/>
    <w:rsid w:val="0048230F"/>
    <w:rsid w:val="0048273D"/>
    <w:rsid w:val="00484868"/>
    <w:rsid w:val="004850D3"/>
    <w:rsid w:val="00485C3C"/>
    <w:rsid w:val="00486890"/>
    <w:rsid w:val="00487568"/>
    <w:rsid w:val="00491005"/>
    <w:rsid w:val="004927BF"/>
    <w:rsid w:val="00493369"/>
    <w:rsid w:val="00494651"/>
    <w:rsid w:val="00494E14"/>
    <w:rsid w:val="0049506B"/>
    <w:rsid w:val="0049520B"/>
    <w:rsid w:val="00495F3E"/>
    <w:rsid w:val="0049670D"/>
    <w:rsid w:val="00497413"/>
    <w:rsid w:val="004A0301"/>
    <w:rsid w:val="004A0EB7"/>
    <w:rsid w:val="004A1185"/>
    <w:rsid w:val="004A1A22"/>
    <w:rsid w:val="004A29F5"/>
    <w:rsid w:val="004A2FD9"/>
    <w:rsid w:val="004A3849"/>
    <w:rsid w:val="004A3BCA"/>
    <w:rsid w:val="004A5150"/>
    <w:rsid w:val="004A5306"/>
    <w:rsid w:val="004A55C6"/>
    <w:rsid w:val="004A5944"/>
    <w:rsid w:val="004A7154"/>
    <w:rsid w:val="004B1BF2"/>
    <w:rsid w:val="004B1DF1"/>
    <w:rsid w:val="004B24DD"/>
    <w:rsid w:val="004B2852"/>
    <w:rsid w:val="004B3FDF"/>
    <w:rsid w:val="004B45B8"/>
    <w:rsid w:val="004B4929"/>
    <w:rsid w:val="004B4A8D"/>
    <w:rsid w:val="004B4B8E"/>
    <w:rsid w:val="004B5575"/>
    <w:rsid w:val="004B5EED"/>
    <w:rsid w:val="004B5FA0"/>
    <w:rsid w:val="004B6156"/>
    <w:rsid w:val="004B65E2"/>
    <w:rsid w:val="004B6D63"/>
    <w:rsid w:val="004B7733"/>
    <w:rsid w:val="004C0271"/>
    <w:rsid w:val="004C034E"/>
    <w:rsid w:val="004C235A"/>
    <w:rsid w:val="004C3D6C"/>
    <w:rsid w:val="004C62C7"/>
    <w:rsid w:val="004C6506"/>
    <w:rsid w:val="004D3A72"/>
    <w:rsid w:val="004D5384"/>
    <w:rsid w:val="004D7322"/>
    <w:rsid w:val="004D7ED0"/>
    <w:rsid w:val="004E07A2"/>
    <w:rsid w:val="004E0C00"/>
    <w:rsid w:val="004E1E96"/>
    <w:rsid w:val="004E2778"/>
    <w:rsid w:val="004E2A06"/>
    <w:rsid w:val="004E30B4"/>
    <w:rsid w:val="004E466D"/>
    <w:rsid w:val="004E53DA"/>
    <w:rsid w:val="004E6020"/>
    <w:rsid w:val="004E70F6"/>
    <w:rsid w:val="004E7F79"/>
    <w:rsid w:val="004F0655"/>
    <w:rsid w:val="004F148B"/>
    <w:rsid w:val="004F273C"/>
    <w:rsid w:val="004F275D"/>
    <w:rsid w:val="004F27D8"/>
    <w:rsid w:val="004F4C5D"/>
    <w:rsid w:val="004F4E4F"/>
    <w:rsid w:val="004F5557"/>
    <w:rsid w:val="004F5A5A"/>
    <w:rsid w:val="004F6E4C"/>
    <w:rsid w:val="0050126E"/>
    <w:rsid w:val="005037AF"/>
    <w:rsid w:val="005056B1"/>
    <w:rsid w:val="00505A96"/>
    <w:rsid w:val="00505C99"/>
    <w:rsid w:val="005060EA"/>
    <w:rsid w:val="00506432"/>
    <w:rsid w:val="005066B2"/>
    <w:rsid w:val="0050694F"/>
    <w:rsid w:val="00510ACE"/>
    <w:rsid w:val="0051107D"/>
    <w:rsid w:val="00511E99"/>
    <w:rsid w:val="0051269C"/>
    <w:rsid w:val="00513DB7"/>
    <w:rsid w:val="00514D68"/>
    <w:rsid w:val="0051521D"/>
    <w:rsid w:val="0051617D"/>
    <w:rsid w:val="00516535"/>
    <w:rsid w:val="00516CC0"/>
    <w:rsid w:val="005216DF"/>
    <w:rsid w:val="00521E6C"/>
    <w:rsid w:val="00521F6F"/>
    <w:rsid w:val="005245CB"/>
    <w:rsid w:val="005253AA"/>
    <w:rsid w:val="00525917"/>
    <w:rsid w:val="0052614E"/>
    <w:rsid w:val="00531202"/>
    <w:rsid w:val="005317D1"/>
    <w:rsid w:val="005317E2"/>
    <w:rsid w:val="005322FF"/>
    <w:rsid w:val="00533304"/>
    <w:rsid w:val="00533B9B"/>
    <w:rsid w:val="00534270"/>
    <w:rsid w:val="00534C43"/>
    <w:rsid w:val="00536E50"/>
    <w:rsid w:val="00537042"/>
    <w:rsid w:val="00537313"/>
    <w:rsid w:val="005376EE"/>
    <w:rsid w:val="00537E36"/>
    <w:rsid w:val="0054068D"/>
    <w:rsid w:val="00540F7F"/>
    <w:rsid w:val="00542119"/>
    <w:rsid w:val="005425AB"/>
    <w:rsid w:val="005431E0"/>
    <w:rsid w:val="00543329"/>
    <w:rsid w:val="005439FF"/>
    <w:rsid w:val="005442BE"/>
    <w:rsid w:val="005445D4"/>
    <w:rsid w:val="0054717E"/>
    <w:rsid w:val="00547586"/>
    <w:rsid w:val="0054761A"/>
    <w:rsid w:val="005508CA"/>
    <w:rsid w:val="00552269"/>
    <w:rsid w:val="00552304"/>
    <w:rsid w:val="00552726"/>
    <w:rsid w:val="005527C8"/>
    <w:rsid w:val="0055285D"/>
    <w:rsid w:val="00552BE6"/>
    <w:rsid w:val="00552C5A"/>
    <w:rsid w:val="00553987"/>
    <w:rsid w:val="0055538C"/>
    <w:rsid w:val="00555B62"/>
    <w:rsid w:val="00555CDE"/>
    <w:rsid w:val="00556B46"/>
    <w:rsid w:val="00557B93"/>
    <w:rsid w:val="00560773"/>
    <w:rsid w:val="00562576"/>
    <w:rsid w:val="00563A30"/>
    <w:rsid w:val="00565569"/>
    <w:rsid w:val="0056564E"/>
    <w:rsid w:val="0056769E"/>
    <w:rsid w:val="00570BDD"/>
    <w:rsid w:val="00570D17"/>
    <w:rsid w:val="00571228"/>
    <w:rsid w:val="00572745"/>
    <w:rsid w:val="005733AC"/>
    <w:rsid w:val="005749E1"/>
    <w:rsid w:val="00574A47"/>
    <w:rsid w:val="00580239"/>
    <w:rsid w:val="00581B7C"/>
    <w:rsid w:val="00582284"/>
    <w:rsid w:val="00583810"/>
    <w:rsid w:val="005839E4"/>
    <w:rsid w:val="00584EBD"/>
    <w:rsid w:val="005851BE"/>
    <w:rsid w:val="00585281"/>
    <w:rsid w:val="00585BFA"/>
    <w:rsid w:val="005877CE"/>
    <w:rsid w:val="00587AD7"/>
    <w:rsid w:val="005902A2"/>
    <w:rsid w:val="0059209D"/>
    <w:rsid w:val="00592355"/>
    <w:rsid w:val="00593F16"/>
    <w:rsid w:val="00594611"/>
    <w:rsid w:val="00594BCE"/>
    <w:rsid w:val="00595C53"/>
    <w:rsid w:val="00596523"/>
    <w:rsid w:val="00596770"/>
    <w:rsid w:val="00597635"/>
    <w:rsid w:val="005979A6"/>
    <w:rsid w:val="005A029E"/>
    <w:rsid w:val="005A2F13"/>
    <w:rsid w:val="005A319A"/>
    <w:rsid w:val="005A38AC"/>
    <w:rsid w:val="005A3EE3"/>
    <w:rsid w:val="005A51F0"/>
    <w:rsid w:val="005A679D"/>
    <w:rsid w:val="005B099B"/>
    <w:rsid w:val="005B174D"/>
    <w:rsid w:val="005B21FB"/>
    <w:rsid w:val="005B2BD6"/>
    <w:rsid w:val="005B3AED"/>
    <w:rsid w:val="005B5975"/>
    <w:rsid w:val="005B5D97"/>
    <w:rsid w:val="005B728C"/>
    <w:rsid w:val="005B7753"/>
    <w:rsid w:val="005B7A83"/>
    <w:rsid w:val="005C038C"/>
    <w:rsid w:val="005C04E5"/>
    <w:rsid w:val="005C2121"/>
    <w:rsid w:val="005C290C"/>
    <w:rsid w:val="005C54BD"/>
    <w:rsid w:val="005C5F49"/>
    <w:rsid w:val="005C604B"/>
    <w:rsid w:val="005C61F6"/>
    <w:rsid w:val="005C6D3D"/>
    <w:rsid w:val="005C7AED"/>
    <w:rsid w:val="005D17BB"/>
    <w:rsid w:val="005D1E67"/>
    <w:rsid w:val="005D38E9"/>
    <w:rsid w:val="005D4A95"/>
    <w:rsid w:val="005D5CDD"/>
    <w:rsid w:val="005D66DC"/>
    <w:rsid w:val="005D6B42"/>
    <w:rsid w:val="005D6EE0"/>
    <w:rsid w:val="005E0E18"/>
    <w:rsid w:val="005E0E2B"/>
    <w:rsid w:val="005E237C"/>
    <w:rsid w:val="005E23C6"/>
    <w:rsid w:val="005E262C"/>
    <w:rsid w:val="005E2D7E"/>
    <w:rsid w:val="005E35EC"/>
    <w:rsid w:val="005E3EE7"/>
    <w:rsid w:val="005E4342"/>
    <w:rsid w:val="005E4708"/>
    <w:rsid w:val="005E4A7E"/>
    <w:rsid w:val="005E53E0"/>
    <w:rsid w:val="005E5ED4"/>
    <w:rsid w:val="005F0B95"/>
    <w:rsid w:val="005F12E9"/>
    <w:rsid w:val="005F158A"/>
    <w:rsid w:val="005F1A32"/>
    <w:rsid w:val="005F2817"/>
    <w:rsid w:val="005F425D"/>
    <w:rsid w:val="005F45C3"/>
    <w:rsid w:val="005F53A4"/>
    <w:rsid w:val="005F580E"/>
    <w:rsid w:val="005F7143"/>
    <w:rsid w:val="005F73EA"/>
    <w:rsid w:val="00600388"/>
    <w:rsid w:val="00601354"/>
    <w:rsid w:val="006014D8"/>
    <w:rsid w:val="006015B2"/>
    <w:rsid w:val="0060289C"/>
    <w:rsid w:val="0060330B"/>
    <w:rsid w:val="00605E56"/>
    <w:rsid w:val="00605F8E"/>
    <w:rsid w:val="006060A1"/>
    <w:rsid w:val="006067CD"/>
    <w:rsid w:val="00606959"/>
    <w:rsid w:val="00610670"/>
    <w:rsid w:val="006115A0"/>
    <w:rsid w:val="00612D00"/>
    <w:rsid w:val="00612D31"/>
    <w:rsid w:val="006168BD"/>
    <w:rsid w:val="00616EAC"/>
    <w:rsid w:val="00617106"/>
    <w:rsid w:val="00621055"/>
    <w:rsid w:val="006210AA"/>
    <w:rsid w:val="006211E1"/>
    <w:rsid w:val="006223AF"/>
    <w:rsid w:val="00622490"/>
    <w:rsid w:val="00623821"/>
    <w:rsid w:val="00623DAD"/>
    <w:rsid w:val="00623F03"/>
    <w:rsid w:val="00627EEB"/>
    <w:rsid w:val="00630AD7"/>
    <w:rsid w:val="0063282F"/>
    <w:rsid w:val="0063293A"/>
    <w:rsid w:val="00633923"/>
    <w:rsid w:val="006349DB"/>
    <w:rsid w:val="00636BA0"/>
    <w:rsid w:val="00636CB9"/>
    <w:rsid w:val="00640512"/>
    <w:rsid w:val="00641883"/>
    <w:rsid w:val="00642231"/>
    <w:rsid w:val="00642325"/>
    <w:rsid w:val="00642981"/>
    <w:rsid w:val="00644202"/>
    <w:rsid w:val="0064511D"/>
    <w:rsid w:val="006456F8"/>
    <w:rsid w:val="00645CE0"/>
    <w:rsid w:val="00646329"/>
    <w:rsid w:val="006471B2"/>
    <w:rsid w:val="00647518"/>
    <w:rsid w:val="00647C5F"/>
    <w:rsid w:val="00650E3D"/>
    <w:rsid w:val="00651DEB"/>
    <w:rsid w:val="00652044"/>
    <w:rsid w:val="006523FD"/>
    <w:rsid w:val="00653DD6"/>
    <w:rsid w:val="006540D1"/>
    <w:rsid w:val="0065491D"/>
    <w:rsid w:val="00654C3A"/>
    <w:rsid w:val="00654D37"/>
    <w:rsid w:val="00654E35"/>
    <w:rsid w:val="0065672A"/>
    <w:rsid w:val="00660186"/>
    <w:rsid w:val="00663522"/>
    <w:rsid w:val="006641AF"/>
    <w:rsid w:val="006642C0"/>
    <w:rsid w:val="00666394"/>
    <w:rsid w:val="006665EE"/>
    <w:rsid w:val="00667807"/>
    <w:rsid w:val="00672FC6"/>
    <w:rsid w:val="0067320F"/>
    <w:rsid w:val="00673338"/>
    <w:rsid w:val="00674A0F"/>
    <w:rsid w:val="00676E91"/>
    <w:rsid w:val="00676FBF"/>
    <w:rsid w:val="00680F57"/>
    <w:rsid w:val="00680FAD"/>
    <w:rsid w:val="006820D8"/>
    <w:rsid w:val="006821EE"/>
    <w:rsid w:val="006828E3"/>
    <w:rsid w:val="00683B38"/>
    <w:rsid w:val="00684389"/>
    <w:rsid w:val="0068520E"/>
    <w:rsid w:val="00685497"/>
    <w:rsid w:val="00685C49"/>
    <w:rsid w:val="00686843"/>
    <w:rsid w:val="00690BCA"/>
    <w:rsid w:val="00690F25"/>
    <w:rsid w:val="00692247"/>
    <w:rsid w:val="00692275"/>
    <w:rsid w:val="006924B3"/>
    <w:rsid w:val="006924E8"/>
    <w:rsid w:val="00692DD5"/>
    <w:rsid w:val="0069455E"/>
    <w:rsid w:val="006951C6"/>
    <w:rsid w:val="00696454"/>
    <w:rsid w:val="00696517"/>
    <w:rsid w:val="006A05A1"/>
    <w:rsid w:val="006A0FD3"/>
    <w:rsid w:val="006A14D9"/>
    <w:rsid w:val="006A20DF"/>
    <w:rsid w:val="006A37DD"/>
    <w:rsid w:val="006B059B"/>
    <w:rsid w:val="006B1939"/>
    <w:rsid w:val="006B1D81"/>
    <w:rsid w:val="006B2442"/>
    <w:rsid w:val="006B2713"/>
    <w:rsid w:val="006B28B8"/>
    <w:rsid w:val="006B4CC4"/>
    <w:rsid w:val="006B7B62"/>
    <w:rsid w:val="006C0C25"/>
    <w:rsid w:val="006C2296"/>
    <w:rsid w:val="006C4CED"/>
    <w:rsid w:val="006C4DC0"/>
    <w:rsid w:val="006C5397"/>
    <w:rsid w:val="006C65BF"/>
    <w:rsid w:val="006D00A6"/>
    <w:rsid w:val="006D0767"/>
    <w:rsid w:val="006D0D1E"/>
    <w:rsid w:val="006D0E4D"/>
    <w:rsid w:val="006D0F8D"/>
    <w:rsid w:val="006D15A3"/>
    <w:rsid w:val="006D28D8"/>
    <w:rsid w:val="006D2C87"/>
    <w:rsid w:val="006D3FE1"/>
    <w:rsid w:val="006D7C79"/>
    <w:rsid w:val="006E024A"/>
    <w:rsid w:val="006E18AA"/>
    <w:rsid w:val="006E268D"/>
    <w:rsid w:val="006E2BDB"/>
    <w:rsid w:val="006E2E41"/>
    <w:rsid w:val="006E3803"/>
    <w:rsid w:val="006E3DE5"/>
    <w:rsid w:val="006E3FC0"/>
    <w:rsid w:val="006E5577"/>
    <w:rsid w:val="006E5E35"/>
    <w:rsid w:val="006E5FD3"/>
    <w:rsid w:val="006E6F21"/>
    <w:rsid w:val="006F2EDB"/>
    <w:rsid w:val="006F31C4"/>
    <w:rsid w:val="006F4B82"/>
    <w:rsid w:val="006F593E"/>
    <w:rsid w:val="006F718F"/>
    <w:rsid w:val="006F71C8"/>
    <w:rsid w:val="007001B3"/>
    <w:rsid w:val="00700C2B"/>
    <w:rsid w:val="00700C5B"/>
    <w:rsid w:val="007030E2"/>
    <w:rsid w:val="0070421F"/>
    <w:rsid w:val="007046F2"/>
    <w:rsid w:val="00706C93"/>
    <w:rsid w:val="00707230"/>
    <w:rsid w:val="0071016C"/>
    <w:rsid w:val="0071054A"/>
    <w:rsid w:val="00710BB0"/>
    <w:rsid w:val="007122F1"/>
    <w:rsid w:val="00713296"/>
    <w:rsid w:val="00714CE2"/>
    <w:rsid w:val="0071517A"/>
    <w:rsid w:val="00715BA5"/>
    <w:rsid w:val="007212F6"/>
    <w:rsid w:val="00721E22"/>
    <w:rsid w:val="00723938"/>
    <w:rsid w:val="007239ED"/>
    <w:rsid w:val="00724066"/>
    <w:rsid w:val="007241BF"/>
    <w:rsid w:val="007247A5"/>
    <w:rsid w:val="00726348"/>
    <w:rsid w:val="0072643C"/>
    <w:rsid w:val="00726704"/>
    <w:rsid w:val="00727159"/>
    <w:rsid w:val="00727A0C"/>
    <w:rsid w:val="00730DCC"/>
    <w:rsid w:val="007316F1"/>
    <w:rsid w:val="007324CD"/>
    <w:rsid w:val="007347F0"/>
    <w:rsid w:val="007347F9"/>
    <w:rsid w:val="00734B0A"/>
    <w:rsid w:val="007352F4"/>
    <w:rsid w:val="0073533F"/>
    <w:rsid w:val="00736FBF"/>
    <w:rsid w:val="0074023A"/>
    <w:rsid w:val="007463DE"/>
    <w:rsid w:val="0074662D"/>
    <w:rsid w:val="00746873"/>
    <w:rsid w:val="00746C65"/>
    <w:rsid w:val="00747023"/>
    <w:rsid w:val="00747844"/>
    <w:rsid w:val="00750615"/>
    <w:rsid w:val="00750C2B"/>
    <w:rsid w:val="00750E67"/>
    <w:rsid w:val="0075206F"/>
    <w:rsid w:val="00753879"/>
    <w:rsid w:val="007538AA"/>
    <w:rsid w:val="00753DC7"/>
    <w:rsid w:val="007544ED"/>
    <w:rsid w:val="007553FE"/>
    <w:rsid w:val="00755574"/>
    <w:rsid w:val="00756806"/>
    <w:rsid w:val="0075777B"/>
    <w:rsid w:val="0076194F"/>
    <w:rsid w:val="00761AFD"/>
    <w:rsid w:val="00761E79"/>
    <w:rsid w:val="007626EB"/>
    <w:rsid w:val="00763C35"/>
    <w:rsid w:val="0076497F"/>
    <w:rsid w:val="007668BB"/>
    <w:rsid w:val="0077004E"/>
    <w:rsid w:val="00770451"/>
    <w:rsid w:val="00770606"/>
    <w:rsid w:val="00770F2D"/>
    <w:rsid w:val="007713D5"/>
    <w:rsid w:val="00772608"/>
    <w:rsid w:val="00773337"/>
    <w:rsid w:val="00773A38"/>
    <w:rsid w:val="00773AF3"/>
    <w:rsid w:val="00773EA9"/>
    <w:rsid w:val="0077453A"/>
    <w:rsid w:val="0077590F"/>
    <w:rsid w:val="00776013"/>
    <w:rsid w:val="00776F97"/>
    <w:rsid w:val="00777EC7"/>
    <w:rsid w:val="0078164B"/>
    <w:rsid w:val="00781AAC"/>
    <w:rsid w:val="0078343A"/>
    <w:rsid w:val="00783D9F"/>
    <w:rsid w:val="00783DD9"/>
    <w:rsid w:val="0078429D"/>
    <w:rsid w:val="007853F7"/>
    <w:rsid w:val="007900E3"/>
    <w:rsid w:val="0079027D"/>
    <w:rsid w:val="007907A8"/>
    <w:rsid w:val="007909AF"/>
    <w:rsid w:val="00790DC2"/>
    <w:rsid w:val="00790EC1"/>
    <w:rsid w:val="00791030"/>
    <w:rsid w:val="0079182F"/>
    <w:rsid w:val="007928BF"/>
    <w:rsid w:val="00793BB6"/>
    <w:rsid w:val="00793D44"/>
    <w:rsid w:val="00794032"/>
    <w:rsid w:val="00796FA9"/>
    <w:rsid w:val="007970FE"/>
    <w:rsid w:val="007A2276"/>
    <w:rsid w:val="007A2445"/>
    <w:rsid w:val="007A27A0"/>
    <w:rsid w:val="007A2CF3"/>
    <w:rsid w:val="007A4A2C"/>
    <w:rsid w:val="007A4C27"/>
    <w:rsid w:val="007A595F"/>
    <w:rsid w:val="007A6046"/>
    <w:rsid w:val="007A61ED"/>
    <w:rsid w:val="007A75C5"/>
    <w:rsid w:val="007B001F"/>
    <w:rsid w:val="007B0061"/>
    <w:rsid w:val="007B01D9"/>
    <w:rsid w:val="007B16DF"/>
    <w:rsid w:val="007B283C"/>
    <w:rsid w:val="007B2D03"/>
    <w:rsid w:val="007B2EE5"/>
    <w:rsid w:val="007B5442"/>
    <w:rsid w:val="007B5A35"/>
    <w:rsid w:val="007B5A9C"/>
    <w:rsid w:val="007B61A5"/>
    <w:rsid w:val="007B6A34"/>
    <w:rsid w:val="007B76FA"/>
    <w:rsid w:val="007B789C"/>
    <w:rsid w:val="007B7B13"/>
    <w:rsid w:val="007B7DBA"/>
    <w:rsid w:val="007C1CC6"/>
    <w:rsid w:val="007C2927"/>
    <w:rsid w:val="007C2A59"/>
    <w:rsid w:val="007C354D"/>
    <w:rsid w:val="007D06EC"/>
    <w:rsid w:val="007D0E74"/>
    <w:rsid w:val="007D296F"/>
    <w:rsid w:val="007D3C0D"/>
    <w:rsid w:val="007D3E4F"/>
    <w:rsid w:val="007D4225"/>
    <w:rsid w:val="007D4717"/>
    <w:rsid w:val="007D4734"/>
    <w:rsid w:val="007D4A5B"/>
    <w:rsid w:val="007D53CA"/>
    <w:rsid w:val="007D5AC5"/>
    <w:rsid w:val="007D6BF8"/>
    <w:rsid w:val="007D7B70"/>
    <w:rsid w:val="007E0183"/>
    <w:rsid w:val="007E0B98"/>
    <w:rsid w:val="007E1156"/>
    <w:rsid w:val="007E15B5"/>
    <w:rsid w:val="007E1AC0"/>
    <w:rsid w:val="007E20BB"/>
    <w:rsid w:val="007E23EA"/>
    <w:rsid w:val="007E2A15"/>
    <w:rsid w:val="007E31E8"/>
    <w:rsid w:val="007E40CF"/>
    <w:rsid w:val="007E474E"/>
    <w:rsid w:val="007E4B8A"/>
    <w:rsid w:val="007E6D24"/>
    <w:rsid w:val="007E7287"/>
    <w:rsid w:val="007E7671"/>
    <w:rsid w:val="007E7879"/>
    <w:rsid w:val="007F0232"/>
    <w:rsid w:val="007F0EFB"/>
    <w:rsid w:val="007F1230"/>
    <w:rsid w:val="007F3E6E"/>
    <w:rsid w:val="007F4110"/>
    <w:rsid w:val="007F450C"/>
    <w:rsid w:val="007F4543"/>
    <w:rsid w:val="007F4EFF"/>
    <w:rsid w:val="007F5108"/>
    <w:rsid w:val="007F52BA"/>
    <w:rsid w:val="007F57B4"/>
    <w:rsid w:val="007F5B70"/>
    <w:rsid w:val="007F677E"/>
    <w:rsid w:val="007F73E3"/>
    <w:rsid w:val="007F76EF"/>
    <w:rsid w:val="007F7FBB"/>
    <w:rsid w:val="008003E8"/>
    <w:rsid w:val="008024B8"/>
    <w:rsid w:val="008024C0"/>
    <w:rsid w:val="008027BE"/>
    <w:rsid w:val="00803802"/>
    <w:rsid w:val="00803D17"/>
    <w:rsid w:val="00803EDE"/>
    <w:rsid w:val="0080473F"/>
    <w:rsid w:val="0080494F"/>
    <w:rsid w:val="00805245"/>
    <w:rsid w:val="008052DB"/>
    <w:rsid w:val="00807234"/>
    <w:rsid w:val="008117C7"/>
    <w:rsid w:val="00812563"/>
    <w:rsid w:val="00812AB9"/>
    <w:rsid w:val="00812BB1"/>
    <w:rsid w:val="008139C8"/>
    <w:rsid w:val="008142F0"/>
    <w:rsid w:val="00815E32"/>
    <w:rsid w:val="008161AB"/>
    <w:rsid w:val="00816E56"/>
    <w:rsid w:val="0082023E"/>
    <w:rsid w:val="00821072"/>
    <w:rsid w:val="008221E2"/>
    <w:rsid w:val="00822C64"/>
    <w:rsid w:val="00823481"/>
    <w:rsid w:val="00823819"/>
    <w:rsid w:val="00824542"/>
    <w:rsid w:val="0082454C"/>
    <w:rsid w:val="008256A0"/>
    <w:rsid w:val="00825C91"/>
    <w:rsid w:val="0082624F"/>
    <w:rsid w:val="0082793C"/>
    <w:rsid w:val="00827CEF"/>
    <w:rsid w:val="00831EA7"/>
    <w:rsid w:val="00832055"/>
    <w:rsid w:val="008321CE"/>
    <w:rsid w:val="008334CC"/>
    <w:rsid w:val="008346E2"/>
    <w:rsid w:val="00835EFC"/>
    <w:rsid w:val="00836C42"/>
    <w:rsid w:val="0083737A"/>
    <w:rsid w:val="008379C2"/>
    <w:rsid w:val="0084103C"/>
    <w:rsid w:val="0084162E"/>
    <w:rsid w:val="008417F4"/>
    <w:rsid w:val="008418C8"/>
    <w:rsid w:val="00842EAF"/>
    <w:rsid w:val="00843715"/>
    <w:rsid w:val="00844211"/>
    <w:rsid w:val="00845769"/>
    <w:rsid w:val="008459F4"/>
    <w:rsid w:val="00846942"/>
    <w:rsid w:val="00846AB1"/>
    <w:rsid w:val="00846BD2"/>
    <w:rsid w:val="0084720B"/>
    <w:rsid w:val="008477BC"/>
    <w:rsid w:val="008479DA"/>
    <w:rsid w:val="00850293"/>
    <w:rsid w:val="00850F5B"/>
    <w:rsid w:val="00851689"/>
    <w:rsid w:val="0085169F"/>
    <w:rsid w:val="00851B01"/>
    <w:rsid w:val="008525CD"/>
    <w:rsid w:val="00853762"/>
    <w:rsid w:val="00855E29"/>
    <w:rsid w:val="008575A2"/>
    <w:rsid w:val="0086020E"/>
    <w:rsid w:val="00861030"/>
    <w:rsid w:val="008625C4"/>
    <w:rsid w:val="00863066"/>
    <w:rsid w:val="008630AB"/>
    <w:rsid w:val="008636D7"/>
    <w:rsid w:val="00864007"/>
    <w:rsid w:val="00864D44"/>
    <w:rsid w:val="00866352"/>
    <w:rsid w:val="008669ED"/>
    <w:rsid w:val="008702DF"/>
    <w:rsid w:val="008730D4"/>
    <w:rsid w:val="008744E2"/>
    <w:rsid w:val="0087657E"/>
    <w:rsid w:val="00877EC3"/>
    <w:rsid w:val="00880F7B"/>
    <w:rsid w:val="008828BA"/>
    <w:rsid w:val="00882CB8"/>
    <w:rsid w:val="00884691"/>
    <w:rsid w:val="00885DEA"/>
    <w:rsid w:val="008861BA"/>
    <w:rsid w:val="00886826"/>
    <w:rsid w:val="00886DD6"/>
    <w:rsid w:val="00886FE5"/>
    <w:rsid w:val="008872AF"/>
    <w:rsid w:val="00887398"/>
    <w:rsid w:val="00893686"/>
    <w:rsid w:val="00893ADD"/>
    <w:rsid w:val="00894E66"/>
    <w:rsid w:val="00894EFB"/>
    <w:rsid w:val="008963A7"/>
    <w:rsid w:val="008975BB"/>
    <w:rsid w:val="008979BB"/>
    <w:rsid w:val="00897D76"/>
    <w:rsid w:val="008A01F7"/>
    <w:rsid w:val="008A03B7"/>
    <w:rsid w:val="008A0578"/>
    <w:rsid w:val="008A179B"/>
    <w:rsid w:val="008A1C78"/>
    <w:rsid w:val="008A1C9A"/>
    <w:rsid w:val="008A1EF5"/>
    <w:rsid w:val="008A2301"/>
    <w:rsid w:val="008A39BD"/>
    <w:rsid w:val="008A4BD1"/>
    <w:rsid w:val="008A6369"/>
    <w:rsid w:val="008A694B"/>
    <w:rsid w:val="008A7EFA"/>
    <w:rsid w:val="008B039D"/>
    <w:rsid w:val="008B0755"/>
    <w:rsid w:val="008B09CA"/>
    <w:rsid w:val="008B114D"/>
    <w:rsid w:val="008B1327"/>
    <w:rsid w:val="008B3698"/>
    <w:rsid w:val="008B37A6"/>
    <w:rsid w:val="008B3D7A"/>
    <w:rsid w:val="008B499F"/>
    <w:rsid w:val="008B5ADE"/>
    <w:rsid w:val="008B735C"/>
    <w:rsid w:val="008C1007"/>
    <w:rsid w:val="008C1A50"/>
    <w:rsid w:val="008C1A70"/>
    <w:rsid w:val="008C1BA7"/>
    <w:rsid w:val="008C2658"/>
    <w:rsid w:val="008C2AB8"/>
    <w:rsid w:val="008C3D49"/>
    <w:rsid w:val="008C4F71"/>
    <w:rsid w:val="008C4FC9"/>
    <w:rsid w:val="008C5D0F"/>
    <w:rsid w:val="008C7E88"/>
    <w:rsid w:val="008D00E0"/>
    <w:rsid w:val="008D075A"/>
    <w:rsid w:val="008D07FD"/>
    <w:rsid w:val="008D2757"/>
    <w:rsid w:val="008D2D8C"/>
    <w:rsid w:val="008D2F40"/>
    <w:rsid w:val="008D30B8"/>
    <w:rsid w:val="008D3409"/>
    <w:rsid w:val="008D42ED"/>
    <w:rsid w:val="008D58A1"/>
    <w:rsid w:val="008D613E"/>
    <w:rsid w:val="008D7352"/>
    <w:rsid w:val="008E1948"/>
    <w:rsid w:val="008E4100"/>
    <w:rsid w:val="008E4E06"/>
    <w:rsid w:val="008E4E50"/>
    <w:rsid w:val="008E5C30"/>
    <w:rsid w:val="008E5CF0"/>
    <w:rsid w:val="008F1D6D"/>
    <w:rsid w:val="008F24D8"/>
    <w:rsid w:val="008F2F06"/>
    <w:rsid w:val="008F3070"/>
    <w:rsid w:val="008F409B"/>
    <w:rsid w:val="008F540A"/>
    <w:rsid w:val="00900258"/>
    <w:rsid w:val="00900BDD"/>
    <w:rsid w:val="00900E53"/>
    <w:rsid w:val="00901BB2"/>
    <w:rsid w:val="00901ECC"/>
    <w:rsid w:val="00902E93"/>
    <w:rsid w:val="0090382B"/>
    <w:rsid w:val="00904230"/>
    <w:rsid w:val="0090464B"/>
    <w:rsid w:val="00904F41"/>
    <w:rsid w:val="00905FAE"/>
    <w:rsid w:val="009063B0"/>
    <w:rsid w:val="00906715"/>
    <w:rsid w:val="00907351"/>
    <w:rsid w:val="00910979"/>
    <w:rsid w:val="00911858"/>
    <w:rsid w:val="00912B63"/>
    <w:rsid w:val="00915937"/>
    <w:rsid w:val="0091659C"/>
    <w:rsid w:val="0091712A"/>
    <w:rsid w:val="00917318"/>
    <w:rsid w:val="00917992"/>
    <w:rsid w:val="00917C56"/>
    <w:rsid w:val="00923432"/>
    <w:rsid w:val="00925868"/>
    <w:rsid w:val="00926B08"/>
    <w:rsid w:val="009276FF"/>
    <w:rsid w:val="00930EAA"/>
    <w:rsid w:val="009312B2"/>
    <w:rsid w:val="0093133E"/>
    <w:rsid w:val="009332D6"/>
    <w:rsid w:val="00933EED"/>
    <w:rsid w:val="00934077"/>
    <w:rsid w:val="0093408F"/>
    <w:rsid w:val="009343AB"/>
    <w:rsid w:val="009352F2"/>
    <w:rsid w:val="00935314"/>
    <w:rsid w:val="00935444"/>
    <w:rsid w:val="00935C3A"/>
    <w:rsid w:val="00935CF6"/>
    <w:rsid w:val="009374D9"/>
    <w:rsid w:val="0093765D"/>
    <w:rsid w:val="00940437"/>
    <w:rsid w:val="0094244E"/>
    <w:rsid w:val="009428F7"/>
    <w:rsid w:val="00943FAB"/>
    <w:rsid w:val="00944262"/>
    <w:rsid w:val="0094460E"/>
    <w:rsid w:val="00944B58"/>
    <w:rsid w:val="00945046"/>
    <w:rsid w:val="0094620E"/>
    <w:rsid w:val="00946FF0"/>
    <w:rsid w:val="009479FE"/>
    <w:rsid w:val="00951410"/>
    <w:rsid w:val="0095231E"/>
    <w:rsid w:val="00952A83"/>
    <w:rsid w:val="00952BAC"/>
    <w:rsid w:val="00954FAF"/>
    <w:rsid w:val="0095608D"/>
    <w:rsid w:val="0095760F"/>
    <w:rsid w:val="00960514"/>
    <w:rsid w:val="00963AE6"/>
    <w:rsid w:val="00963BAD"/>
    <w:rsid w:val="0096402F"/>
    <w:rsid w:val="00965A92"/>
    <w:rsid w:val="009665ED"/>
    <w:rsid w:val="00966ACB"/>
    <w:rsid w:val="00966B6E"/>
    <w:rsid w:val="009700F8"/>
    <w:rsid w:val="00970909"/>
    <w:rsid w:val="00971691"/>
    <w:rsid w:val="00974DF2"/>
    <w:rsid w:val="00975202"/>
    <w:rsid w:val="00976136"/>
    <w:rsid w:val="009769F1"/>
    <w:rsid w:val="00976D0A"/>
    <w:rsid w:val="00976FB6"/>
    <w:rsid w:val="009774CA"/>
    <w:rsid w:val="0097775B"/>
    <w:rsid w:val="009778E9"/>
    <w:rsid w:val="00977993"/>
    <w:rsid w:val="00980291"/>
    <w:rsid w:val="00984D67"/>
    <w:rsid w:val="00984FFC"/>
    <w:rsid w:val="009872F8"/>
    <w:rsid w:val="009879E8"/>
    <w:rsid w:val="00987E78"/>
    <w:rsid w:val="00990ACD"/>
    <w:rsid w:val="00991439"/>
    <w:rsid w:val="00991DB1"/>
    <w:rsid w:val="00994541"/>
    <w:rsid w:val="009946DA"/>
    <w:rsid w:val="00994C46"/>
    <w:rsid w:val="009955E0"/>
    <w:rsid w:val="009965C5"/>
    <w:rsid w:val="00996F1E"/>
    <w:rsid w:val="00997E73"/>
    <w:rsid w:val="009A116E"/>
    <w:rsid w:val="009A15D1"/>
    <w:rsid w:val="009A1B08"/>
    <w:rsid w:val="009A1B93"/>
    <w:rsid w:val="009A1C29"/>
    <w:rsid w:val="009A1C5C"/>
    <w:rsid w:val="009A2A31"/>
    <w:rsid w:val="009A2B46"/>
    <w:rsid w:val="009A3BD8"/>
    <w:rsid w:val="009A48B8"/>
    <w:rsid w:val="009A5519"/>
    <w:rsid w:val="009A5860"/>
    <w:rsid w:val="009A7166"/>
    <w:rsid w:val="009A76D2"/>
    <w:rsid w:val="009B05AE"/>
    <w:rsid w:val="009B1120"/>
    <w:rsid w:val="009B142C"/>
    <w:rsid w:val="009B4FC9"/>
    <w:rsid w:val="009C15CA"/>
    <w:rsid w:val="009C1C3E"/>
    <w:rsid w:val="009C25A5"/>
    <w:rsid w:val="009C2641"/>
    <w:rsid w:val="009C36E9"/>
    <w:rsid w:val="009C3EA1"/>
    <w:rsid w:val="009C4699"/>
    <w:rsid w:val="009C4C99"/>
    <w:rsid w:val="009C4FE4"/>
    <w:rsid w:val="009C5211"/>
    <w:rsid w:val="009C5F0A"/>
    <w:rsid w:val="009C6483"/>
    <w:rsid w:val="009C7D38"/>
    <w:rsid w:val="009D1E34"/>
    <w:rsid w:val="009D39C0"/>
    <w:rsid w:val="009D4A1A"/>
    <w:rsid w:val="009D4A48"/>
    <w:rsid w:val="009D4F03"/>
    <w:rsid w:val="009D5D38"/>
    <w:rsid w:val="009D6160"/>
    <w:rsid w:val="009D7DCC"/>
    <w:rsid w:val="009E067F"/>
    <w:rsid w:val="009E1F7D"/>
    <w:rsid w:val="009E21D2"/>
    <w:rsid w:val="009E2608"/>
    <w:rsid w:val="009E2728"/>
    <w:rsid w:val="009E2CE4"/>
    <w:rsid w:val="009E33B9"/>
    <w:rsid w:val="009E3A2E"/>
    <w:rsid w:val="009E4694"/>
    <w:rsid w:val="009E4979"/>
    <w:rsid w:val="009E5587"/>
    <w:rsid w:val="009E595A"/>
    <w:rsid w:val="009E5D8B"/>
    <w:rsid w:val="009E61FA"/>
    <w:rsid w:val="009F06AD"/>
    <w:rsid w:val="009F08D2"/>
    <w:rsid w:val="009F0D83"/>
    <w:rsid w:val="009F2ADF"/>
    <w:rsid w:val="009F326D"/>
    <w:rsid w:val="009F4804"/>
    <w:rsid w:val="009F65BF"/>
    <w:rsid w:val="009F7D32"/>
    <w:rsid w:val="00A01667"/>
    <w:rsid w:val="00A035A0"/>
    <w:rsid w:val="00A03F72"/>
    <w:rsid w:val="00A04190"/>
    <w:rsid w:val="00A043C3"/>
    <w:rsid w:val="00A05484"/>
    <w:rsid w:val="00A05B78"/>
    <w:rsid w:val="00A071B7"/>
    <w:rsid w:val="00A07237"/>
    <w:rsid w:val="00A07251"/>
    <w:rsid w:val="00A1045C"/>
    <w:rsid w:val="00A120EE"/>
    <w:rsid w:val="00A12890"/>
    <w:rsid w:val="00A13F44"/>
    <w:rsid w:val="00A151DD"/>
    <w:rsid w:val="00A15419"/>
    <w:rsid w:val="00A15C67"/>
    <w:rsid w:val="00A1657C"/>
    <w:rsid w:val="00A172E0"/>
    <w:rsid w:val="00A17BDD"/>
    <w:rsid w:val="00A17E99"/>
    <w:rsid w:val="00A20160"/>
    <w:rsid w:val="00A222CC"/>
    <w:rsid w:val="00A222F3"/>
    <w:rsid w:val="00A22368"/>
    <w:rsid w:val="00A23109"/>
    <w:rsid w:val="00A2450A"/>
    <w:rsid w:val="00A24D4E"/>
    <w:rsid w:val="00A25214"/>
    <w:rsid w:val="00A25F5C"/>
    <w:rsid w:val="00A263E2"/>
    <w:rsid w:val="00A269B4"/>
    <w:rsid w:val="00A2765E"/>
    <w:rsid w:val="00A2769D"/>
    <w:rsid w:val="00A30193"/>
    <w:rsid w:val="00A319D4"/>
    <w:rsid w:val="00A32BDA"/>
    <w:rsid w:val="00A333D1"/>
    <w:rsid w:val="00A33DEE"/>
    <w:rsid w:val="00A34D1C"/>
    <w:rsid w:val="00A3502D"/>
    <w:rsid w:val="00A367E8"/>
    <w:rsid w:val="00A37286"/>
    <w:rsid w:val="00A37827"/>
    <w:rsid w:val="00A37D5E"/>
    <w:rsid w:val="00A40D2D"/>
    <w:rsid w:val="00A41334"/>
    <w:rsid w:val="00A46ADA"/>
    <w:rsid w:val="00A46B4A"/>
    <w:rsid w:val="00A47121"/>
    <w:rsid w:val="00A478A8"/>
    <w:rsid w:val="00A50482"/>
    <w:rsid w:val="00A50D9B"/>
    <w:rsid w:val="00A522B6"/>
    <w:rsid w:val="00A53488"/>
    <w:rsid w:val="00A538DC"/>
    <w:rsid w:val="00A545BB"/>
    <w:rsid w:val="00A54F30"/>
    <w:rsid w:val="00A55B48"/>
    <w:rsid w:val="00A56EB7"/>
    <w:rsid w:val="00A60513"/>
    <w:rsid w:val="00A6080F"/>
    <w:rsid w:val="00A611F1"/>
    <w:rsid w:val="00A61236"/>
    <w:rsid w:val="00A613C9"/>
    <w:rsid w:val="00A61662"/>
    <w:rsid w:val="00A62FA7"/>
    <w:rsid w:val="00A632FF"/>
    <w:rsid w:val="00A638F0"/>
    <w:rsid w:val="00A63C2F"/>
    <w:rsid w:val="00A646A6"/>
    <w:rsid w:val="00A64E9D"/>
    <w:rsid w:val="00A64FC4"/>
    <w:rsid w:val="00A663FA"/>
    <w:rsid w:val="00A666F4"/>
    <w:rsid w:val="00A66BB7"/>
    <w:rsid w:val="00A67853"/>
    <w:rsid w:val="00A70D93"/>
    <w:rsid w:val="00A70DEA"/>
    <w:rsid w:val="00A710A5"/>
    <w:rsid w:val="00A71438"/>
    <w:rsid w:val="00A718CE"/>
    <w:rsid w:val="00A72388"/>
    <w:rsid w:val="00A72DCF"/>
    <w:rsid w:val="00A736CE"/>
    <w:rsid w:val="00A73EBA"/>
    <w:rsid w:val="00A761D4"/>
    <w:rsid w:val="00A80C9E"/>
    <w:rsid w:val="00A80E84"/>
    <w:rsid w:val="00A80F06"/>
    <w:rsid w:val="00A81936"/>
    <w:rsid w:val="00A81B6B"/>
    <w:rsid w:val="00A8286B"/>
    <w:rsid w:val="00A82CC5"/>
    <w:rsid w:val="00A85F96"/>
    <w:rsid w:val="00A8614D"/>
    <w:rsid w:val="00A8644E"/>
    <w:rsid w:val="00A86AC9"/>
    <w:rsid w:val="00A92A1A"/>
    <w:rsid w:val="00A92A54"/>
    <w:rsid w:val="00A9336A"/>
    <w:rsid w:val="00A9341F"/>
    <w:rsid w:val="00A939FE"/>
    <w:rsid w:val="00A93C17"/>
    <w:rsid w:val="00A94107"/>
    <w:rsid w:val="00A95BF3"/>
    <w:rsid w:val="00AA0AFA"/>
    <w:rsid w:val="00AA1FFF"/>
    <w:rsid w:val="00AA2541"/>
    <w:rsid w:val="00AA2E7D"/>
    <w:rsid w:val="00AA386E"/>
    <w:rsid w:val="00AA4737"/>
    <w:rsid w:val="00AA694C"/>
    <w:rsid w:val="00AB0B21"/>
    <w:rsid w:val="00AB1C40"/>
    <w:rsid w:val="00AB1F13"/>
    <w:rsid w:val="00AB27B3"/>
    <w:rsid w:val="00AB4462"/>
    <w:rsid w:val="00AB4C87"/>
    <w:rsid w:val="00AB6B3F"/>
    <w:rsid w:val="00AB7041"/>
    <w:rsid w:val="00AB7AC4"/>
    <w:rsid w:val="00AC09FC"/>
    <w:rsid w:val="00AC18E5"/>
    <w:rsid w:val="00AC2554"/>
    <w:rsid w:val="00AC6601"/>
    <w:rsid w:val="00AC7138"/>
    <w:rsid w:val="00AD0BFF"/>
    <w:rsid w:val="00AD0E0E"/>
    <w:rsid w:val="00AD1086"/>
    <w:rsid w:val="00AD1CCF"/>
    <w:rsid w:val="00AD34F1"/>
    <w:rsid w:val="00AD3FCA"/>
    <w:rsid w:val="00AD45F5"/>
    <w:rsid w:val="00AD4B8F"/>
    <w:rsid w:val="00AD5DC2"/>
    <w:rsid w:val="00AD61CB"/>
    <w:rsid w:val="00AD66FE"/>
    <w:rsid w:val="00AE352C"/>
    <w:rsid w:val="00AE4FED"/>
    <w:rsid w:val="00AE5394"/>
    <w:rsid w:val="00AE6118"/>
    <w:rsid w:val="00AF2B04"/>
    <w:rsid w:val="00AF2E2D"/>
    <w:rsid w:val="00AF373D"/>
    <w:rsid w:val="00AF43B9"/>
    <w:rsid w:val="00AF5B21"/>
    <w:rsid w:val="00B0198F"/>
    <w:rsid w:val="00B019EA"/>
    <w:rsid w:val="00B02145"/>
    <w:rsid w:val="00B028CC"/>
    <w:rsid w:val="00B03181"/>
    <w:rsid w:val="00B0324A"/>
    <w:rsid w:val="00B033FE"/>
    <w:rsid w:val="00B03561"/>
    <w:rsid w:val="00B03726"/>
    <w:rsid w:val="00B03A74"/>
    <w:rsid w:val="00B0451F"/>
    <w:rsid w:val="00B04844"/>
    <w:rsid w:val="00B04871"/>
    <w:rsid w:val="00B05A6A"/>
    <w:rsid w:val="00B05FC7"/>
    <w:rsid w:val="00B0633D"/>
    <w:rsid w:val="00B13755"/>
    <w:rsid w:val="00B1379B"/>
    <w:rsid w:val="00B14892"/>
    <w:rsid w:val="00B14C3F"/>
    <w:rsid w:val="00B20F71"/>
    <w:rsid w:val="00B20FC0"/>
    <w:rsid w:val="00B2213B"/>
    <w:rsid w:val="00B26051"/>
    <w:rsid w:val="00B26093"/>
    <w:rsid w:val="00B2656B"/>
    <w:rsid w:val="00B26585"/>
    <w:rsid w:val="00B27177"/>
    <w:rsid w:val="00B327D7"/>
    <w:rsid w:val="00B32EE8"/>
    <w:rsid w:val="00B330E4"/>
    <w:rsid w:val="00B337AC"/>
    <w:rsid w:val="00B34500"/>
    <w:rsid w:val="00B34663"/>
    <w:rsid w:val="00B34B0E"/>
    <w:rsid w:val="00B34B2C"/>
    <w:rsid w:val="00B41590"/>
    <w:rsid w:val="00B416F0"/>
    <w:rsid w:val="00B41755"/>
    <w:rsid w:val="00B41BDE"/>
    <w:rsid w:val="00B43841"/>
    <w:rsid w:val="00B44581"/>
    <w:rsid w:val="00B44A61"/>
    <w:rsid w:val="00B44C89"/>
    <w:rsid w:val="00B4573F"/>
    <w:rsid w:val="00B45820"/>
    <w:rsid w:val="00B46F3E"/>
    <w:rsid w:val="00B47031"/>
    <w:rsid w:val="00B50007"/>
    <w:rsid w:val="00B51F72"/>
    <w:rsid w:val="00B53137"/>
    <w:rsid w:val="00B540C0"/>
    <w:rsid w:val="00B5538E"/>
    <w:rsid w:val="00B55EB7"/>
    <w:rsid w:val="00B56207"/>
    <w:rsid w:val="00B56B20"/>
    <w:rsid w:val="00B5717A"/>
    <w:rsid w:val="00B60462"/>
    <w:rsid w:val="00B61127"/>
    <w:rsid w:val="00B615E6"/>
    <w:rsid w:val="00B621F6"/>
    <w:rsid w:val="00B62937"/>
    <w:rsid w:val="00B62F28"/>
    <w:rsid w:val="00B6320F"/>
    <w:rsid w:val="00B6481E"/>
    <w:rsid w:val="00B64C98"/>
    <w:rsid w:val="00B64D5E"/>
    <w:rsid w:val="00B66BE7"/>
    <w:rsid w:val="00B6726D"/>
    <w:rsid w:val="00B67D21"/>
    <w:rsid w:val="00B71110"/>
    <w:rsid w:val="00B711B7"/>
    <w:rsid w:val="00B73BC8"/>
    <w:rsid w:val="00B74C6C"/>
    <w:rsid w:val="00B750C3"/>
    <w:rsid w:val="00B7633A"/>
    <w:rsid w:val="00B76819"/>
    <w:rsid w:val="00B76D80"/>
    <w:rsid w:val="00B77268"/>
    <w:rsid w:val="00B802B0"/>
    <w:rsid w:val="00B80B31"/>
    <w:rsid w:val="00B80EC9"/>
    <w:rsid w:val="00B80F97"/>
    <w:rsid w:val="00B82829"/>
    <w:rsid w:val="00B82A15"/>
    <w:rsid w:val="00B82F4D"/>
    <w:rsid w:val="00B83ECB"/>
    <w:rsid w:val="00B83FD9"/>
    <w:rsid w:val="00B84059"/>
    <w:rsid w:val="00B84166"/>
    <w:rsid w:val="00B8418F"/>
    <w:rsid w:val="00B84C1D"/>
    <w:rsid w:val="00B85963"/>
    <w:rsid w:val="00B86D58"/>
    <w:rsid w:val="00B87B3D"/>
    <w:rsid w:val="00B87FC0"/>
    <w:rsid w:val="00B90463"/>
    <w:rsid w:val="00B90DED"/>
    <w:rsid w:val="00B912CD"/>
    <w:rsid w:val="00B91598"/>
    <w:rsid w:val="00B91C25"/>
    <w:rsid w:val="00B93616"/>
    <w:rsid w:val="00B93A84"/>
    <w:rsid w:val="00B94D11"/>
    <w:rsid w:val="00B95CC0"/>
    <w:rsid w:val="00B97E23"/>
    <w:rsid w:val="00B97FF2"/>
    <w:rsid w:val="00BA00FA"/>
    <w:rsid w:val="00BA0449"/>
    <w:rsid w:val="00BA16E6"/>
    <w:rsid w:val="00BA186F"/>
    <w:rsid w:val="00BA1879"/>
    <w:rsid w:val="00BA3DB1"/>
    <w:rsid w:val="00BA4014"/>
    <w:rsid w:val="00BA7021"/>
    <w:rsid w:val="00BA77B8"/>
    <w:rsid w:val="00BB01E3"/>
    <w:rsid w:val="00BB1071"/>
    <w:rsid w:val="00BB11C3"/>
    <w:rsid w:val="00BB2121"/>
    <w:rsid w:val="00BB26FE"/>
    <w:rsid w:val="00BB2946"/>
    <w:rsid w:val="00BB2BEA"/>
    <w:rsid w:val="00BB2C6F"/>
    <w:rsid w:val="00BB2D45"/>
    <w:rsid w:val="00BB484D"/>
    <w:rsid w:val="00BC2750"/>
    <w:rsid w:val="00BC34C1"/>
    <w:rsid w:val="00BC3B57"/>
    <w:rsid w:val="00BC588A"/>
    <w:rsid w:val="00BC63B1"/>
    <w:rsid w:val="00BC769C"/>
    <w:rsid w:val="00BC7C9F"/>
    <w:rsid w:val="00BC7E14"/>
    <w:rsid w:val="00BD114E"/>
    <w:rsid w:val="00BD11FE"/>
    <w:rsid w:val="00BD245A"/>
    <w:rsid w:val="00BD27F2"/>
    <w:rsid w:val="00BD3313"/>
    <w:rsid w:val="00BD337C"/>
    <w:rsid w:val="00BD3551"/>
    <w:rsid w:val="00BD35AB"/>
    <w:rsid w:val="00BD5585"/>
    <w:rsid w:val="00BD58D6"/>
    <w:rsid w:val="00BD5AC7"/>
    <w:rsid w:val="00BD72C5"/>
    <w:rsid w:val="00BD7DE5"/>
    <w:rsid w:val="00BE09C7"/>
    <w:rsid w:val="00BE2475"/>
    <w:rsid w:val="00BE306E"/>
    <w:rsid w:val="00BE3C40"/>
    <w:rsid w:val="00BE3EF2"/>
    <w:rsid w:val="00BE4A0C"/>
    <w:rsid w:val="00BE5658"/>
    <w:rsid w:val="00BE59AF"/>
    <w:rsid w:val="00BE5E45"/>
    <w:rsid w:val="00BE6EDB"/>
    <w:rsid w:val="00BE7E13"/>
    <w:rsid w:val="00BF07B2"/>
    <w:rsid w:val="00BF0994"/>
    <w:rsid w:val="00BF1B35"/>
    <w:rsid w:val="00BF1ECB"/>
    <w:rsid w:val="00BF3C2C"/>
    <w:rsid w:val="00BF4170"/>
    <w:rsid w:val="00BF4937"/>
    <w:rsid w:val="00BF49B4"/>
    <w:rsid w:val="00BF567B"/>
    <w:rsid w:val="00BF58AF"/>
    <w:rsid w:val="00BF66F8"/>
    <w:rsid w:val="00BF672E"/>
    <w:rsid w:val="00BF69DE"/>
    <w:rsid w:val="00BF7197"/>
    <w:rsid w:val="00C01004"/>
    <w:rsid w:val="00C01413"/>
    <w:rsid w:val="00C01859"/>
    <w:rsid w:val="00C0265B"/>
    <w:rsid w:val="00C02C96"/>
    <w:rsid w:val="00C02E52"/>
    <w:rsid w:val="00C06340"/>
    <w:rsid w:val="00C068D7"/>
    <w:rsid w:val="00C12B30"/>
    <w:rsid w:val="00C133F0"/>
    <w:rsid w:val="00C13D7B"/>
    <w:rsid w:val="00C14E0A"/>
    <w:rsid w:val="00C15CD0"/>
    <w:rsid w:val="00C16954"/>
    <w:rsid w:val="00C16EB8"/>
    <w:rsid w:val="00C20B8B"/>
    <w:rsid w:val="00C21B79"/>
    <w:rsid w:val="00C22D2B"/>
    <w:rsid w:val="00C23450"/>
    <w:rsid w:val="00C24302"/>
    <w:rsid w:val="00C25A1C"/>
    <w:rsid w:val="00C261F0"/>
    <w:rsid w:val="00C26B6C"/>
    <w:rsid w:val="00C270DF"/>
    <w:rsid w:val="00C319C7"/>
    <w:rsid w:val="00C31D44"/>
    <w:rsid w:val="00C32502"/>
    <w:rsid w:val="00C33BE7"/>
    <w:rsid w:val="00C3503E"/>
    <w:rsid w:val="00C3602C"/>
    <w:rsid w:val="00C363EC"/>
    <w:rsid w:val="00C36646"/>
    <w:rsid w:val="00C36AAA"/>
    <w:rsid w:val="00C36D87"/>
    <w:rsid w:val="00C37DCF"/>
    <w:rsid w:val="00C41FCF"/>
    <w:rsid w:val="00C437C2"/>
    <w:rsid w:val="00C4390E"/>
    <w:rsid w:val="00C43A4E"/>
    <w:rsid w:val="00C452E0"/>
    <w:rsid w:val="00C46407"/>
    <w:rsid w:val="00C46943"/>
    <w:rsid w:val="00C50B07"/>
    <w:rsid w:val="00C51888"/>
    <w:rsid w:val="00C52354"/>
    <w:rsid w:val="00C52749"/>
    <w:rsid w:val="00C52B19"/>
    <w:rsid w:val="00C54F25"/>
    <w:rsid w:val="00C56980"/>
    <w:rsid w:val="00C56B3B"/>
    <w:rsid w:val="00C5728F"/>
    <w:rsid w:val="00C57EBE"/>
    <w:rsid w:val="00C605F4"/>
    <w:rsid w:val="00C60FFF"/>
    <w:rsid w:val="00C6193D"/>
    <w:rsid w:val="00C61B80"/>
    <w:rsid w:val="00C61F32"/>
    <w:rsid w:val="00C62172"/>
    <w:rsid w:val="00C62A45"/>
    <w:rsid w:val="00C6385B"/>
    <w:rsid w:val="00C6390D"/>
    <w:rsid w:val="00C639B4"/>
    <w:rsid w:val="00C63C4A"/>
    <w:rsid w:val="00C6421D"/>
    <w:rsid w:val="00C64964"/>
    <w:rsid w:val="00C650DD"/>
    <w:rsid w:val="00C65C94"/>
    <w:rsid w:val="00C66DDE"/>
    <w:rsid w:val="00C66FDE"/>
    <w:rsid w:val="00C67DE4"/>
    <w:rsid w:val="00C71A7F"/>
    <w:rsid w:val="00C71B7B"/>
    <w:rsid w:val="00C74288"/>
    <w:rsid w:val="00C750CF"/>
    <w:rsid w:val="00C7512D"/>
    <w:rsid w:val="00C77203"/>
    <w:rsid w:val="00C77C9D"/>
    <w:rsid w:val="00C810E1"/>
    <w:rsid w:val="00C8110A"/>
    <w:rsid w:val="00C82D8E"/>
    <w:rsid w:val="00C84121"/>
    <w:rsid w:val="00C856F1"/>
    <w:rsid w:val="00C85794"/>
    <w:rsid w:val="00C86036"/>
    <w:rsid w:val="00C86263"/>
    <w:rsid w:val="00C86BEE"/>
    <w:rsid w:val="00C874A9"/>
    <w:rsid w:val="00C87D27"/>
    <w:rsid w:val="00C9304C"/>
    <w:rsid w:val="00C93470"/>
    <w:rsid w:val="00C93554"/>
    <w:rsid w:val="00C94DF0"/>
    <w:rsid w:val="00C950DD"/>
    <w:rsid w:val="00C95818"/>
    <w:rsid w:val="00CA0EAF"/>
    <w:rsid w:val="00CA1F31"/>
    <w:rsid w:val="00CA25BD"/>
    <w:rsid w:val="00CA3D8B"/>
    <w:rsid w:val="00CA43AD"/>
    <w:rsid w:val="00CA4EAE"/>
    <w:rsid w:val="00CA75CE"/>
    <w:rsid w:val="00CA7FCC"/>
    <w:rsid w:val="00CB13D1"/>
    <w:rsid w:val="00CB3DB3"/>
    <w:rsid w:val="00CB4104"/>
    <w:rsid w:val="00CB4C8F"/>
    <w:rsid w:val="00CB4CB3"/>
    <w:rsid w:val="00CB763A"/>
    <w:rsid w:val="00CB794A"/>
    <w:rsid w:val="00CB7E77"/>
    <w:rsid w:val="00CC0AB6"/>
    <w:rsid w:val="00CC2418"/>
    <w:rsid w:val="00CC40DA"/>
    <w:rsid w:val="00CC4437"/>
    <w:rsid w:val="00CC67FE"/>
    <w:rsid w:val="00CC6D6D"/>
    <w:rsid w:val="00CC7568"/>
    <w:rsid w:val="00CC7D05"/>
    <w:rsid w:val="00CD03F5"/>
    <w:rsid w:val="00CD041A"/>
    <w:rsid w:val="00CD0BCE"/>
    <w:rsid w:val="00CD1224"/>
    <w:rsid w:val="00CD1AE4"/>
    <w:rsid w:val="00CD23CF"/>
    <w:rsid w:val="00CD25D7"/>
    <w:rsid w:val="00CD2B63"/>
    <w:rsid w:val="00CD2BC1"/>
    <w:rsid w:val="00CD2D35"/>
    <w:rsid w:val="00CD46C3"/>
    <w:rsid w:val="00CD5D78"/>
    <w:rsid w:val="00CD7785"/>
    <w:rsid w:val="00CD7FD9"/>
    <w:rsid w:val="00CE03F2"/>
    <w:rsid w:val="00CE0C35"/>
    <w:rsid w:val="00CE2197"/>
    <w:rsid w:val="00CE228C"/>
    <w:rsid w:val="00CE317B"/>
    <w:rsid w:val="00CE338C"/>
    <w:rsid w:val="00CE4AF5"/>
    <w:rsid w:val="00CE4C55"/>
    <w:rsid w:val="00CE531E"/>
    <w:rsid w:val="00CE636E"/>
    <w:rsid w:val="00CE6563"/>
    <w:rsid w:val="00CE6B39"/>
    <w:rsid w:val="00CE7A00"/>
    <w:rsid w:val="00CF0556"/>
    <w:rsid w:val="00CF21B3"/>
    <w:rsid w:val="00CF2670"/>
    <w:rsid w:val="00CF2828"/>
    <w:rsid w:val="00CF3447"/>
    <w:rsid w:val="00CF3585"/>
    <w:rsid w:val="00CF4B14"/>
    <w:rsid w:val="00CF4E3F"/>
    <w:rsid w:val="00CF67EB"/>
    <w:rsid w:val="00CF6E54"/>
    <w:rsid w:val="00CF71AD"/>
    <w:rsid w:val="00CF74C5"/>
    <w:rsid w:val="00D00694"/>
    <w:rsid w:val="00D01A9A"/>
    <w:rsid w:val="00D03B29"/>
    <w:rsid w:val="00D040E7"/>
    <w:rsid w:val="00D05445"/>
    <w:rsid w:val="00D10C04"/>
    <w:rsid w:val="00D1123A"/>
    <w:rsid w:val="00D1152F"/>
    <w:rsid w:val="00D11588"/>
    <w:rsid w:val="00D12122"/>
    <w:rsid w:val="00D13DFC"/>
    <w:rsid w:val="00D14127"/>
    <w:rsid w:val="00D154E2"/>
    <w:rsid w:val="00D15C3D"/>
    <w:rsid w:val="00D21C08"/>
    <w:rsid w:val="00D237B0"/>
    <w:rsid w:val="00D237BF"/>
    <w:rsid w:val="00D23B4C"/>
    <w:rsid w:val="00D23D71"/>
    <w:rsid w:val="00D2425A"/>
    <w:rsid w:val="00D24DD0"/>
    <w:rsid w:val="00D26A63"/>
    <w:rsid w:val="00D30208"/>
    <w:rsid w:val="00D3113F"/>
    <w:rsid w:val="00D31244"/>
    <w:rsid w:val="00D31469"/>
    <w:rsid w:val="00D33F36"/>
    <w:rsid w:val="00D35606"/>
    <w:rsid w:val="00D3655C"/>
    <w:rsid w:val="00D37F05"/>
    <w:rsid w:val="00D40BDA"/>
    <w:rsid w:val="00D4118F"/>
    <w:rsid w:val="00D4313E"/>
    <w:rsid w:val="00D435BE"/>
    <w:rsid w:val="00D44A1F"/>
    <w:rsid w:val="00D45A7C"/>
    <w:rsid w:val="00D46C94"/>
    <w:rsid w:val="00D47412"/>
    <w:rsid w:val="00D5125C"/>
    <w:rsid w:val="00D51388"/>
    <w:rsid w:val="00D520C2"/>
    <w:rsid w:val="00D52E3B"/>
    <w:rsid w:val="00D556B4"/>
    <w:rsid w:val="00D5627C"/>
    <w:rsid w:val="00D56A4F"/>
    <w:rsid w:val="00D602AA"/>
    <w:rsid w:val="00D604D3"/>
    <w:rsid w:val="00D604F4"/>
    <w:rsid w:val="00D60D26"/>
    <w:rsid w:val="00D615A4"/>
    <w:rsid w:val="00D61895"/>
    <w:rsid w:val="00D61D1C"/>
    <w:rsid w:val="00D652CC"/>
    <w:rsid w:val="00D67799"/>
    <w:rsid w:val="00D67ABD"/>
    <w:rsid w:val="00D702ED"/>
    <w:rsid w:val="00D706D2"/>
    <w:rsid w:val="00D70F56"/>
    <w:rsid w:val="00D712D1"/>
    <w:rsid w:val="00D71657"/>
    <w:rsid w:val="00D72B7A"/>
    <w:rsid w:val="00D72C9B"/>
    <w:rsid w:val="00D735AF"/>
    <w:rsid w:val="00D73693"/>
    <w:rsid w:val="00D73799"/>
    <w:rsid w:val="00D73F0C"/>
    <w:rsid w:val="00D741C0"/>
    <w:rsid w:val="00D74456"/>
    <w:rsid w:val="00D7482F"/>
    <w:rsid w:val="00D74B80"/>
    <w:rsid w:val="00D74DBA"/>
    <w:rsid w:val="00D75986"/>
    <w:rsid w:val="00D75BED"/>
    <w:rsid w:val="00D75F7E"/>
    <w:rsid w:val="00D77003"/>
    <w:rsid w:val="00D804C7"/>
    <w:rsid w:val="00D80B09"/>
    <w:rsid w:val="00D81DA3"/>
    <w:rsid w:val="00D820B4"/>
    <w:rsid w:val="00D8337B"/>
    <w:rsid w:val="00D844FB"/>
    <w:rsid w:val="00D8470B"/>
    <w:rsid w:val="00D8518E"/>
    <w:rsid w:val="00D87021"/>
    <w:rsid w:val="00D91BCF"/>
    <w:rsid w:val="00D92715"/>
    <w:rsid w:val="00D94670"/>
    <w:rsid w:val="00D94ED9"/>
    <w:rsid w:val="00D94FC2"/>
    <w:rsid w:val="00D95926"/>
    <w:rsid w:val="00D9676B"/>
    <w:rsid w:val="00D96EA2"/>
    <w:rsid w:val="00D97867"/>
    <w:rsid w:val="00DA0208"/>
    <w:rsid w:val="00DA1018"/>
    <w:rsid w:val="00DA272F"/>
    <w:rsid w:val="00DA3947"/>
    <w:rsid w:val="00DA3FB0"/>
    <w:rsid w:val="00DA549A"/>
    <w:rsid w:val="00DA67E3"/>
    <w:rsid w:val="00DA78ED"/>
    <w:rsid w:val="00DB0419"/>
    <w:rsid w:val="00DB1921"/>
    <w:rsid w:val="00DB2507"/>
    <w:rsid w:val="00DB2B8A"/>
    <w:rsid w:val="00DB32A7"/>
    <w:rsid w:val="00DB33B8"/>
    <w:rsid w:val="00DB3C2A"/>
    <w:rsid w:val="00DB4911"/>
    <w:rsid w:val="00DB579B"/>
    <w:rsid w:val="00DB64BB"/>
    <w:rsid w:val="00DB65AC"/>
    <w:rsid w:val="00DB69F2"/>
    <w:rsid w:val="00DB7E25"/>
    <w:rsid w:val="00DC081B"/>
    <w:rsid w:val="00DC0B38"/>
    <w:rsid w:val="00DC0D9E"/>
    <w:rsid w:val="00DC1037"/>
    <w:rsid w:val="00DC1AC1"/>
    <w:rsid w:val="00DC247F"/>
    <w:rsid w:val="00DC30B7"/>
    <w:rsid w:val="00DC3953"/>
    <w:rsid w:val="00DC3AA3"/>
    <w:rsid w:val="00DC3AF7"/>
    <w:rsid w:val="00DC4D6D"/>
    <w:rsid w:val="00DC6551"/>
    <w:rsid w:val="00DC6657"/>
    <w:rsid w:val="00DC7A89"/>
    <w:rsid w:val="00DC7B6F"/>
    <w:rsid w:val="00DD0009"/>
    <w:rsid w:val="00DD1518"/>
    <w:rsid w:val="00DD1AB1"/>
    <w:rsid w:val="00DD1FCA"/>
    <w:rsid w:val="00DD2406"/>
    <w:rsid w:val="00DD2C44"/>
    <w:rsid w:val="00DD72CC"/>
    <w:rsid w:val="00DD7485"/>
    <w:rsid w:val="00DD7C13"/>
    <w:rsid w:val="00DE0739"/>
    <w:rsid w:val="00DE1662"/>
    <w:rsid w:val="00DE1CC6"/>
    <w:rsid w:val="00DE2009"/>
    <w:rsid w:val="00DE2CB1"/>
    <w:rsid w:val="00DE44B3"/>
    <w:rsid w:val="00DE5B2F"/>
    <w:rsid w:val="00DE6BAB"/>
    <w:rsid w:val="00DE7532"/>
    <w:rsid w:val="00DE78A9"/>
    <w:rsid w:val="00DF1808"/>
    <w:rsid w:val="00DF1E48"/>
    <w:rsid w:val="00DF201F"/>
    <w:rsid w:val="00DF205D"/>
    <w:rsid w:val="00DF2B73"/>
    <w:rsid w:val="00DF3096"/>
    <w:rsid w:val="00DF3910"/>
    <w:rsid w:val="00DF5640"/>
    <w:rsid w:val="00DF6FEE"/>
    <w:rsid w:val="00DF7893"/>
    <w:rsid w:val="00E00476"/>
    <w:rsid w:val="00E004D3"/>
    <w:rsid w:val="00E00D95"/>
    <w:rsid w:val="00E01324"/>
    <w:rsid w:val="00E021D2"/>
    <w:rsid w:val="00E0672E"/>
    <w:rsid w:val="00E07F8B"/>
    <w:rsid w:val="00E1018A"/>
    <w:rsid w:val="00E10983"/>
    <w:rsid w:val="00E10A48"/>
    <w:rsid w:val="00E10B2F"/>
    <w:rsid w:val="00E12B7C"/>
    <w:rsid w:val="00E13708"/>
    <w:rsid w:val="00E139A1"/>
    <w:rsid w:val="00E14BEE"/>
    <w:rsid w:val="00E16A44"/>
    <w:rsid w:val="00E16E63"/>
    <w:rsid w:val="00E21081"/>
    <w:rsid w:val="00E219A6"/>
    <w:rsid w:val="00E21E80"/>
    <w:rsid w:val="00E22AAD"/>
    <w:rsid w:val="00E23335"/>
    <w:rsid w:val="00E233A1"/>
    <w:rsid w:val="00E23B69"/>
    <w:rsid w:val="00E255BA"/>
    <w:rsid w:val="00E2566D"/>
    <w:rsid w:val="00E26508"/>
    <w:rsid w:val="00E26B7E"/>
    <w:rsid w:val="00E26EB3"/>
    <w:rsid w:val="00E27370"/>
    <w:rsid w:val="00E30242"/>
    <w:rsid w:val="00E30A32"/>
    <w:rsid w:val="00E3103B"/>
    <w:rsid w:val="00E320CE"/>
    <w:rsid w:val="00E3357D"/>
    <w:rsid w:val="00E34EC1"/>
    <w:rsid w:val="00E34F96"/>
    <w:rsid w:val="00E356AB"/>
    <w:rsid w:val="00E4035C"/>
    <w:rsid w:val="00E40BD3"/>
    <w:rsid w:val="00E41644"/>
    <w:rsid w:val="00E4185C"/>
    <w:rsid w:val="00E41C3E"/>
    <w:rsid w:val="00E42028"/>
    <w:rsid w:val="00E420C2"/>
    <w:rsid w:val="00E4246F"/>
    <w:rsid w:val="00E429D0"/>
    <w:rsid w:val="00E4366A"/>
    <w:rsid w:val="00E43C33"/>
    <w:rsid w:val="00E44322"/>
    <w:rsid w:val="00E44F4F"/>
    <w:rsid w:val="00E5175A"/>
    <w:rsid w:val="00E5219D"/>
    <w:rsid w:val="00E5266E"/>
    <w:rsid w:val="00E5346E"/>
    <w:rsid w:val="00E53D3F"/>
    <w:rsid w:val="00E54646"/>
    <w:rsid w:val="00E54B00"/>
    <w:rsid w:val="00E56A2E"/>
    <w:rsid w:val="00E6069F"/>
    <w:rsid w:val="00E61080"/>
    <w:rsid w:val="00E610AB"/>
    <w:rsid w:val="00E61391"/>
    <w:rsid w:val="00E629F3"/>
    <w:rsid w:val="00E62EC0"/>
    <w:rsid w:val="00E636CD"/>
    <w:rsid w:val="00E6537F"/>
    <w:rsid w:val="00E65DF6"/>
    <w:rsid w:val="00E66D4F"/>
    <w:rsid w:val="00E673F6"/>
    <w:rsid w:val="00E70509"/>
    <w:rsid w:val="00E705EE"/>
    <w:rsid w:val="00E707F2"/>
    <w:rsid w:val="00E708EE"/>
    <w:rsid w:val="00E728A1"/>
    <w:rsid w:val="00E734A9"/>
    <w:rsid w:val="00E73BCF"/>
    <w:rsid w:val="00E74C94"/>
    <w:rsid w:val="00E74FE9"/>
    <w:rsid w:val="00E7577F"/>
    <w:rsid w:val="00E81062"/>
    <w:rsid w:val="00E81208"/>
    <w:rsid w:val="00E81E76"/>
    <w:rsid w:val="00E85713"/>
    <w:rsid w:val="00E86E03"/>
    <w:rsid w:val="00E8769E"/>
    <w:rsid w:val="00E90226"/>
    <w:rsid w:val="00E9050E"/>
    <w:rsid w:val="00E919B3"/>
    <w:rsid w:val="00E93891"/>
    <w:rsid w:val="00E93ADF"/>
    <w:rsid w:val="00E93F3F"/>
    <w:rsid w:val="00E947D2"/>
    <w:rsid w:val="00E9566B"/>
    <w:rsid w:val="00E96902"/>
    <w:rsid w:val="00E976BA"/>
    <w:rsid w:val="00E97BD9"/>
    <w:rsid w:val="00EA11C9"/>
    <w:rsid w:val="00EA13D4"/>
    <w:rsid w:val="00EA1802"/>
    <w:rsid w:val="00EA2D25"/>
    <w:rsid w:val="00EA2D7B"/>
    <w:rsid w:val="00EA2FBE"/>
    <w:rsid w:val="00EA3473"/>
    <w:rsid w:val="00EA37ED"/>
    <w:rsid w:val="00EA4102"/>
    <w:rsid w:val="00EA4B59"/>
    <w:rsid w:val="00EA5019"/>
    <w:rsid w:val="00EA5D8D"/>
    <w:rsid w:val="00EA6BA3"/>
    <w:rsid w:val="00EA703C"/>
    <w:rsid w:val="00EA7236"/>
    <w:rsid w:val="00EB0F75"/>
    <w:rsid w:val="00EB1DB1"/>
    <w:rsid w:val="00EB23FC"/>
    <w:rsid w:val="00EB24BB"/>
    <w:rsid w:val="00EB40D7"/>
    <w:rsid w:val="00EB40E7"/>
    <w:rsid w:val="00EB41DF"/>
    <w:rsid w:val="00EB6C6E"/>
    <w:rsid w:val="00EB76C5"/>
    <w:rsid w:val="00EB7D5B"/>
    <w:rsid w:val="00EC1088"/>
    <w:rsid w:val="00EC1D40"/>
    <w:rsid w:val="00EC3D6B"/>
    <w:rsid w:val="00EC4073"/>
    <w:rsid w:val="00EC44F0"/>
    <w:rsid w:val="00EC4A4A"/>
    <w:rsid w:val="00EC5518"/>
    <w:rsid w:val="00EC688E"/>
    <w:rsid w:val="00EC7974"/>
    <w:rsid w:val="00EC7A02"/>
    <w:rsid w:val="00EC7DD7"/>
    <w:rsid w:val="00ED0913"/>
    <w:rsid w:val="00ED1B66"/>
    <w:rsid w:val="00ED2DE0"/>
    <w:rsid w:val="00ED2FE6"/>
    <w:rsid w:val="00ED3D62"/>
    <w:rsid w:val="00ED408F"/>
    <w:rsid w:val="00ED4E04"/>
    <w:rsid w:val="00ED5610"/>
    <w:rsid w:val="00ED5F07"/>
    <w:rsid w:val="00ED7296"/>
    <w:rsid w:val="00EE0045"/>
    <w:rsid w:val="00EE0115"/>
    <w:rsid w:val="00EE0F55"/>
    <w:rsid w:val="00EE1798"/>
    <w:rsid w:val="00EE1F61"/>
    <w:rsid w:val="00EE2378"/>
    <w:rsid w:val="00EE378C"/>
    <w:rsid w:val="00EE56CC"/>
    <w:rsid w:val="00EE5D0D"/>
    <w:rsid w:val="00EE683F"/>
    <w:rsid w:val="00EE6B5C"/>
    <w:rsid w:val="00EE7F55"/>
    <w:rsid w:val="00EF03D7"/>
    <w:rsid w:val="00EF0937"/>
    <w:rsid w:val="00EF0A04"/>
    <w:rsid w:val="00EF0AA5"/>
    <w:rsid w:val="00EF1D3F"/>
    <w:rsid w:val="00EF1D9F"/>
    <w:rsid w:val="00EF2DBA"/>
    <w:rsid w:val="00EF35A5"/>
    <w:rsid w:val="00EF371B"/>
    <w:rsid w:val="00EF42CA"/>
    <w:rsid w:val="00EF5E1F"/>
    <w:rsid w:val="00EF613A"/>
    <w:rsid w:val="00EF6E95"/>
    <w:rsid w:val="00EF6F65"/>
    <w:rsid w:val="00F015AB"/>
    <w:rsid w:val="00F01646"/>
    <w:rsid w:val="00F01BC3"/>
    <w:rsid w:val="00F02A89"/>
    <w:rsid w:val="00F04150"/>
    <w:rsid w:val="00F04223"/>
    <w:rsid w:val="00F04A9B"/>
    <w:rsid w:val="00F05651"/>
    <w:rsid w:val="00F05B73"/>
    <w:rsid w:val="00F0650F"/>
    <w:rsid w:val="00F07448"/>
    <w:rsid w:val="00F074A3"/>
    <w:rsid w:val="00F1189C"/>
    <w:rsid w:val="00F13708"/>
    <w:rsid w:val="00F13C6C"/>
    <w:rsid w:val="00F1509B"/>
    <w:rsid w:val="00F17877"/>
    <w:rsid w:val="00F2071C"/>
    <w:rsid w:val="00F213C5"/>
    <w:rsid w:val="00F218AF"/>
    <w:rsid w:val="00F22016"/>
    <w:rsid w:val="00F22D34"/>
    <w:rsid w:val="00F23477"/>
    <w:rsid w:val="00F236F1"/>
    <w:rsid w:val="00F23E5F"/>
    <w:rsid w:val="00F23F3D"/>
    <w:rsid w:val="00F24838"/>
    <w:rsid w:val="00F24C7E"/>
    <w:rsid w:val="00F24FA2"/>
    <w:rsid w:val="00F2541D"/>
    <w:rsid w:val="00F256C8"/>
    <w:rsid w:val="00F2733E"/>
    <w:rsid w:val="00F30A1A"/>
    <w:rsid w:val="00F32C04"/>
    <w:rsid w:val="00F32C97"/>
    <w:rsid w:val="00F3394A"/>
    <w:rsid w:val="00F34717"/>
    <w:rsid w:val="00F35191"/>
    <w:rsid w:val="00F359C3"/>
    <w:rsid w:val="00F4329F"/>
    <w:rsid w:val="00F43458"/>
    <w:rsid w:val="00F44D91"/>
    <w:rsid w:val="00F46800"/>
    <w:rsid w:val="00F469E6"/>
    <w:rsid w:val="00F47DF6"/>
    <w:rsid w:val="00F47F76"/>
    <w:rsid w:val="00F5011F"/>
    <w:rsid w:val="00F50E93"/>
    <w:rsid w:val="00F51F07"/>
    <w:rsid w:val="00F52967"/>
    <w:rsid w:val="00F52C17"/>
    <w:rsid w:val="00F54C84"/>
    <w:rsid w:val="00F5523D"/>
    <w:rsid w:val="00F55D7D"/>
    <w:rsid w:val="00F55EA7"/>
    <w:rsid w:val="00F5609A"/>
    <w:rsid w:val="00F56396"/>
    <w:rsid w:val="00F57B65"/>
    <w:rsid w:val="00F61796"/>
    <w:rsid w:val="00F64E6D"/>
    <w:rsid w:val="00F65ED5"/>
    <w:rsid w:val="00F65F47"/>
    <w:rsid w:val="00F67496"/>
    <w:rsid w:val="00F67D3A"/>
    <w:rsid w:val="00F70294"/>
    <w:rsid w:val="00F71C8C"/>
    <w:rsid w:val="00F71FEF"/>
    <w:rsid w:val="00F7200F"/>
    <w:rsid w:val="00F7266C"/>
    <w:rsid w:val="00F72BBC"/>
    <w:rsid w:val="00F730F2"/>
    <w:rsid w:val="00F73359"/>
    <w:rsid w:val="00F73C52"/>
    <w:rsid w:val="00F7509E"/>
    <w:rsid w:val="00F750BA"/>
    <w:rsid w:val="00F75F20"/>
    <w:rsid w:val="00F76012"/>
    <w:rsid w:val="00F768B5"/>
    <w:rsid w:val="00F77619"/>
    <w:rsid w:val="00F82A75"/>
    <w:rsid w:val="00F839EE"/>
    <w:rsid w:val="00F83E27"/>
    <w:rsid w:val="00F84302"/>
    <w:rsid w:val="00F84659"/>
    <w:rsid w:val="00F847F4"/>
    <w:rsid w:val="00F8505B"/>
    <w:rsid w:val="00F85185"/>
    <w:rsid w:val="00F85B21"/>
    <w:rsid w:val="00F85FCC"/>
    <w:rsid w:val="00F868DC"/>
    <w:rsid w:val="00F90475"/>
    <w:rsid w:val="00F928BC"/>
    <w:rsid w:val="00F93637"/>
    <w:rsid w:val="00F949E8"/>
    <w:rsid w:val="00F94D4E"/>
    <w:rsid w:val="00F95829"/>
    <w:rsid w:val="00F965AE"/>
    <w:rsid w:val="00F96ADE"/>
    <w:rsid w:val="00F96F24"/>
    <w:rsid w:val="00F96FB1"/>
    <w:rsid w:val="00F97380"/>
    <w:rsid w:val="00FA0484"/>
    <w:rsid w:val="00FA1010"/>
    <w:rsid w:val="00FA1922"/>
    <w:rsid w:val="00FA2699"/>
    <w:rsid w:val="00FA2848"/>
    <w:rsid w:val="00FA4299"/>
    <w:rsid w:val="00FA4932"/>
    <w:rsid w:val="00FA4CBA"/>
    <w:rsid w:val="00FA5AE3"/>
    <w:rsid w:val="00FB0A80"/>
    <w:rsid w:val="00FB0A89"/>
    <w:rsid w:val="00FB2717"/>
    <w:rsid w:val="00FB3E6D"/>
    <w:rsid w:val="00FB3EBD"/>
    <w:rsid w:val="00FB5F8C"/>
    <w:rsid w:val="00FB6472"/>
    <w:rsid w:val="00FB6E9F"/>
    <w:rsid w:val="00FB7DEB"/>
    <w:rsid w:val="00FC0A66"/>
    <w:rsid w:val="00FC1137"/>
    <w:rsid w:val="00FC3EF0"/>
    <w:rsid w:val="00FC4509"/>
    <w:rsid w:val="00FC71D0"/>
    <w:rsid w:val="00FC7884"/>
    <w:rsid w:val="00FC7DAF"/>
    <w:rsid w:val="00FD099A"/>
    <w:rsid w:val="00FD150E"/>
    <w:rsid w:val="00FD1BF2"/>
    <w:rsid w:val="00FD2CB7"/>
    <w:rsid w:val="00FD493F"/>
    <w:rsid w:val="00FD50F1"/>
    <w:rsid w:val="00FD5519"/>
    <w:rsid w:val="00FD68C9"/>
    <w:rsid w:val="00FD7801"/>
    <w:rsid w:val="00FD7CD1"/>
    <w:rsid w:val="00FE08FB"/>
    <w:rsid w:val="00FE0BFA"/>
    <w:rsid w:val="00FE1560"/>
    <w:rsid w:val="00FE227E"/>
    <w:rsid w:val="00FE2314"/>
    <w:rsid w:val="00FE46C6"/>
    <w:rsid w:val="00FF046F"/>
    <w:rsid w:val="00FF0B1D"/>
    <w:rsid w:val="00FF0E1F"/>
    <w:rsid w:val="00FF25C8"/>
    <w:rsid w:val="00FF4056"/>
    <w:rsid w:val="00FF6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2E095"/>
  <w15:chartTrackingRefBased/>
  <w15:docId w15:val="{E963A33A-4451-4D99-8DBC-97FDE6B1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MU Bright" w:eastAsiaTheme="minorHAnsi" w:hAnsi="CMU Bright" w:cstheme="majorHAnsi"/>
        <w:bCs/>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2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0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48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53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585"/>
    <w:pPr>
      <w:ind w:left="720"/>
      <w:contextualSpacing/>
    </w:pPr>
  </w:style>
  <w:style w:type="character" w:customStyle="1" w:styleId="Heading1Char">
    <w:name w:val="Heading 1 Char"/>
    <w:basedOn w:val="DefaultParagraphFont"/>
    <w:link w:val="Heading1"/>
    <w:uiPriority w:val="9"/>
    <w:rsid w:val="00812A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2AB9"/>
    <w:pPr>
      <w:outlineLvl w:val="9"/>
    </w:pPr>
  </w:style>
  <w:style w:type="character" w:customStyle="1" w:styleId="Heading2Char">
    <w:name w:val="Heading 2 Char"/>
    <w:basedOn w:val="DefaultParagraphFont"/>
    <w:link w:val="Heading2"/>
    <w:uiPriority w:val="9"/>
    <w:rsid w:val="003E00A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741C0"/>
    <w:pPr>
      <w:spacing w:after="100"/>
    </w:pPr>
  </w:style>
  <w:style w:type="paragraph" w:styleId="TOC2">
    <w:name w:val="toc 2"/>
    <w:basedOn w:val="Normal"/>
    <w:next w:val="Normal"/>
    <w:autoRedefine/>
    <w:uiPriority w:val="39"/>
    <w:unhideWhenUsed/>
    <w:rsid w:val="00D741C0"/>
    <w:pPr>
      <w:spacing w:after="100"/>
      <w:ind w:left="220"/>
    </w:pPr>
  </w:style>
  <w:style w:type="character" w:styleId="Hyperlink">
    <w:name w:val="Hyperlink"/>
    <w:basedOn w:val="DefaultParagraphFont"/>
    <w:uiPriority w:val="99"/>
    <w:unhideWhenUsed/>
    <w:rsid w:val="00D741C0"/>
    <w:rPr>
      <w:color w:val="0563C1" w:themeColor="hyperlink"/>
      <w:u w:val="single"/>
    </w:rPr>
  </w:style>
  <w:style w:type="character" w:customStyle="1" w:styleId="Heading3Char">
    <w:name w:val="Heading 3 Char"/>
    <w:basedOn w:val="DefaultParagraphFont"/>
    <w:link w:val="Heading3"/>
    <w:uiPriority w:val="9"/>
    <w:rsid w:val="003748E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21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213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13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5E2D7E"/>
    <w:pPr>
      <w:spacing w:after="100"/>
      <w:ind w:left="440"/>
    </w:pPr>
  </w:style>
  <w:style w:type="character" w:styleId="CommentReference">
    <w:name w:val="annotation reference"/>
    <w:basedOn w:val="DefaultParagraphFont"/>
    <w:uiPriority w:val="99"/>
    <w:semiHidden/>
    <w:unhideWhenUsed/>
    <w:rsid w:val="00452948"/>
    <w:rPr>
      <w:sz w:val="16"/>
      <w:szCs w:val="16"/>
    </w:rPr>
  </w:style>
  <w:style w:type="paragraph" w:styleId="CommentText">
    <w:name w:val="annotation text"/>
    <w:basedOn w:val="Normal"/>
    <w:link w:val="CommentTextChar"/>
    <w:uiPriority w:val="99"/>
    <w:semiHidden/>
    <w:unhideWhenUsed/>
    <w:rsid w:val="00452948"/>
    <w:pPr>
      <w:spacing w:line="240" w:lineRule="auto"/>
    </w:pPr>
    <w:rPr>
      <w:sz w:val="20"/>
      <w:szCs w:val="20"/>
    </w:rPr>
  </w:style>
  <w:style w:type="character" w:customStyle="1" w:styleId="CommentTextChar">
    <w:name w:val="Comment Text Char"/>
    <w:basedOn w:val="DefaultParagraphFont"/>
    <w:link w:val="CommentText"/>
    <w:uiPriority w:val="99"/>
    <w:semiHidden/>
    <w:rsid w:val="00452948"/>
    <w:rPr>
      <w:sz w:val="20"/>
      <w:szCs w:val="20"/>
    </w:rPr>
  </w:style>
  <w:style w:type="paragraph" w:styleId="CommentSubject">
    <w:name w:val="annotation subject"/>
    <w:basedOn w:val="CommentText"/>
    <w:next w:val="CommentText"/>
    <w:link w:val="CommentSubjectChar"/>
    <w:uiPriority w:val="99"/>
    <w:semiHidden/>
    <w:unhideWhenUsed/>
    <w:rsid w:val="00452948"/>
    <w:rPr>
      <w:b/>
    </w:rPr>
  </w:style>
  <w:style w:type="character" w:customStyle="1" w:styleId="CommentSubjectChar">
    <w:name w:val="Comment Subject Char"/>
    <w:basedOn w:val="CommentTextChar"/>
    <w:link w:val="CommentSubject"/>
    <w:uiPriority w:val="99"/>
    <w:semiHidden/>
    <w:rsid w:val="00452948"/>
    <w:rPr>
      <w:b/>
      <w:sz w:val="20"/>
      <w:szCs w:val="20"/>
    </w:rPr>
  </w:style>
  <w:style w:type="paragraph" w:styleId="BalloonText">
    <w:name w:val="Balloon Text"/>
    <w:basedOn w:val="Normal"/>
    <w:link w:val="BalloonTextChar"/>
    <w:uiPriority w:val="99"/>
    <w:semiHidden/>
    <w:unhideWhenUsed/>
    <w:rsid w:val="004529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2948"/>
    <w:rPr>
      <w:rFonts w:ascii="Segoe UI" w:hAnsi="Segoe UI" w:cs="Segoe UI"/>
      <w:sz w:val="18"/>
      <w:szCs w:val="18"/>
    </w:rPr>
  </w:style>
  <w:style w:type="paragraph" w:styleId="Header">
    <w:name w:val="header"/>
    <w:basedOn w:val="Normal"/>
    <w:link w:val="HeaderChar"/>
    <w:uiPriority w:val="99"/>
    <w:unhideWhenUsed/>
    <w:rsid w:val="00130411"/>
    <w:pPr>
      <w:tabs>
        <w:tab w:val="center" w:pos="4703"/>
        <w:tab w:val="right" w:pos="9406"/>
      </w:tabs>
      <w:spacing w:after="0" w:line="240" w:lineRule="auto"/>
    </w:pPr>
  </w:style>
  <w:style w:type="character" w:customStyle="1" w:styleId="HeaderChar">
    <w:name w:val="Header Char"/>
    <w:basedOn w:val="DefaultParagraphFont"/>
    <w:link w:val="Header"/>
    <w:uiPriority w:val="99"/>
    <w:rsid w:val="00130411"/>
  </w:style>
  <w:style w:type="paragraph" w:styleId="Footer">
    <w:name w:val="footer"/>
    <w:basedOn w:val="Normal"/>
    <w:link w:val="FooterChar"/>
    <w:uiPriority w:val="99"/>
    <w:unhideWhenUsed/>
    <w:rsid w:val="00130411"/>
    <w:pPr>
      <w:tabs>
        <w:tab w:val="center" w:pos="4703"/>
        <w:tab w:val="right" w:pos="9406"/>
      </w:tabs>
      <w:spacing w:after="0" w:line="240" w:lineRule="auto"/>
    </w:pPr>
  </w:style>
  <w:style w:type="character" w:customStyle="1" w:styleId="FooterChar">
    <w:name w:val="Footer Char"/>
    <w:basedOn w:val="DefaultParagraphFont"/>
    <w:link w:val="Footer"/>
    <w:uiPriority w:val="99"/>
    <w:rsid w:val="00130411"/>
  </w:style>
  <w:style w:type="paragraph" w:styleId="NormalWeb">
    <w:name w:val="Normal (Web)"/>
    <w:basedOn w:val="Normal"/>
    <w:uiPriority w:val="99"/>
    <w:semiHidden/>
    <w:unhideWhenUsed/>
    <w:rsid w:val="00ED2FE6"/>
    <w:pPr>
      <w:spacing w:before="100" w:beforeAutospacing="1" w:after="100" w:afterAutospacing="1" w:line="240" w:lineRule="auto"/>
    </w:pPr>
    <w:rPr>
      <w:rFonts w:ascii="Times New Roman" w:eastAsia="Times New Roman" w:hAnsi="Times New Roman" w:cs="Times New Roman"/>
      <w:bCs w:val="0"/>
      <w:sz w:val="24"/>
      <w:szCs w:val="24"/>
      <w:lang w:eastAsia="zh-CN"/>
    </w:rPr>
  </w:style>
  <w:style w:type="paragraph" w:styleId="Bibliography">
    <w:name w:val="Bibliography"/>
    <w:basedOn w:val="Normal"/>
    <w:next w:val="Normal"/>
    <w:uiPriority w:val="37"/>
    <w:unhideWhenUsed/>
    <w:rsid w:val="00422F76"/>
  </w:style>
  <w:style w:type="paragraph" w:styleId="Caption">
    <w:name w:val="caption"/>
    <w:basedOn w:val="Normal"/>
    <w:next w:val="Normal"/>
    <w:uiPriority w:val="35"/>
    <w:unhideWhenUsed/>
    <w:qFormat/>
    <w:rsid w:val="001E615D"/>
    <w:pPr>
      <w:spacing w:line="240" w:lineRule="auto"/>
    </w:pPr>
    <w:rPr>
      <w:i/>
      <w:iCs/>
      <w:color w:val="44546A" w:themeColor="text2"/>
      <w:sz w:val="18"/>
      <w:szCs w:val="18"/>
    </w:rPr>
  </w:style>
  <w:style w:type="character" w:styleId="PlaceholderText">
    <w:name w:val="Placeholder Text"/>
    <w:basedOn w:val="DefaultParagraphFont"/>
    <w:uiPriority w:val="99"/>
    <w:semiHidden/>
    <w:rsid w:val="00E00476"/>
    <w:rPr>
      <w:color w:val="808080"/>
    </w:rPr>
  </w:style>
  <w:style w:type="paragraph" w:styleId="TableofFigures">
    <w:name w:val="table of figures"/>
    <w:basedOn w:val="Normal"/>
    <w:next w:val="Normal"/>
    <w:uiPriority w:val="99"/>
    <w:unhideWhenUsed/>
    <w:rsid w:val="00F50E93"/>
    <w:pPr>
      <w:spacing w:after="0"/>
    </w:pPr>
  </w:style>
  <w:style w:type="character" w:customStyle="1" w:styleId="Heading4Char">
    <w:name w:val="Heading 4 Char"/>
    <w:basedOn w:val="DefaultParagraphFont"/>
    <w:link w:val="Heading4"/>
    <w:uiPriority w:val="9"/>
    <w:rsid w:val="00E6537F"/>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6211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869">
      <w:bodyDiv w:val="1"/>
      <w:marLeft w:val="0"/>
      <w:marRight w:val="0"/>
      <w:marTop w:val="0"/>
      <w:marBottom w:val="0"/>
      <w:divBdr>
        <w:top w:val="none" w:sz="0" w:space="0" w:color="auto"/>
        <w:left w:val="none" w:sz="0" w:space="0" w:color="auto"/>
        <w:bottom w:val="none" w:sz="0" w:space="0" w:color="auto"/>
        <w:right w:val="none" w:sz="0" w:space="0" w:color="auto"/>
      </w:divBdr>
    </w:div>
    <w:div w:id="3168059">
      <w:bodyDiv w:val="1"/>
      <w:marLeft w:val="0"/>
      <w:marRight w:val="0"/>
      <w:marTop w:val="0"/>
      <w:marBottom w:val="0"/>
      <w:divBdr>
        <w:top w:val="none" w:sz="0" w:space="0" w:color="auto"/>
        <w:left w:val="none" w:sz="0" w:space="0" w:color="auto"/>
        <w:bottom w:val="none" w:sz="0" w:space="0" w:color="auto"/>
        <w:right w:val="none" w:sz="0" w:space="0" w:color="auto"/>
      </w:divBdr>
    </w:div>
    <w:div w:id="3169984">
      <w:bodyDiv w:val="1"/>
      <w:marLeft w:val="0"/>
      <w:marRight w:val="0"/>
      <w:marTop w:val="0"/>
      <w:marBottom w:val="0"/>
      <w:divBdr>
        <w:top w:val="none" w:sz="0" w:space="0" w:color="auto"/>
        <w:left w:val="none" w:sz="0" w:space="0" w:color="auto"/>
        <w:bottom w:val="none" w:sz="0" w:space="0" w:color="auto"/>
        <w:right w:val="none" w:sz="0" w:space="0" w:color="auto"/>
      </w:divBdr>
    </w:div>
    <w:div w:id="6257064">
      <w:bodyDiv w:val="1"/>
      <w:marLeft w:val="0"/>
      <w:marRight w:val="0"/>
      <w:marTop w:val="0"/>
      <w:marBottom w:val="0"/>
      <w:divBdr>
        <w:top w:val="none" w:sz="0" w:space="0" w:color="auto"/>
        <w:left w:val="none" w:sz="0" w:space="0" w:color="auto"/>
        <w:bottom w:val="none" w:sz="0" w:space="0" w:color="auto"/>
        <w:right w:val="none" w:sz="0" w:space="0" w:color="auto"/>
      </w:divBdr>
    </w:div>
    <w:div w:id="7174365">
      <w:bodyDiv w:val="1"/>
      <w:marLeft w:val="0"/>
      <w:marRight w:val="0"/>
      <w:marTop w:val="0"/>
      <w:marBottom w:val="0"/>
      <w:divBdr>
        <w:top w:val="none" w:sz="0" w:space="0" w:color="auto"/>
        <w:left w:val="none" w:sz="0" w:space="0" w:color="auto"/>
        <w:bottom w:val="none" w:sz="0" w:space="0" w:color="auto"/>
        <w:right w:val="none" w:sz="0" w:space="0" w:color="auto"/>
      </w:divBdr>
    </w:div>
    <w:div w:id="7417178">
      <w:bodyDiv w:val="1"/>
      <w:marLeft w:val="0"/>
      <w:marRight w:val="0"/>
      <w:marTop w:val="0"/>
      <w:marBottom w:val="0"/>
      <w:divBdr>
        <w:top w:val="none" w:sz="0" w:space="0" w:color="auto"/>
        <w:left w:val="none" w:sz="0" w:space="0" w:color="auto"/>
        <w:bottom w:val="none" w:sz="0" w:space="0" w:color="auto"/>
        <w:right w:val="none" w:sz="0" w:space="0" w:color="auto"/>
      </w:divBdr>
    </w:div>
    <w:div w:id="9453349">
      <w:bodyDiv w:val="1"/>
      <w:marLeft w:val="0"/>
      <w:marRight w:val="0"/>
      <w:marTop w:val="0"/>
      <w:marBottom w:val="0"/>
      <w:divBdr>
        <w:top w:val="none" w:sz="0" w:space="0" w:color="auto"/>
        <w:left w:val="none" w:sz="0" w:space="0" w:color="auto"/>
        <w:bottom w:val="none" w:sz="0" w:space="0" w:color="auto"/>
        <w:right w:val="none" w:sz="0" w:space="0" w:color="auto"/>
      </w:divBdr>
    </w:div>
    <w:div w:id="13194972">
      <w:bodyDiv w:val="1"/>
      <w:marLeft w:val="0"/>
      <w:marRight w:val="0"/>
      <w:marTop w:val="0"/>
      <w:marBottom w:val="0"/>
      <w:divBdr>
        <w:top w:val="none" w:sz="0" w:space="0" w:color="auto"/>
        <w:left w:val="none" w:sz="0" w:space="0" w:color="auto"/>
        <w:bottom w:val="none" w:sz="0" w:space="0" w:color="auto"/>
        <w:right w:val="none" w:sz="0" w:space="0" w:color="auto"/>
      </w:divBdr>
    </w:div>
    <w:div w:id="13776383">
      <w:bodyDiv w:val="1"/>
      <w:marLeft w:val="0"/>
      <w:marRight w:val="0"/>
      <w:marTop w:val="0"/>
      <w:marBottom w:val="0"/>
      <w:divBdr>
        <w:top w:val="none" w:sz="0" w:space="0" w:color="auto"/>
        <w:left w:val="none" w:sz="0" w:space="0" w:color="auto"/>
        <w:bottom w:val="none" w:sz="0" w:space="0" w:color="auto"/>
        <w:right w:val="none" w:sz="0" w:space="0" w:color="auto"/>
      </w:divBdr>
    </w:div>
    <w:div w:id="13965290">
      <w:bodyDiv w:val="1"/>
      <w:marLeft w:val="0"/>
      <w:marRight w:val="0"/>
      <w:marTop w:val="0"/>
      <w:marBottom w:val="0"/>
      <w:divBdr>
        <w:top w:val="none" w:sz="0" w:space="0" w:color="auto"/>
        <w:left w:val="none" w:sz="0" w:space="0" w:color="auto"/>
        <w:bottom w:val="none" w:sz="0" w:space="0" w:color="auto"/>
        <w:right w:val="none" w:sz="0" w:space="0" w:color="auto"/>
      </w:divBdr>
    </w:div>
    <w:div w:id="16008888">
      <w:bodyDiv w:val="1"/>
      <w:marLeft w:val="0"/>
      <w:marRight w:val="0"/>
      <w:marTop w:val="0"/>
      <w:marBottom w:val="0"/>
      <w:divBdr>
        <w:top w:val="none" w:sz="0" w:space="0" w:color="auto"/>
        <w:left w:val="none" w:sz="0" w:space="0" w:color="auto"/>
        <w:bottom w:val="none" w:sz="0" w:space="0" w:color="auto"/>
        <w:right w:val="none" w:sz="0" w:space="0" w:color="auto"/>
      </w:divBdr>
    </w:div>
    <w:div w:id="16855719">
      <w:bodyDiv w:val="1"/>
      <w:marLeft w:val="0"/>
      <w:marRight w:val="0"/>
      <w:marTop w:val="0"/>
      <w:marBottom w:val="0"/>
      <w:divBdr>
        <w:top w:val="none" w:sz="0" w:space="0" w:color="auto"/>
        <w:left w:val="none" w:sz="0" w:space="0" w:color="auto"/>
        <w:bottom w:val="none" w:sz="0" w:space="0" w:color="auto"/>
        <w:right w:val="none" w:sz="0" w:space="0" w:color="auto"/>
      </w:divBdr>
    </w:div>
    <w:div w:id="17779768">
      <w:bodyDiv w:val="1"/>
      <w:marLeft w:val="0"/>
      <w:marRight w:val="0"/>
      <w:marTop w:val="0"/>
      <w:marBottom w:val="0"/>
      <w:divBdr>
        <w:top w:val="none" w:sz="0" w:space="0" w:color="auto"/>
        <w:left w:val="none" w:sz="0" w:space="0" w:color="auto"/>
        <w:bottom w:val="none" w:sz="0" w:space="0" w:color="auto"/>
        <w:right w:val="none" w:sz="0" w:space="0" w:color="auto"/>
      </w:divBdr>
    </w:div>
    <w:div w:id="18552756">
      <w:bodyDiv w:val="1"/>
      <w:marLeft w:val="0"/>
      <w:marRight w:val="0"/>
      <w:marTop w:val="0"/>
      <w:marBottom w:val="0"/>
      <w:divBdr>
        <w:top w:val="none" w:sz="0" w:space="0" w:color="auto"/>
        <w:left w:val="none" w:sz="0" w:space="0" w:color="auto"/>
        <w:bottom w:val="none" w:sz="0" w:space="0" w:color="auto"/>
        <w:right w:val="none" w:sz="0" w:space="0" w:color="auto"/>
      </w:divBdr>
    </w:div>
    <w:div w:id="20907684">
      <w:bodyDiv w:val="1"/>
      <w:marLeft w:val="0"/>
      <w:marRight w:val="0"/>
      <w:marTop w:val="0"/>
      <w:marBottom w:val="0"/>
      <w:divBdr>
        <w:top w:val="none" w:sz="0" w:space="0" w:color="auto"/>
        <w:left w:val="none" w:sz="0" w:space="0" w:color="auto"/>
        <w:bottom w:val="none" w:sz="0" w:space="0" w:color="auto"/>
        <w:right w:val="none" w:sz="0" w:space="0" w:color="auto"/>
      </w:divBdr>
    </w:div>
    <w:div w:id="27338434">
      <w:bodyDiv w:val="1"/>
      <w:marLeft w:val="0"/>
      <w:marRight w:val="0"/>
      <w:marTop w:val="0"/>
      <w:marBottom w:val="0"/>
      <w:divBdr>
        <w:top w:val="none" w:sz="0" w:space="0" w:color="auto"/>
        <w:left w:val="none" w:sz="0" w:space="0" w:color="auto"/>
        <w:bottom w:val="none" w:sz="0" w:space="0" w:color="auto"/>
        <w:right w:val="none" w:sz="0" w:space="0" w:color="auto"/>
      </w:divBdr>
    </w:div>
    <w:div w:id="32048483">
      <w:bodyDiv w:val="1"/>
      <w:marLeft w:val="0"/>
      <w:marRight w:val="0"/>
      <w:marTop w:val="0"/>
      <w:marBottom w:val="0"/>
      <w:divBdr>
        <w:top w:val="none" w:sz="0" w:space="0" w:color="auto"/>
        <w:left w:val="none" w:sz="0" w:space="0" w:color="auto"/>
        <w:bottom w:val="none" w:sz="0" w:space="0" w:color="auto"/>
        <w:right w:val="none" w:sz="0" w:space="0" w:color="auto"/>
      </w:divBdr>
    </w:div>
    <w:div w:id="32391635">
      <w:bodyDiv w:val="1"/>
      <w:marLeft w:val="0"/>
      <w:marRight w:val="0"/>
      <w:marTop w:val="0"/>
      <w:marBottom w:val="0"/>
      <w:divBdr>
        <w:top w:val="none" w:sz="0" w:space="0" w:color="auto"/>
        <w:left w:val="none" w:sz="0" w:space="0" w:color="auto"/>
        <w:bottom w:val="none" w:sz="0" w:space="0" w:color="auto"/>
        <w:right w:val="none" w:sz="0" w:space="0" w:color="auto"/>
      </w:divBdr>
    </w:div>
    <w:div w:id="32703861">
      <w:bodyDiv w:val="1"/>
      <w:marLeft w:val="0"/>
      <w:marRight w:val="0"/>
      <w:marTop w:val="0"/>
      <w:marBottom w:val="0"/>
      <w:divBdr>
        <w:top w:val="none" w:sz="0" w:space="0" w:color="auto"/>
        <w:left w:val="none" w:sz="0" w:space="0" w:color="auto"/>
        <w:bottom w:val="none" w:sz="0" w:space="0" w:color="auto"/>
        <w:right w:val="none" w:sz="0" w:space="0" w:color="auto"/>
      </w:divBdr>
    </w:div>
    <w:div w:id="32774041">
      <w:bodyDiv w:val="1"/>
      <w:marLeft w:val="0"/>
      <w:marRight w:val="0"/>
      <w:marTop w:val="0"/>
      <w:marBottom w:val="0"/>
      <w:divBdr>
        <w:top w:val="none" w:sz="0" w:space="0" w:color="auto"/>
        <w:left w:val="none" w:sz="0" w:space="0" w:color="auto"/>
        <w:bottom w:val="none" w:sz="0" w:space="0" w:color="auto"/>
        <w:right w:val="none" w:sz="0" w:space="0" w:color="auto"/>
      </w:divBdr>
    </w:div>
    <w:div w:id="36928145">
      <w:bodyDiv w:val="1"/>
      <w:marLeft w:val="0"/>
      <w:marRight w:val="0"/>
      <w:marTop w:val="0"/>
      <w:marBottom w:val="0"/>
      <w:divBdr>
        <w:top w:val="none" w:sz="0" w:space="0" w:color="auto"/>
        <w:left w:val="none" w:sz="0" w:space="0" w:color="auto"/>
        <w:bottom w:val="none" w:sz="0" w:space="0" w:color="auto"/>
        <w:right w:val="none" w:sz="0" w:space="0" w:color="auto"/>
      </w:divBdr>
    </w:div>
    <w:div w:id="39211851">
      <w:bodyDiv w:val="1"/>
      <w:marLeft w:val="0"/>
      <w:marRight w:val="0"/>
      <w:marTop w:val="0"/>
      <w:marBottom w:val="0"/>
      <w:divBdr>
        <w:top w:val="none" w:sz="0" w:space="0" w:color="auto"/>
        <w:left w:val="none" w:sz="0" w:space="0" w:color="auto"/>
        <w:bottom w:val="none" w:sz="0" w:space="0" w:color="auto"/>
        <w:right w:val="none" w:sz="0" w:space="0" w:color="auto"/>
      </w:divBdr>
    </w:div>
    <w:div w:id="41759784">
      <w:bodyDiv w:val="1"/>
      <w:marLeft w:val="0"/>
      <w:marRight w:val="0"/>
      <w:marTop w:val="0"/>
      <w:marBottom w:val="0"/>
      <w:divBdr>
        <w:top w:val="none" w:sz="0" w:space="0" w:color="auto"/>
        <w:left w:val="none" w:sz="0" w:space="0" w:color="auto"/>
        <w:bottom w:val="none" w:sz="0" w:space="0" w:color="auto"/>
        <w:right w:val="none" w:sz="0" w:space="0" w:color="auto"/>
      </w:divBdr>
    </w:div>
    <w:div w:id="43020876">
      <w:bodyDiv w:val="1"/>
      <w:marLeft w:val="0"/>
      <w:marRight w:val="0"/>
      <w:marTop w:val="0"/>
      <w:marBottom w:val="0"/>
      <w:divBdr>
        <w:top w:val="none" w:sz="0" w:space="0" w:color="auto"/>
        <w:left w:val="none" w:sz="0" w:space="0" w:color="auto"/>
        <w:bottom w:val="none" w:sz="0" w:space="0" w:color="auto"/>
        <w:right w:val="none" w:sz="0" w:space="0" w:color="auto"/>
      </w:divBdr>
    </w:div>
    <w:div w:id="46152652">
      <w:bodyDiv w:val="1"/>
      <w:marLeft w:val="0"/>
      <w:marRight w:val="0"/>
      <w:marTop w:val="0"/>
      <w:marBottom w:val="0"/>
      <w:divBdr>
        <w:top w:val="none" w:sz="0" w:space="0" w:color="auto"/>
        <w:left w:val="none" w:sz="0" w:space="0" w:color="auto"/>
        <w:bottom w:val="none" w:sz="0" w:space="0" w:color="auto"/>
        <w:right w:val="none" w:sz="0" w:space="0" w:color="auto"/>
      </w:divBdr>
    </w:div>
    <w:div w:id="47385536">
      <w:bodyDiv w:val="1"/>
      <w:marLeft w:val="0"/>
      <w:marRight w:val="0"/>
      <w:marTop w:val="0"/>
      <w:marBottom w:val="0"/>
      <w:divBdr>
        <w:top w:val="none" w:sz="0" w:space="0" w:color="auto"/>
        <w:left w:val="none" w:sz="0" w:space="0" w:color="auto"/>
        <w:bottom w:val="none" w:sz="0" w:space="0" w:color="auto"/>
        <w:right w:val="none" w:sz="0" w:space="0" w:color="auto"/>
      </w:divBdr>
    </w:div>
    <w:div w:id="48961816">
      <w:bodyDiv w:val="1"/>
      <w:marLeft w:val="0"/>
      <w:marRight w:val="0"/>
      <w:marTop w:val="0"/>
      <w:marBottom w:val="0"/>
      <w:divBdr>
        <w:top w:val="none" w:sz="0" w:space="0" w:color="auto"/>
        <w:left w:val="none" w:sz="0" w:space="0" w:color="auto"/>
        <w:bottom w:val="none" w:sz="0" w:space="0" w:color="auto"/>
        <w:right w:val="none" w:sz="0" w:space="0" w:color="auto"/>
      </w:divBdr>
    </w:div>
    <w:div w:id="49041686">
      <w:bodyDiv w:val="1"/>
      <w:marLeft w:val="0"/>
      <w:marRight w:val="0"/>
      <w:marTop w:val="0"/>
      <w:marBottom w:val="0"/>
      <w:divBdr>
        <w:top w:val="none" w:sz="0" w:space="0" w:color="auto"/>
        <w:left w:val="none" w:sz="0" w:space="0" w:color="auto"/>
        <w:bottom w:val="none" w:sz="0" w:space="0" w:color="auto"/>
        <w:right w:val="none" w:sz="0" w:space="0" w:color="auto"/>
      </w:divBdr>
    </w:div>
    <w:div w:id="58794760">
      <w:bodyDiv w:val="1"/>
      <w:marLeft w:val="0"/>
      <w:marRight w:val="0"/>
      <w:marTop w:val="0"/>
      <w:marBottom w:val="0"/>
      <w:divBdr>
        <w:top w:val="none" w:sz="0" w:space="0" w:color="auto"/>
        <w:left w:val="none" w:sz="0" w:space="0" w:color="auto"/>
        <w:bottom w:val="none" w:sz="0" w:space="0" w:color="auto"/>
        <w:right w:val="none" w:sz="0" w:space="0" w:color="auto"/>
      </w:divBdr>
    </w:div>
    <w:div w:id="61604498">
      <w:bodyDiv w:val="1"/>
      <w:marLeft w:val="0"/>
      <w:marRight w:val="0"/>
      <w:marTop w:val="0"/>
      <w:marBottom w:val="0"/>
      <w:divBdr>
        <w:top w:val="none" w:sz="0" w:space="0" w:color="auto"/>
        <w:left w:val="none" w:sz="0" w:space="0" w:color="auto"/>
        <w:bottom w:val="none" w:sz="0" w:space="0" w:color="auto"/>
        <w:right w:val="none" w:sz="0" w:space="0" w:color="auto"/>
      </w:divBdr>
    </w:div>
    <w:div w:id="68040168">
      <w:bodyDiv w:val="1"/>
      <w:marLeft w:val="0"/>
      <w:marRight w:val="0"/>
      <w:marTop w:val="0"/>
      <w:marBottom w:val="0"/>
      <w:divBdr>
        <w:top w:val="none" w:sz="0" w:space="0" w:color="auto"/>
        <w:left w:val="none" w:sz="0" w:space="0" w:color="auto"/>
        <w:bottom w:val="none" w:sz="0" w:space="0" w:color="auto"/>
        <w:right w:val="none" w:sz="0" w:space="0" w:color="auto"/>
      </w:divBdr>
    </w:div>
    <w:div w:id="69621303">
      <w:bodyDiv w:val="1"/>
      <w:marLeft w:val="0"/>
      <w:marRight w:val="0"/>
      <w:marTop w:val="0"/>
      <w:marBottom w:val="0"/>
      <w:divBdr>
        <w:top w:val="none" w:sz="0" w:space="0" w:color="auto"/>
        <w:left w:val="none" w:sz="0" w:space="0" w:color="auto"/>
        <w:bottom w:val="none" w:sz="0" w:space="0" w:color="auto"/>
        <w:right w:val="none" w:sz="0" w:space="0" w:color="auto"/>
      </w:divBdr>
    </w:div>
    <w:div w:id="71514409">
      <w:bodyDiv w:val="1"/>
      <w:marLeft w:val="0"/>
      <w:marRight w:val="0"/>
      <w:marTop w:val="0"/>
      <w:marBottom w:val="0"/>
      <w:divBdr>
        <w:top w:val="none" w:sz="0" w:space="0" w:color="auto"/>
        <w:left w:val="none" w:sz="0" w:space="0" w:color="auto"/>
        <w:bottom w:val="none" w:sz="0" w:space="0" w:color="auto"/>
        <w:right w:val="none" w:sz="0" w:space="0" w:color="auto"/>
      </w:divBdr>
    </w:div>
    <w:div w:id="72436791">
      <w:bodyDiv w:val="1"/>
      <w:marLeft w:val="0"/>
      <w:marRight w:val="0"/>
      <w:marTop w:val="0"/>
      <w:marBottom w:val="0"/>
      <w:divBdr>
        <w:top w:val="none" w:sz="0" w:space="0" w:color="auto"/>
        <w:left w:val="none" w:sz="0" w:space="0" w:color="auto"/>
        <w:bottom w:val="none" w:sz="0" w:space="0" w:color="auto"/>
        <w:right w:val="none" w:sz="0" w:space="0" w:color="auto"/>
      </w:divBdr>
    </w:div>
    <w:div w:id="73091753">
      <w:bodyDiv w:val="1"/>
      <w:marLeft w:val="0"/>
      <w:marRight w:val="0"/>
      <w:marTop w:val="0"/>
      <w:marBottom w:val="0"/>
      <w:divBdr>
        <w:top w:val="none" w:sz="0" w:space="0" w:color="auto"/>
        <w:left w:val="none" w:sz="0" w:space="0" w:color="auto"/>
        <w:bottom w:val="none" w:sz="0" w:space="0" w:color="auto"/>
        <w:right w:val="none" w:sz="0" w:space="0" w:color="auto"/>
      </w:divBdr>
    </w:div>
    <w:div w:id="74321661">
      <w:bodyDiv w:val="1"/>
      <w:marLeft w:val="0"/>
      <w:marRight w:val="0"/>
      <w:marTop w:val="0"/>
      <w:marBottom w:val="0"/>
      <w:divBdr>
        <w:top w:val="none" w:sz="0" w:space="0" w:color="auto"/>
        <w:left w:val="none" w:sz="0" w:space="0" w:color="auto"/>
        <w:bottom w:val="none" w:sz="0" w:space="0" w:color="auto"/>
        <w:right w:val="none" w:sz="0" w:space="0" w:color="auto"/>
      </w:divBdr>
    </w:div>
    <w:div w:id="76293416">
      <w:bodyDiv w:val="1"/>
      <w:marLeft w:val="0"/>
      <w:marRight w:val="0"/>
      <w:marTop w:val="0"/>
      <w:marBottom w:val="0"/>
      <w:divBdr>
        <w:top w:val="none" w:sz="0" w:space="0" w:color="auto"/>
        <w:left w:val="none" w:sz="0" w:space="0" w:color="auto"/>
        <w:bottom w:val="none" w:sz="0" w:space="0" w:color="auto"/>
        <w:right w:val="none" w:sz="0" w:space="0" w:color="auto"/>
      </w:divBdr>
    </w:div>
    <w:div w:id="77945539">
      <w:bodyDiv w:val="1"/>
      <w:marLeft w:val="0"/>
      <w:marRight w:val="0"/>
      <w:marTop w:val="0"/>
      <w:marBottom w:val="0"/>
      <w:divBdr>
        <w:top w:val="none" w:sz="0" w:space="0" w:color="auto"/>
        <w:left w:val="none" w:sz="0" w:space="0" w:color="auto"/>
        <w:bottom w:val="none" w:sz="0" w:space="0" w:color="auto"/>
        <w:right w:val="none" w:sz="0" w:space="0" w:color="auto"/>
      </w:divBdr>
    </w:div>
    <w:div w:id="78214146">
      <w:bodyDiv w:val="1"/>
      <w:marLeft w:val="0"/>
      <w:marRight w:val="0"/>
      <w:marTop w:val="0"/>
      <w:marBottom w:val="0"/>
      <w:divBdr>
        <w:top w:val="none" w:sz="0" w:space="0" w:color="auto"/>
        <w:left w:val="none" w:sz="0" w:space="0" w:color="auto"/>
        <w:bottom w:val="none" w:sz="0" w:space="0" w:color="auto"/>
        <w:right w:val="none" w:sz="0" w:space="0" w:color="auto"/>
      </w:divBdr>
    </w:div>
    <w:div w:id="78527105">
      <w:bodyDiv w:val="1"/>
      <w:marLeft w:val="0"/>
      <w:marRight w:val="0"/>
      <w:marTop w:val="0"/>
      <w:marBottom w:val="0"/>
      <w:divBdr>
        <w:top w:val="none" w:sz="0" w:space="0" w:color="auto"/>
        <w:left w:val="none" w:sz="0" w:space="0" w:color="auto"/>
        <w:bottom w:val="none" w:sz="0" w:space="0" w:color="auto"/>
        <w:right w:val="none" w:sz="0" w:space="0" w:color="auto"/>
      </w:divBdr>
    </w:div>
    <w:div w:id="78646844">
      <w:bodyDiv w:val="1"/>
      <w:marLeft w:val="0"/>
      <w:marRight w:val="0"/>
      <w:marTop w:val="0"/>
      <w:marBottom w:val="0"/>
      <w:divBdr>
        <w:top w:val="none" w:sz="0" w:space="0" w:color="auto"/>
        <w:left w:val="none" w:sz="0" w:space="0" w:color="auto"/>
        <w:bottom w:val="none" w:sz="0" w:space="0" w:color="auto"/>
        <w:right w:val="none" w:sz="0" w:space="0" w:color="auto"/>
      </w:divBdr>
    </w:div>
    <w:div w:id="79956135">
      <w:bodyDiv w:val="1"/>
      <w:marLeft w:val="0"/>
      <w:marRight w:val="0"/>
      <w:marTop w:val="0"/>
      <w:marBottom w:val="0"/>
      <w:divBdr>
        <w:top w:val="none" w:sz="0" w:space="0" w:color="auto"/>
        <w:left w:val="none" w:sz="0" w:space="0" w:color="auto"/>
        <w:bottom w:val="none" w:sz="0" w:space="0" w:color="auto"/>
        <w:right w:val="none" w:sz="0" w:space="0" w:color="auto"/>
      </w:divBdr>
    </w:div>
    <w:div w:id="80377736">
      <w:bodyDiv w:val="1"/>
      <w:marLeft w:val="0"/>
      <w:marRight w:val="0"/>
      <w:marTop w:val="0"/>
      <w:marBottom w:val="0"/>
      <w:divBdr>
        <w:top w:val="none" w:sz="0" w:space="0" w:color="auto"/>
        <w:left w:val="none" w:sz="0" w:space="0" w:color="auto"/>
        <w:bottom w:val="none" w:sz="0" w:space="0" w:color="auto"/>
        <w:right w:val="none" w:sz="0" w:space="0" w:color="auto"/>
      </w:divBdr>
    </w:div>
    <w:div w:id="82798517">
      <w:bodyDiv w:val="1"/>
      <w:marLeft w:val="0"/>
      <w:marRight w:val="0"/>
      <w:marTop w:val="0"/>
      <w:marBottom w:val="0"/>
      <w:divBdr>
        <w:top w:val="none" w:sz="0" w:space="0" w:color="auto"/>
        <w:left w:val="none" w:sz="0" w:space="0" w:color="auto"/>
        <w:bottom w:val="none" w:sz="0" w:space="0" w:color="auto"/>
        <w:right w:val="none" w:sz="0" w:space="0" w:color="auto"/>
      </w:divBdr>
    </w:div>
    <w:div w:id="82994280">
      <w:bodyDiv w:val="1"/>
      <w:marLeft w:val="0"/>
      <w:marRight w:val="0"/>
      <w:marTop w:val="0"/>
      <w:marBottom w:val="0"/>
      <w:divBdr>
        <w:top w:val="none" w:sz="0" w:space="0" w:color="auto"/>
        <w:left w:val="none" w:sz="0" w:space="0" w:color="auto"/>
        <w:bottom w:val="none" w:sz="0" w:space="0" w:color="auto"/>
        <w:right w:val="none" w:sz="0" w:space="0" w:color="auto"/>
      </w:divBdr>
    </w:div>
    <w:div w:id="83570698">
      <w:bodyDiv w:val="1"/>
      <w:marLeft w:val="0"/>
      <w:marRight w:val="0"/>
      <w:marTop w:val="0"/>
      <w:marBottom w:val="0"/>
      <w:divBdr>
        <w:top w:val="none" w:sz="0" w:space="0" w:color="auto"/>
        <w:left w:val="none" w:sz="0" w:space="0" w:color="auto"/>
        <w:bottom w:val="none" w:sz="0" w:space="0" w:color="auto"/>
        <w:right w:val="none" w:sz="0" w:space="0" w:color="auto"/>
      </w:divBdr>
    </w:div>
    <w:div w:id="85345048">
      <w:bodyDiv w:val="1"/>
      <w:marLeft w:val="0"/>
      <w:marRight w:val="0"/>
      <w:marTop w:val="0"/>
      <w:marBottom w:val="0"/>
      <w:divBdr>
        <w:top w:val="none" w:sz="0" w:space="0" w:color="auto"/>
        <w:left w:val="none" w:sz="0" w:space="0" w:color="auto"/>
        <w:bottom w:val="none" w:sz="0" w:space="0" w:color="auto"/>
        <w:right w:val="none" w:sz="0" w:space="0" w:color="auto"/>
      </w:divBdr>
    </w:div>
    <w:div w:id="85733481">
      <w:bodyDiv w:val="1"/>
      <w:marLeft w:val="0"/>
      <w:marRight w:val="0"/>
      <w:marTop w:val="0"/>
      <w:marBottom w:val="0"/>
      <w:divBdr>
        <w:top w:val="none" w:sz="0" w:space="0" w:color="auto"/>
        <w:left w:val="none" w:sz="0" w:space="0" w:color="auto"/>
        <w:bottom w:val="none" w:sz="0" w:space="0" w:color="auto"/>
        <w:right w:val="none" w:sz="0" w:space="0" w:color="auto"/>
      </w:divBdr>
    </w:div>
    <w:div w:id="86002963">
      <w:bodyDiv w:val="1"/>
      <w:marLeft w:val="0"/>
      <w:marRight w:val="0"/>
      <w:marTop w:val="0"/>
      <w:marBottom w:val="0"/>
      <w:divBdr>
        <w:top w:val="none" w:sz="0" w:space="0" w:color="auto"/>
        <w:left w:val="none" w:sz="0" w:space="0" w:color="auto"/>
        <w:bottom w:val="none" w:sz="0" w:space="0" w:color="auto"/>
        <w:right w:val="none" w:sz="0" w:space="0" w:color="auto"/>
      </w:divBdr>
    </w:div>
    <w:div w:id="88897036">
      <w:bodyDiv w:val="1"/>
      <w:marLeft w:val="0"/>
      <w:marRight w:val="0"/>
      <w:marTop w:val="0"/>
      <w:marBottom w:val="0"/>
      <w:divBdr>
        <w:top w:val="none" w:sz="0" w:space="0" w:color="auto"/>
        <w:left w:val="none" w:sz="0" w:space="0" w:color="auto"/>
        <w:bottom w:val="none" w:sz="0" w:space="0" w:color="auto"/>
        <w:right w:val="none" w:sz="0" w:space="0" w:color="auto"/>
      </w:divBdr>
    </w:div>
    <w:div w:id="89205777">
      <w:bodyDiv w:val="1"/>
      <w:marLeft w:val="0"/>
      <w:marRight w:val="0"/>
      <w:marTop w:val="0"/>
      <w:marBottom w:val="0"/>
      <w:divBdr>
        <w:top w:val="none" w:sz="0" w:space="0" w:color="auto"/>
        <w:left w:val="none" w:sz="0" w:space="0" w:color="auto"/>
        <w:bottom w:val="none" w:sz="0" w:space="0" w:color="auto"/>
        <w:right w:val="none" w:sz="0" w:space="0" w:color="auto"/>
      </w:divBdr>
    </w:div>
    <w:div w:id="93134370">
      <w:bodyDiv w:val="1"/>
      <w:marLeft w:val="0"/>
      <w:marRight w:val="0"/>
      <w:marTop w:val="0"/>
      <w:marBottom w:val="0"/>
      <w:divBdr>
        <w:top w:val="none" w:sz="0" w:space="0" w:color="auto"/>
        <w:left w:val="none" w:sz="0" w:space="0" w:color="auto"/>
        <w:bottom w:val="none" w:sz="0" w:space="0" w:color="auto"/>
        <w:right w:val="none" w:sz="0" w:space="0" w:color="auto"/>
      </w:divBdr>
    </w:div>
    <w:div w:id="93787144">
      <w:bodyDiv w:val="1"/>
      <w:marLeft w:val="0"/>
      <w:marRight w:val="0"/>
      <w:marTop w:val="0"/>
      <w:marBottom w:val="0"/>
      <w:divBdr>
        <w:top w:val="none" w:sz="0" w:space="0" w:color="auto"/>
        <w:left w:val="none" w:sz="0" w:space="0" w:color="auto"/>
        <w:bottom w:val="none" w:sz="0" w:space="0" w:color="auto"/>
        <w:right w:val="none" w:sz="0" w:space="0" w:color="auto"/>
      </w:divBdr>
    </w:div>
    <w:div w:id="96409795">
      <w:bodyDiv w:val="1"/>
      <w:marLeft w:val="0"/>
      <w:marRight w:val="0"/>
      <w:marTop w:val="0"/>
      <w:marBottom w:val="0"/>
      <w:divBdr>
        <w:top w:val="none" w:sz="0" w:space="0" w:color="auto"/>
        <w:left w:val="none" w:sz="0" w:space="0" w:color="auto"/>
        <w:bottom w:val="none" w:sz="0" w:space="0" w:color="auto"/>
        <w:right w:val="none" w:sz="0" w:space="0" w:color="auto"/>
      </w:divBdr>
    </w:div>
    <w:div w:id="101536232">
      <w:bodyDiv w:val="1"/>
      <w:marLeft w:val="0"/>
      <w:marRight w:val="0"/>
      <w:marTop w:val="0"/>
      <w:marBottom w:val="0"/>
      <w:divBdr>
        <w:top w:val="none" w:sz="0" w:space="0" w:color="auto"/>
        <w:left w:val="none" w:sz="0" w:space="0" w:color="auto"/>
        <w:bottom w:val="none" w:sz="0" w:space="0" w:color="auto"/>
        <w:right w:val="none" w:sz="0" w:space="0" w:color="auto"/>
      </w:divBdr>
    </w:div>
    <w:div w:id="102576570">
      <w:bodyDiv w:val="1"/>
      <w:marLeft w:val="0"/>
      <w:marRight w:val="0"/>
      <w:marTop w:val="0"/>
      <w:marBottom w:val="0"/>
      <w:divBdr>
        <w:top w:val="none" w:sz="0" w:space="0" w:color="auto"/>
        <w:left w:val="none" w:sz="0" w:space="0" w:color="auto"/>
        <w:bottom w:val="none" w:sz="0" w:space="0" w:color="auto"/>
        <w:right w:val="none" w:sz="0" w:space="0" w:color="auto"/>
      </w:divBdr>
    </w:div>
    <w:div w:id="106046231">
      <w:bodyDiv w:val="1"/>
      <w:marLeft w:val="0"/>
      <w:marRight w:val="0"/>
      <w:marTop w:val="0"/>
      <w:marBottom w:val="0"/>
      <w:divBdr>
        <w:top w:val="none" w:sz="0" w:space="0" w:color="auto"/>
        <w:left w:val="none" w:sz="0" w:space="0" w:color="auto"/>
        <w:bottom w:val="none" w:sz="0" w:space="0" w:color="auto"/>
        <w:right w:val="none" w:sz="0" w:space="0" w:color="auto"/>
      </w:divBdr>
    </w:div>
    <w:div w:id="108088298">
      <w:bodyDiv w:val="1"/>
      <w:marLeft w:val="0"/>
      <w:marRight w:val="0"/>
      <w:marTop w:val="0"/>
      <w:marBottom w:val="0"/>
      <w:divBdr>
        <w:top w:val="none" w:sz="0" w:space="0" w:color="auto"/>
        <w:left w:val="none" w:sz="0" w:space="0" w:color="auto"/>
        <w:bottom w:val="none" w:sz="0" w:space="0" w:color="auto"/>
        <w:right w:val="none" w:sz="0" w:space="0" w:color="auto"/>
      </w:divBdr>
    </w:div>
    <w:div w:id="110323271">
      <w:bodyDiv w:val="1"/>
      <w:marLeft w:val="0"/>
      <w:marRight w:val="0"/>
      <w:marTop w:val="0"/>
      <w:marBottom w:val="0"/>
      <w:divBdr>
        <w:top w:val="none" w:sz="0" w:space="0" w:color="auto"/>
        <w:left w:val="none" w:sz="0" w:space="0" w:color="auto"/>
        <w:bottom w:val="none" w:sz="0" w:space="0" w:color="auto"/>
        <w:right w:val="none" w:sz="0" w:space="0" w:color="auto"/>
      </w:divBdr>
    </w:div>
    <w:div w:id="112213908">
      <w:bodyDiv w:val="1"/>
      <w:marLeft w:val="0"/>
      <w:marRight w:val="0"/>
      <w:marTop w:val="0"/>
      <w:marBottom w:val="0"/>
      <w:divBdr>
        <w:top w:val="none" w:sz="0" w:space="0" w:color="auto"/>
        <w:left w:val="none" w:sz="0" w:space="0" w:color="auto"/>
        <w:bottom w:val="none" w:sz="0" w:space="0" w:color="auto"/>
        <w:right w:val="none" w:sz="0" w:space="0" w:color="auto"/>
      </w:divBdr>
    </w:div>
    <w:div w:id="113251307">
      <w:bodyDiv w:val="1"/>
      <w:marLeft w:val="0"/>
      <w:marRight w:val="0"/>
      <w:marTop w:val="0"/>
      <w:marBottom w:val="0"/>
      <w:divBdr>
        <w:top w:val="none" w:sz="0" w:space="0" w:color="auto"/>
        <w:left w:val="none" w:sz="0" w:space="0" w:color="auto"/>
        <w:bottom w:val="none" w:sz="0" w:space="0" w:color="auto"/>
        <w:right w:val="none" w:sz="0" w:space="0" w:color="auto"/>
      </w:divBdr>
    </w:div>
    <w:div w:id="114452254">
      <w:bodyDiv w:val="1"/>
      <w:marLeft w:val="0"/>
      <w:marRight w:val="0"/>
      <w:marTop w:val="0"/>
      <w:marBottom w:val="0"/>
      <w:divBdr>
        <w:top w:val="none" w:sz="0" w:space="0" w:color="auto"/>
        <w:left w:val="none" w:sz="0" w:space="0" w:color="auto"/>
        <w:bottom w:val="none" w:sz="0" w:space="0" w:color="auto"/>
        <w:right w:val="none" w:sz="0" w:space="0" w:color="auto"/>
      </w:divBdr>
    </w:div>
    <w:div w:id="116225097">
      <w:bodyDiv w:val="1"/>
      <w:marLeft w:val="0"/>
      <w:marRight w:val="0"/>
      <w:marTop w:val="0"/>
      <w:marBottom w:val="0"/>
      <w:divBdr>
        <w:top w:val="none" w:sz="0" w:space="0" w:color="auto"/>
        <w:left w:val="none" w:sz="0" w:space="0" w:color="auto"/>
        <w:bottom w:val="none" w:sz="0" w:space="0" w:color="auto"/>
        <w:right w:val="none" w:sz="0" w:space="0" w:color="auto"/>
      </w:divBdr>
    </w:div>
    <w:div w:id="123351507">
      <w:bodyDiv w:val="1"/>
      <w:marLeft w:val="0"/>
      <w:marRight w:val="0"/>
      <w:marTop w:val="0"/>
      <w:marBottom w:val="0"/>
      <w:divBdr>
        <w:top w:val="none" w:sz="0" w:space="0" w:color="auto"/>
        <w:left w:val="none" w:sz="0" w:space="0" w:color="auto"/>
        <w:bottom w:val="none" w:sz="0" w:space="0" w:color="auto"/>
        <w:right w:val="none" w:sz="0" w:space="0" w:color="auto"/>
      </w:divBdr>
    </w:div>
    <w:div w:id="123429590">
      <w:bodyDiv w:val="1"/>
      <w:marLeft w:val="0"/>
      <w:marRight w:val="0"/>
      <w:marTop w:val="0"/>
      <w:marBottom w:val="0"/>
      <w:divBdr>
        <w:top w:val="none" w:sz="0" w:space="0" w:color="auto"/>
        <w:left w:val="none" w:sz="0" w:space="0" w:color="auto"/>
        <w:bottom w:val="none" w:sz="0" w:space="0" w:color="auto"/>
        <w:right w:val="none" w:sz="0" w:space="0" w:color="auto"/>
      </w:divBdr>
    </w:div>
    <w:div w:id="124468538">
      <w:bodyDiv w:val="1"/>
      <w:marLeft w:val="0"/>
      <w:marRight w:val="0"/>
      <w:marTop w:val="0"/>
      <w:marBottom w:val="0"/>
      <w:divBdr>
        <w:top w:val="none" w:sz="0" w:space="0" w:color="auto"/>
        <w:left w:val="none" w:sz="0" w:space="0" w:color="auto"/>
        <w:bottom w:val="none" w:sz="0" w:space="0" w:color="auto"/>
        <w:right w:val="none" w:sz="0" w:space="0" w:color="auto"/>
      </w:divBdr>
    </w:div>
    <w:div w:id="126972447">
      <w:bodyDiv w:val="1"/>
      <w:marLeft w:val="0"/>
      <w:marRight w:val="0"/>
      <w:marTop w:val="0"/>
      <w:marBottom w:val="0"/>
      <w:divBdr>
        <w:top w:val="none" w:sz="0" w:space="0" w:color="auto"/>
        <w:left w:val="none" w:sz="0" w:space="0" w:color="auto"/>
        <w:bottom w:val="none" w:sz="0" w:space="0" w:color="auto"/>
        <w:right w:val="none" w:sz="0" w:space="0" w:color="auto"/>
      </w:divBdr>
    </w:div>
    <w:div w:id="132136433">
      <w:bodyDiv w:val="1"/>
      <w:marLeft w:val="0"/>
      <w:marRight w:val="0"/>
      <w:marTop w:val="0"/>
      <w:marBottom w:val="0"/>
      <w:divBdr>
        <w:top w:val="none" w:sz="0" w:space="0" w:color="auto"/>
        <w:left w:val="none" w:sz="0" w:space="0" w:color="auto"/>
        <w:bottom w:val="none" w:sz="0" w:space="0" w:color="auto"/>
        <w:right w:val="none" w:sz="0" w:space="0" w:color="auto"/>
      </w:divBdr>
    </w:div>
    <w:div w:id="132260893">
      <w:bodyDiv w:val="1"/>
      <w:marLeft w:val="0"/>
      <w:marRight w:val="0"/>
      <w:marTop w:val="0"/>
      <w:marBottom w:val="0"/>
      <w:divBdr>
        <w:top w:val="none" w:sz="0" w:space="0" w:color="auto"/>
        <w:left w:val="none" w:sz="0" w:space="0" w:color="auto"/>
        <w:bottom w:val="none" w:sz="0" w:space="0" w:color="auto"/>
        <w:right w:val="none" w:sz="0" w:space="0" w:color="auto"/>
      </w:divBdr>
    </w:div>
    <w:div w:id="137695112">
      <w:bodyDiv w:val="1"/>
      <w:marLeft w:val="0"/>
      <w:marRight w:val="0"/>
      <w:marTop w:val="0"/>
      <w:marBottom w:val="0"/>
      <w:divBdr>
        <w:top w:val="none" w:sz="0" w:space="0" w:color="auto"/>
        <w:left w:val="none" w:sz="0" w:space="0" w:color="auto"/>
        <w:bottom w:val="none" w:sz="0" w:space="0" w:color="auto"/>
        <w:right w:val="none" w:sz="0" w:space="0" w:color="auto"/>
      </w:divBdr>
    </w:div>
    <w:div w:id="139883416">
      <w:bodyDiv w:val="1"/>
      <w:marLeft w:val="0"/>
      <w:marRight w:val="0"/>
      <w:marTop w:val="0"/>
      <w:marBottom w:val="0"/>
      <w:divBdr>
        <w:top w:val="none" w:sz="0" w:space="0" w:color="auto"/>
        <w:left w:val="none" w:sz="0" w:space="0" w:color="auto"/>
        <w:bottom w:val="none" w:sz="0" w:space="0" w:color="auto"/>
        <w:right w:val="none" w:sz="0" w:space="0" w:color="auto"/>
      </w:divBdr>
    </w:div>
    <w:div w:id="140925429">
      <w:bodyDiv w:val="1"/>
      <w:marLeft w:val="0"/>
      <w:marRight w:val="0"/>
      <w:marTop w:val="0"/>
      <w:marBottom w:val="0"/>
      <w:divBdr>
        <w:top w:val="none" w:sz="0" w:space="0" w:color="auto"/>
        <w:left w:val="none" w:sz="0" w:space="0" w:color="auto"/>
        <w:bottom w:val="none" w:sz="0" w:space="0" w:color="auto"/>
        <w:right w:val="none" w:sz="0" w:space="0" w:color="auto"/>
      </w:divBdr>
    </w:div>
    <w:div w:id="142475848">
      <w:bodyDiv w:val="1"/>
      <w:marLeft w:val="0"/>
      <w:marRight w:val="0"/>
      <w:marTop w:val="0"/>
      <w:marBottom w:val="0"/>
      <w:divBdr>
        <w:top w:val="none" w:sz="0" w:space="0" w:color="auto"/>
        <w:left w:val="none" w:sz="0" w:space="0" w:color="auto"/>
        <w:bottom w:val="none" w:sz="0" w:space="0" w:color="auto"/>
        <w:right w:val="none" w:sz="0" w:space="0" w:color="auto"/>
      </w:divBdr>
    </w:div>
    <w:div w:id="143206668">
      <w:bodyDiv w:val="1"/>
      <w:marLeft w:val="0"/>
      <w:marRight w:val="0"/>
      <w:marTop w:val="0"/>
      <w:marBottom w:val="0"/>
      <w:divBdr>
        <w:top w:val="none" w:sz="0" w:space="0" w:color="auto"/>
        <w:left w:val="none" w:sz="0" w:space="0" w:color="auto"/>
        <w:bottom w:val="none" w:sz="0" w:space="0" w:color="auto"/>
        <w:right w:val="none" w:sz="0" w:space="0" w:color="auto"/>
      </w:divBdr>
    </w:div>
    <w:div w:id="145897447">
      <w:bodyDiv w:val="1"/>
      <w:marLeft w:val="0"/>
      <w:marRight w:val="0"/>
      <w:marTop w:val="0"/>
      <w:marBottom w:val="0"/>
      <w:divBdr>
        <w:top w:val="none" w:sz="0" w:space="0" w:color="auto"/>
        <w:left w:val="none" w:sz="0" w:space="0" w:color="auto"/>
        <w:bottom w:val="none" w:sz="0" w:space="0" w:color="auto"/>
        <w:right w:val="none" w:sz="0" w:space="0" w:color="auto"/>
      </w:divBdr>
    </w:div>
    <w:div w:id="146823304">
      <w:bodyDiv w:val="1"/>
      <w:marLeft w:val="0"/>
      <w:marRight w:val="0"/>
      <w:marTop w:val="0"/>
      <w:marBottom w:val="0"/>
      <w:divBdr>
        <w:top w:val="none" w:sz="0" w:space="0" w:color="auto"/>
        <w:left w:val="none" w:sz="0" w:space="0" w:color="auto"/>
        <w:bottom w:val="none" w:sz="0" w:space="0" w:color="auto"/>
        <w:right w:val="none" w:sz="0" w:space="0" w:color="auto"/>
      </w:divBdr>
    </w:div>
    <w:div w:id="147598562">
      <w:bodyDiv w:val="1"/>
      <w:marLeft w:val="0"/>
      <w:marRight w:val="0"/>
      <w:marTop w:val="0"/>
      <w:marBottom w:val="0"/>
      <w:divBdr>
        <w:top w:val="none" w:sz="0" w:space="0" w:color="auto"/>
        <w:left w:val="none" w:sz="0" w:space="0" w:color="auto"/>
        <w:bottom w:val="none" w:sz="0" w:space="0" w:color="auto"/>
        <w:right w:val="none" w:sz="0" w:space="0" w:color="auto"/>
      </w:divBdr>
    </w:div>
    <w:div w:id="147790843">
      <w:bodyDiv w:val="1"/>
      <w:marLeft w:val="0"/>
      <w:marRight w:val="0"/>
      <w:marTop w:val="0"/>
      <w:marBottom w:val="0"/>
      <w:divBdr>
        <w:top w:val="none" w:sz="0" w:space="0" w:color="auto"/>
        <w:left w:val="none" w:sz="0" w:space="0" w:color="auto"/>
        <w:bottom w:val="none" w:sz="0" w:space="0" w:color="auto"/>
        <w:right w:val="none" w:sz="0" w:space="0" w:color="auto"/>
      </w:divBdr>
    </w:div>
    <w:div w:id="149177183">
      <w:bodyDiv w:val="1"/>
      <w:marLeft w:val="0"/>
      <w:marRight w:val="0"/>
      <w:marTop w:val="0"/>
      <w:marBottom w:val="0"/>
      <w:divBdr>
        <w:top w:val="none" w:sz="0" w:space="0" w:color="auto"/>
        <w:left w:val="none" w:sz="0" w:space="0" w:color="auto"/>
        <w:bottom w:val="none" w:sz="0" w:space="0" w:color="auto"/>
        <w:right w:val="none" w:sz="0" w:space="0" w:color="auto"/>
      </w:divBdr>
    </w:div>
    <w:div w:id="152645901">
      <w:bodyDiv w:val="1"/>
      <w:marLeft w:val="0"/>
      <w:marRight w:val="0"/>
      <w:marTop w:val="0"/>
      <w:marBottom w:val="0"/>
      <w:divBdr>
        <w:top w:val="none" w:sz="0" w:space="0" w:color="auto"/>
        <w:left w:val="none" w:sz="0" w:space="0" w:color="auto"/>
        <w:bottom w:val="none" w:sz="0" w:space="0" w:color="auto"/>
        <w:right w:val="none" w:sz="0" w:space="0" w:color="auto"/>
      </w:divBdr>
    </w:div>
    <w:div w:id="153183716">
      <w:bodyDiv w:val="1"/>
      <w:marLeft w:val="0"/>
      <w:marRight w:val="0"/>
      <w:marTop w:val="0"/>
      <w:marBottom w:val="0"/>
      <w:divBdr>
        <w:top w:val="none" w:sz="0" w:space="0" w:color="auto"/>
        <w:left w:val="none" w:sz="0" w:space="0" w:color="auto"/>
        <w:bottom w:val="none" w:sz="0" w:space="0" w:color="auto"/>
        <w:right w:val="none" w:sz="0" w:space="0" w:color="auto"/>
      </w:divBdr>
    </w:div>
    <w:div w:id="153952676">
      <w:bodyDiv w:val="1"/>
      <w:marLeft w:val="0"/>
      <w:marRight w:val="0"/>
      <w:marTop w:val="0"/>
      <w:marBottom w:val="0"/>
      <w:divBdr>
        <w:top w:val="none" w:sz="0" w:space="0" w:color="auto"/>
        <w:left w:val="none" w:sz="0" w:space="0" w:color="auto"/>
        <w:bottom w:val="none" w:sz="0" w:space="0" w:color="auto"/>
        <w:right w:val="none" w:sz="0" w:space="0" w:color="auto"/>
      </w:divBdr>
    </w:div>
    <w:div w:id="156576952">
      <w:bodyDiv w:val="1"/>
      <w:marLeft w:val="0"/>
      <w:marRight w:val="0"/>
      <w:marTop w:val="0"/>
      <w:marBottom w:val="0"/>
      <w:divBdr>
        <w:top w:val="none" w:sz="0" w:space="0" w:color="auto"/>
        <w:left w:val="none" w:sz="0" w:space="0" w:color="auto"/>
        <w:bottom w:val="none" w:sz="0" w:space="0" w:color="auto"/>
        <w:right w:val="none" w:sz="0" w:space="0" w:color="auto"/>
      </w:divBdr>
    </w:div>
    <w:div w:id="156846944">
      <w:bodyDiv w:val="1"/>
      <w:marLeft w:val="0"/>
      <w:marRight w:val="0"/>
      <w:marTop w:val="0"/>
      <w:marBottom w:val="0"/>
      <w:divBdr>
        <w:top w:val="none" w:sz="0" w:space="0" w:color="auto"/>
        <w:left w:val="none" w:sz="0" w:space="0" w:color="auto"/>
        <w:bottom w:val="none" w:sz="0" w:space="0" w:color="auto"/>
        <w:right w:val="none" w:sz="0" w:space="0" w:color="auto"/>
      </w:divBdr>
    </w:div>
    <w:div w:id="157308634">
      <w:bodyDiv w:val="1"/>
      <w:marLeft w:val="0"/>
      <w:marRight w:val="0"/>
      <w:marTop w:val="0"/>
      <w:marBottom w:val="0"/>
      <w:divBdr>
        <w:top w:val="none" w:sz="0" w:space="0" w:color="auto"/>
        <w:left w:val="none" w:sz="0" w:space="0" w:color="auto"/>
        <w:bottom w:val="none" w:sz="0" w:space="0" w:color="auto"/>
        <w:right w:val="none" w:sz="0" w:space="0" w:color="auto"/>
      </w:divBdr>
    </w:div>
    <w:div w:id="161088484">
      <w:bodyDiv w:val="1"/>
      <w:marLeft w:val="0"/>
      <w:marRight w:val="0"/>
      <w:marTop w:val="0"/>
      <w:marBottom w:val="0"/>
      <w:divBdr>
        <w:top w:val="none" w:sz="0" w:space="0" w:color="auto"/>
        <w:left w:val="none" w:sz="0" w:space="0" w:color="auto"/>
        <w:bottom w:val="none" w:sz="0" w:space="0" w:color="auto"/>
        <w:right w:val="none" w:sz="0" w:space="0" w:color="auto"/>
      </w:divBdr>
    </w:div>
    <w:div w:id="162212140">
      <w:bodyDiv w:val="1"/>
      <w:marLeft w:val="0"/>
      <w:marRight w:val="0"/>
      <w:marTop w:val="0"/>
      <w:marBottom w:val="0"/>
      <w:divBdr>
        <w:top w:val="none" w:sz="0" w:space="0" w:color="auto"/>
        <w:left w:val="none" w:sz="0" w:space="0" w:color="auto"/>
        <w:bottom w:val="none" w:sz="0" w:space="0" w:color="auto"/>
        <w:right w:val="none" w:sz="0" w:space="0" w:color="auto"/>
      </w:divBdr>
    </w:div>
    <w:div w:id="163210267">
      <w:bodyDiv w:val="1"/>
      <w:marLeft w:val="0"/>
      <w:marRight w:val="0"/>
      <w:marTop w:val="0"/>
      <w:marBottom w:val="0"/>
      <w:divBdr>
        <w:top w:val="none" w:sz="0" w:space="0" w:color="auto"/>
        <w:left w:val="none" w:sz="0" w:space="0" w:color="auto"/>
        <w:bottom w:val="none" w:sz="0" w:space="0" w:color="auto"/>
        <w:right w:val="none" w:sz="0" w:space="0" w:color="auto"/>
      </w:divBdr>
    </w:div>
    <w:div w:id="167212601">
      <w:bodyDiv w:val="1"/>
      <w:marLeft w:val="0"/>
      <w:marRight w:val="0"/>
      <w:marTop w:val="0"/>
      <w:marBottom w:val="0"/>
      <w:divBdr>
        <w:top w:val="none" w:sz="0" w:space="0" w:color="auto"/>
        <w:left w:val="none" w:sz="0" w:space="0" w:color="auto"/>
        <w:bottom w:val="none" w:sz="0" w:space="0" w:color="auto"/>
        <w:right w:val="none" w:sz="0" w:space="0" w:color="auto"/>
      </w:divBdr>
    </w:div>
    <w:div w:id="167524515">
      <w:bodyDiv w:val="1"/>
      <w:marLeft w:val="0"/>
      <w:marRight w:val="0"/>
      <w:marTop w:val="0"/>
      <w:marBottom w:val="0"/>
      <w:divBdr>
        <w:top w:val="none" w:sz="0" w:space="0" w:color="auto"/>
        <w:left w:val="none" w:sz="0" w:space="0" w:color="auto"/>
        <w:bottom w:val="none" w:sz="0" w:space="0" w:color="auto"/>
        <w:right w:val="none" w:sz="0" w:space="0" w:color="auto"/>
      </w:divBdr>
    </w:div>
    <w:div w:id="168254061">
      <w:bodyDiv w:val="1"/>
      <w:marLeft w:val="0"/>
      <w:marRight w:val="0"/>
      <w:marTop w:val="0"/>
      <w:marBottom w:val="0"/>
      <w:divBdr>
        <w:top w:val="none" w:sz="0" w:space="0" w:color="auto"/>
        <w:left w:val="none" w:sz="0" w:space="0" w:color="auto"/>
        <w:bottom w:val="none" w:sz="0" w:space="0" w:color="auto"/>
        <w:right w:val="none" w:sz="0" w:space="0" w:color="auto"/>
      </w:divBdr>
    </w:div>
    <w:div w:id="168984525">
      <w:bodyDiv w:val="1"/>
      <w:marLeft w:val="0"/>
      <w:marRight w:val="0"/>
      <w:marTop w:val="0"/>
      <w:marBottom w:val="0"/>
      <w:divBdr>
        <w:top w:val="none" w:sz="0" w:space="0" w:color="auto"/>
        <w:left w:val="none" w:sz="0" w:space="0" w:color="auto"/>
        <w:bottom w:val="none" w:sz="0" w:space="0" w:color="auto"/>
        <w:right w:val="none" w:sz="0" w:space="0" w:color="auto"/>
      </w:divBdr>
    </w:div>
    <w:div w:id="169492398">
      <w:bodyDiv w:val="1"/>
      <w:marLeft w:val="0"/>
      <w:marRight w:val="0"/>
      <w:marTop w:val="0"/>
      <w:marBottom w:val="0"/>
      <w:divBdr>
        <w:top w:val="none" w:sz="0" w:space="0" w:color="auto"/>
        <w:left w:val="none" w:sz="0" w:space="0" w:color="auto"/>
        <w:bottom w:val="none" w:sz="0" w:space="0" w:color="auto"/>
        <w:right w:val="none" w:sz="0" w:space="0" w:color="auto"/>
      </w:divBdr>
    </w:div>
    <w:div w:id="171335941">
      <w:bodyDiv w:val="1"/>
      <w:marLeft w:val="0"/>
      <w:marRight w:val="0"/>
      <w:marTop w:val="0"/>
      <w:marBottom w:val="0"/>
      <w:divBdr>
        <w:top w:val="none" w:sz="0" w:space="0" w:color="auto"/>
        <w:left w:val="none" w:sz="0" w:space="0" w:color="auto"/>
        <w:bottom w:val="none" w:sz="0" w:space="0" w:color="auto"/>
        <w:right w:val="none" w:sz="0" w:space="0" w:color="auto"/>
      </w:divBdr>
    </w:div>
    <w:div w:id="171536085">
      <w:bodyDiv w:val="1"/>
      <w:marLeft w:val="0"/>
      <w:marRight w:val="0"/>
      <w:marTop w:val="0"/>
      <w:marBottom w:val="0"/>
      <w:divBdr>
        <w:top w:val="none" w:sz="0" w:space="0" w:color="auto"/>
        <w:left w:val="none" w:sz="0" w:space="0" w:color="auto"/>
        <w:bottom w:val="none" w:sz="0" w:space="0" w:color="auto"/>
        <w:right w:val="none" w:sz="0" w:space="0" w:color="auto"/>
      </w:divBdr>
    </w:div>
    <w:div w:id="171801277">
      <w:bodyDiv w:val="1"/>
      <w:marLeft w:val="0"/>
      <w:marRight w:val="0"/>
      <w:marTop w:val="0"/>
      <w:marBottom w:val="0"/>
      <w:divBdr>
        <w:top w:val="none" w:sz="0" w:space="0" w:color="auto"/>
        <w:left w:val="none" w:sz="0" w:space="0" w:color="auto"/>
        <w:bottom w:val="none" w:sz="0" w:space="0" w:color="auto"/>
        <w:right w:val="none" w:sz="0" w:space="0" w:color="auto"/>
      </w:divBdr>
    </w:div>
    <w:div w:id="172457656">
      <w:bodyDiv w:val="1"/>
      <w:marLeft w:val="0"/>
      <w:marRight w:val="0"/>
      <w:marTop w:val="0"/>
      <w:marBottom w:val="0"/>
      <w:divBdr>
        <w:top w:val="none" w:sz="0" w:space="0" w:color="auto"/>
        <w:left w:val="none" w:sz="0" w:space="0" w:color="auto"/>
        <w:bottom w:val="none" w:sz="0" w:space="0" w:color="auto"/>
        <w:right w:val="none" w:sz="0" w:space="0" w:color="auto"/>
      </w:divBdr>
    </w:div>
    <w:div w:id="173228203">
      <w:bodyDiv w:val="1"/>
      <w:marLeft w:val="0"/>
      <w:marRight w:val="0"/>
      <w:marTop w:val="0"/>
      <w:marBottom w:val="0"/>
      <w:divBdr>
        <w:top w:val="none" w:sz="0" w:space="0" w:color="auto"/>
        <w:left w:val="none" w:sz="0" w:space="0" w:color="auto"/>
        <w:bottom w:val="none" w:sz="0" w:space="0" w:color="auto"/>
        <w:right w:val="none" w:sz="0" w:space="0" w:color="auto"/>
      </w:divBdr>
    </w:div>
    <w:div w:id="174655423">
      <w:bodyDiv w:val="1"/>
      <w:marLeft w:val="0"/>
      <w:marRight w:val="0"/>
      <w:marTop w:val="0"/>
      <w:marBottom w:val="0"/>
      <w:divBdr>
        <w:top w:val="none" w:sz="0" w:space="0" w:color="auto"/>
        <w:left w:val="none" w:sz="0" w:space="0" w:color="auto"/>
        <w:bottom w:val="none" w:sz="0" w:space="0" w:color="auto"/>
        <w:right w:val="none" w:sz="0" w:space="0" w:color="auto"/>
      </w:divBdr>
    </w:div>
    <w:div w:id="175972522">
      <w:bodyDiv w:val="1"/>
      <w:marLeft w:val="0"/>
      <w:marRight w:val="0"/>
      <w:marTop w:val="0"/>
      <w:marBottom w:val="0"/>
      <w:divBdr>
        <w:top w:val="none" w:sz="0" w:space="0" w:color="auto"/>
        <w:left w:val="none" w:sz="0" w:space="0" w:color="auto"/>
        <w:bottom w:val="none" w:sz="0" w:space="0" w:color="auto"/>
        <w:right w:val="none" w:sz="0" w:space="0" w:color="auto"/>
      </w:divBdr>
    </w:div>
    <w:div w:id="178980270">
      <w:bodyDiv w:val="1"/>
      <w:marLeft w:val="0"/>
      <w:marRight w:val="0"/>
      <w:marTop w:val="0"/>
      <w:marBottom w:val="0"/>
      <w:divBdr>
        <w:top w:val="none" w:sz="0" w:space="0" w:color="auto"/>
        <w:left w:val="none" w:sz="0" w:space="0" w:color="auto"/>
        <w:bottom w:val="none" w:sz="0" w:space="0" w:color="auto"/>
        <w:right w:val="none" w:sz="0" w:space="0" w:color="auto"/>
      </w:divBdr>
    </w:div>
    <w:div w:id="179124423">
      <w:bodyDiv w:val="1"/>
      <w:marLeft w:val="0"/>
      <w:marRight w:val="0"/>
      <w:marTop w:val="0"/>
      <w:marBottom w:val="0"/>
      <w:divBdr>
        <w:top w:val="none" w:sz="0" w:space="0" w:color="auto"/>
        <w:left w:val="none" w:sz="0" w:space="0" w:color="auto"/>
        <w:bottom w:val="none" w:sz="0" w:space="0" w:color="auto"/>
        <w:right w:val="none" w:sz="0" w:space="0" w:color="auto"/>
      </w:divBdr>
    </w:div>
    <w:div w:id="183174625">
      <w:bodyDiv w:val="1"/>
      <w:marLeft w:val="0"/>
      <w:marRight w:val="0"/>
      <w:marTop w:val="0"/>
      <w:marBottom w:val="0"/>
      <w:divBdr>
        <w:top w:val="none" w:sz="0" w:space="0" w:color="auto"/>
        <w:left w:val="none" w:sz="0" w:space="0" w:color="auto"/>
        <w:bottom w:val="none" w:sz="0" w:space="0" w:color="auto"/>
        <w:right w:val="none" w:sz="0" w:space="0" w:color="auto"/>
      </w:divBdr>
    </w:div>
    <w:div w:id="184029312">
      <w:bodyDiv w:val="1"/>
      <w:marLeft w:val="0"/>
      <w:marRight w:val="0"/>
      <w:marTop w:val="0"/>
      <w:marBottom w:val="0"/>
      <w:divBdr>
        <w:top w:val="none" w:sz="0" w:space="0" w:color="auto"/>
        <w:left w:val="none" w:sz="0" w:space="0" w:color="auto"/>
        <w:bottom w:val="none" w:sz="0" w:space="0" w:color="auto"/>
        <w:right w:val="none" w:sz="0" w:space="0" w:color="auto"/>
      </w:divBdr>
    </w:div>
    <w:div w:id="192815664">
      <w:bodyDiv w:val="1"/>
      <w:marLeft w:val="0"/>
      <w:marRight w:val="0"/>
      <w:marTop w:val="0"/>
      <w:marBottom w:val="0"/>
      <w:divBdr>
        <w:top w:val="none" w:sz="0" w:space="0" w:color="auto"/>
        <w:left w:val="none" w:sz="0" w:space="0" w:color="auto"/>
        <w:bottom w:val="none" w:sz="0" w:space="0" w:color="auto"/>
        <w:right w:val="none" w:sz="0" w:space="0" w:color="auto"/>
      </w:divBdr>
    </w:div>
    <w:div w:id="195584365">
      <w:bodyDiv w:val="1"/>
      <w:marLeft w:val="0"/>
      <w:marRight w:val="0"/>
      <w:marTop w:val="0"/>
      <w:marBottom w:val="0"/>
      <w:divBdr>
        <w:top w:val="none" w:sz="0" w:space="0" w:color="auto"/>
        <w:left w:val="none" w:sz="0" w:space="0" w:color="auto"/>
        <w:bottom w:val="none" w:sz="0" w:space="0" w:color="auto"/>
        <w:right w:val="none" w:sz="0" w:space="0" w:color="auto"/>
      </w:divBdr>
    </w:div>
    <w:div w:id="196361249">
      <w:bodyDiv w:val="1"/>
      <w:marLeft w:val="0"/>
      <w:marRight w:val="0"/>
      <w:marTop w:val="0"/>
      <w:marBottom w:val="0"/>
      <w:divBdr>
        <w:top w:val="none" w:sz="0" w:space="0" w:color="auto"/>
        <w:left w:val="none" w:sz="0" w:space="0" w:color="auto"/>
        <w:bottom w:val="none" w:sz="0" w:space="0" w:color="auto"/>
        <w:right w:val="none" w:sz="0" w:space="0" w:color="auto"/>
      </w:divBdr>
    </w:div>
    <w:div w:id="204485332">
      <w:bodyDiv w:val="1"/>
      <w:marLeft w:val="0"/>
      <w:marRight w:val="0"/>
      <w:marTop w:val="0"/>
      <w:marBottom w:val="0"/>
      <w:divBdr>
        <w:top w:val="none" w:sz="0" w:space="0" w:color="auto"/>
        <w:left w:val="none" w:sz="0" w:space="0" w:color="auto"/>
        <w:bottom w:val="none" w:sz="0" w:space="0" w:color="auto"/>
        <w:right w:val="none" w:sz="0" w:space="0" w:color="auto"/>
      </w:divBdr>
    </w:div>
    <w:div w:id="205483020">
      <w:bodyDiv w:val="1"/>
      <w:marLeft w:val="0"/>
      <w:marRight w:val="0"/>
      <w:marTop w:val="0"/>
      <w:marBottom w:val="0"/>
      <w:divBdr>
        <w:top w:val="none" w:sz="0" w:space="0" w:color="auto"/>
        <w:left w:val="none" w:sz="0" w:space="0" w:color="auto"/>
        <w:bottom w:val="none" w:sz="0" w:space="0" w:color="auto"/>
        <w:right w:val="none" w:sz="0" w:space="0" w:color="auto"/>
      </w:divBdr>
    </w:div>
    <w:div w:id="206066486">
      <w:bodyDiv w:val="1"/>
      <w:marLeft w:val="0"/>
      <w:marRight w:val="0"/>
      <w:marTop w:val="0"/>
      <w:marBottom w:val="0"/>
      <w:divBdr>
        <w:top w:val="none" w:sz="0" w:space="0" w:color="auto"/>
        <w:left w:val="none" w:sz="0" w:space="0" w:color="auto"/>
        <w:bottom w:val="none" w:sz="0" w:space="0" w:color="auto"/>
        <w:right w:val="none" w:sz="0" w:space="0" w:color="auto"/>
      </w:divBdr>
    </w:div>
    <w:div w:id="207571761">
      <w:bodyDiv w:val="1"/>
      <w:marLeft w:val="0"/>
      <w:marRight w:val="0"/>
      <w:marTop w:val="0"/>
      <w:marBottom w:val="0"/>
      <w:divBdr>
        <w:top w:val="none" w:sz="0" w:space="0" w:color="auto"/>
        <w:left w:val="none" w:sz="0" w:space="0" w:color="auto"/>
        <w:bottom w:val="none" w:sz="0" w:space="0" w:color="auto"/>
        <w:right w:val="none" w:sz="0" w:space="0" w:color="auto"/>
      </w:divBdr>
    </w:div>
    <w:div w:id="207762476">
      <w:bodyDiv w:val="1"/>
      <w:marLeft w:val="0"/>
      <w:marRight w:val="0"/>
      <w:marTop w:val="0"/>
      <w:marBottom w:val="0"/>
      <w:divBdr>
        <w:top w:val="none" w:sz="0" w:space="0" w:color="auto"/>
        <w:left w:val="none" w:sz="0" w:space="0" w:color="auto"/>
        <w:bottom w:val="none" w:sz="0" w:space="0" w:color="auto"/>
        <w:right w:val="none" w:sz="0" w:space="0" w:color="auto"/>
      </w:divBdr>
    </w:div>
    <w:div w:id="211428720">
      <w:bodyDiv w:val="1"/>
      <w:marLeft w:val="0"/>
      <w:marRight w:val="0"/>
      <w:marTop w:val="0"/>
      <w:marBottom w:val="0"/>
      <w:divBdr>
        <w:top w:val="none" w:sz="0" w:space="0" w:color="auto"/>
        <w:left w:val="none" w:sz="0" w:space="0" w:color="auto"/>
        <w:bottom w:val="none" w:sz="0" w:space="0" w:color="auto"/>
        <w:right w:val="none" w:sz="0" w:space="0" w:color="auto"/>
      </w:divBdr>
    </w:div>
    <w:div w:id="211961014">
      <w:bodyDiv w:val="1"/>
      <w:marLeft w:val="0"/>
      <w:marRight w:val="0"/>
      <w:marTop w:val="0"/>
      <w:marBottom w:val="0"/>
      <w:divBdr>
        <w:top w:val="none" w:sz="0" w:space="0" w:color="auto"/>
        <w:left w:val="none" w:sz="0" w:space="0" w:color="auto"/>
        <w:bottom w:val="none" w:sz="0" w:space="0" w:color="auto"/>
        <w:right w:val="none" w:sz="0" w:space="0" w:color="auto"/>
      </w:divBdr>
    </w:div>
    <w:div w:id="212427507">
      <w:bodyDiv w:val="1"/>
      <w:marLeft w:val="0"/>
      <w:marRight w:val="0"/>
      <w:marTop w:val="0"/>
      <w:marBottom w:val="0"/>
      <w:divBdr>
        <w:top w:val="none" w:sz="0" w:space="0" w:color="auto"/>
        <w:left w:val="none" w:sz="0" w:space="0" w:color="auto"/>
        <w:bottom w:val="none" w:sz="0" w:space="0" w:color="auto"/>
        <w:right w:val="none" w:sz="0" w:space="0" w:color="auto"/>
      </w:divBdr>
    </w:div>
    <w:div w:id="215244030">
      <w:bodyDiv w:val="1"/>
      <w:marLeft w:val="0"/>
      <w:marRight w:val="0"/>
      <w:marTop w:val="0"/>
      <w:marBottom w:val="0"/>
      <w:divBdr>
        <w:top w:val="none" w:sz="0" w:space="0" w:color="auto"/>
        <w:left w:val="none" w:sz="0" w:space="0" w:color="auto"/>
        <w:bottom w:val="none" w:sz="0" w:space="0" w:color="auto"/>
        <w:right w:val="none" w:sz="0" w:space="0" w:color="auto"/>
      </w:divBdr>
    </w:div>
    <w:div w:id="215893466">
      <w:bodyDiv w:val="1"/>
      <w:marLeft w:val="0"/>
      <w:marRight w:val="0"/>
      <w:marTop w:val="0"/>
      <w:marBottom w:val="0"/>
      <w:divBdr>
        <w:top w:val="none" w:sz="0" w:space="0" w:color="auto"/>
        <w:left w:val="none" w:sz="0" w:space="0" w:color="auto"/>
        <w:bottom w:val="none" w:sz="0" w:space="0" w:color="auto"/>
        <w:right w:val="none" w:sz="0" w:space="0" w:color="auto"/>
      </w:divBdr>
    </w:div>
    <w:div w:id="216863410">
      <w:bodyDiv w:val="1"/>
      <w:marLeft w:val="0"/>
      <w:marRight w:val="0"/>
      <w:marTop w:val="0"/>
      <w:marBottom w:val="0"/>
      <w:divBdr>
        <w:top w:val="none" w:sz="0" w:space="0" w:color="auto"/>
        <w:left w:val="none" w:sz="0" w:space="0" w:color="auto"/>
        <w:bottom w:val="none" w:sz="0" w:space="0" w:color="auto"/>
        <w:right w:val="none" w:sz="0" w:space="0" w:color="auto"/>
      </w:divBdr>
    </w:div>
    <w:div w:id="219708397">
      <w:bodyDiv w:val="1"/>
      <w:marLeft w:val="0"/>
      <w:marRight w:val="0"/>
      <w:marTop w:val="0"/>
      <w:marBottom w:val="0"/>
      <w:divBdr>
        <w:top w:val="none" w:sz="0" w:space="0" w:color="auto"/>
        <w:left w:val="none" w:sz="0" w:space="0" w:color="auto"/>
        <w:bottom w:val="none" w:sz="0" w:space="0" w:color="auto"/>
        <w:right w:val="none" w:sz="0" w:space="0" w:color="auto"/>
      </w:divBdr>
    </w:div>
    <w:div w:id="221604723">
      <w:bodyDiv w:val="1"/>
      <w:marLeft w:val="0"/>
      <w:marRight w:val="0"/>
      <w:marTop w:val="0"/>
      <w:marBottom w:val="0"/>
      <w:divBdr>
        <w:top w:val="none" w:sz="0" w:space="0" w:color="auto"/>
        <w:left w:val="none" w:sz="0" w:space="0" w:color="auto"/>
        <w:bottom w:val="none" w:sz="0" w:space="0" w:color="auto"/>
        <w:right w:val="none" w:sz="0" w:space="0" w:color="auto"/>
      </w:divBdr>
    </w:div>
    <w:div w:id="225730598">
      <w:bodyDiv w:val="1"/>
      <w:marLeft w:val="0"/>
      <w:marRight w:val="0"/>
      <w:marTop w:val="0"/>
      <w:marBottom w:val="0"/>
      <w:divBdr>
        <w:top w:val="none" w:sz="0" w:space="0" w:color="auto"/>
        <w:left w:val="none" w:sz="0" w:space="0" w:color="auto"/>
        <w:bottom w:val="none" w:sz="0" w:space="0" w:color="auto"/>
        <w:right w:val="none" w:sz="0" w:space="0" w:color="auto"/>
      </w:divBdr>
    </w:div>
    <w:div w:id="227690340">
      <w:bodyDiv w:val="1"/>
      <w:marLeft w:val="0"/>
      <w:marRight w:val="0"/>
      <w:marTop w:val="0"/>
      <w:marBottom w:val="0"/>
      <w:divBdr>
        <w:top w:val="none" w:sz="0" w:space="0" w:color="auto"/>
        <w:left w:val="none" w:sz="0" w:space="0" w:color="auto"/>
        <w:bottom w:val="none" w:sz="0" w:space="0" w:color="auto"/>
        <w:right w:val="none" w:sz="0" w:space="0" w:color="auto"/>
      </w:divBdr>
    </w:div>
    <w:div w:id="228347007">
      <w:bodyDiv w:val="1"/>
      <w:marLeft w:val="0"/>
      <w:marRight w:val="0"/>
      <w:marTop w:val="0"/>
      <w:marBottom w:val="0"/>
      <w:divBdr>
        <w:top w:val="none" w:sz="0" w:space="0" w:color="auto"/>
        <w:left w:val="none" w:sz="0" w:space="0" w:color="auto"/>
        <w:bottom w:val="none" w:sz="0" w:space="0" w:color="auto"/>
        <w:right w:val="none" w:sz="0" w:space="0" w:color="auto"/>
      </w:divBdr>
    </w:div>
    <w:div w:id="232158525">
      <w:bodyDiv w:val="1"/>
      <w:marLeft w:val="0"/>
      <w:marRight w:val="0"/>
      <w:marTop w:val="0"/>
      <w:marBottom w:val="0"/>
      <w:divBdr>
        <w:top w:val="none" w:sz="0" w:space="0" w:color="auto"/>
        <w:left w:val="none" w:sz="0" w:space="0" w:color="auto"/>
        <w:bottom w:val="none" w:sz="0" w:space="0" w:color="auto"/>
        <w:right w:val="none" w:sz="0" w:space="0" w:color="auto"/>
      </w:divBdr>
    </w:div>
    <w:div w:id="233049058">
      <w:bodyDiv w:val="1"/>
      <w:marLeft w:val="0"/>
      <w:marRight w:val="0"/>
      <w:marTop w:val="0"/>
      <w:marBottom w:val="0"/>
      <w:divBdr>
        <w:top w:val="none" w:sz="0" w:space="0" w:color="auto"/>
        <w:left w:val="none" w:sz="0" w:space="0" w:color="auto"/>
        <w:bottom w:val="none" w:sz="0" w:space="0" w:color="auto"/>
        <w:right w:val="none" w:sz="0" w:space="0" w:color="auto"/>
      </w:divBdr>
    </w:div>
    <w:div w:id="235022061">
      <w:bodyDiv w:val="1"/>
      <w:marLeft w:val="0"/>
      <w:marRight w:val="0"/>
      <w:marTop w:val="0"/>
      <w:marBottom w:val="0"/>
      <w:divBdr>
        <w:top w:val="none" w:sz="0" w:space="0" w:color="auto"/>
        <w:left w:val="none" w:sz="0" w:space="0" w:color="auto"/>
        <w:bottom w:val="none" w:sz="0" w:space="0" w:color="auto"/>
        <w:right w:val="none" w:sz="0" w:space="0" w:color="auto"/>
      </w:divBdr>
    </w:div>
    <w:div w:id="236020831">
      <w:bodyDiv w:val="1"/>
      <w:marLeft w:val="0"/>
      <w:marRight w:val="0"/>
      <w:marTop w:val="0"/>
      <w:marBottom w:val="0"/>
      <w:divBdr>
        <w:top w:val="none" w:sz="0" w:space="0" w:color="auto"/>
        <w:left w:val="none" w:sz="0" w:space="0" w:color="auto"/>
        <w:bottom w:val="none" w:sz="0" w:space="0" w:color="auto"/>
        <w:right w:val="none" w:sz="0" w:space="0" w:color="auto"/>
      </w:divBdr>
    </w:div>
    <w:div w:id="237600110">
      <w:bodyDiv w:val="1"/>
      <w:marLeft w:val="0"/>
      <w:marRight w:val="0"/>
      <w:marTop w:val="0"/>
      <w:marBottom w:val="0"/>
      <w:divBdr>
        <w:top w:val="none" w:sz="0" w:space="0" w:color="auto"/>
        <w:left w:val="none" w:sz="0" w:space="0" w:color="auto"/>
        <w:bottom w:val="none" w:sz="0" w:space="0" w:color="auto"/>
        <w:right w:val="none" w:sz="0" w:space="0" w:color="auto"/>
      </w:divBdr>
    </w:div>
    <w:div w:id="239095438">
      <w:bodyDiv w:val="1"/>
      <w:marLeft w:val="0"/>
      <w:marRight w:val="0"/>
      <w:marTop w:val="0"/>
      <w:marBottom w:val="0"/>
      <w:divBdr>
        <w:top w:val="none" w:sz="0" w:space="0" w:color="auto"/>
        <w:left w:val="none" w:sz="0" w:space="0" w:color="auto"/>
        <w:bottom w:val="none" w:sz="0" w:space="0" w:color="auto"/>
        <w:right w:val="none" w:sz="0" w:space="0" w:color="auto"/>
      </w:divBdr>
    </w:div>
    <w:div w:id="240145010">
      <w:bodyDiv w:val="1"/>
      <w:marLeft w:val="0"/>
      <w:marRight w:val="0"/>
      <w:marTop w:val="0"/>
      <w:marBottom w:val="0"/>
      <w:divBdr>
        <w:top w:val="none" w:sz="0" w:space="0" w:color="auto"/>
        <w:left w:val="none" w:sz="0" w:space="0" w:color="auto"/>
        <w:bottom w:val="none" w:sz="0" w:space="0" w:color="auto"/>
        <w:right w:val="none" w:sz="0" w:space="0" w:color="auto"/>
      </w:divBdr>
    </w:div>
    <w:div w:id="241186766">
      <w:bodyDiv w:val="1"/>
      <w:marLeft w:val="0"/>
      <w:marRight w:val="0"/>
      <w:marTop w:val="0"/>
      <w:marBottom w:val="0"/>
      <w:divBdr>
        <w:top w:val="none" w:sz="0" w:space="0" w:color="auto"/>
        <w:left w:val="none" w:sz="0" w:space="0" w:color="auto"/>
        <w:bottom w:val="none" w:sz="0" w:space="0" w:color="auto"/>
        <w:right w:val="none" w:sz="0" w:space="0" w:color="auto"/>
      </w:divBdr>
    </w:div>
    <w:div w:id="243540438">
      <w:bodyDiv w:val="1"/>
      <w:marLeft w:val="0"/>
      <w:marRight w:val="0"/>
      <w:marTop w:val="0"/>
      <w:marBottom w:val="0"/>
      <w:divBdr>
        <w:top w:val="none" w:sz="0" w:space="0" w:color="auto"/>
        <w:left w:val="none" w:sz="0" w:space="0" w:color="auto"/>
        <w:bottom w:val="none" w:sz="0" w:space="0" w:color="auto"/>
        <w:right w:val="none" w:sz="0" w:space="0" w:color="auto"/>
      </w:divBdr>
    </w:div>
    <w:div w:id="254946659">
      <w:bodyDiv w:val="1"/>
      <w:marLeft w:val="0"/>
      <w:marRight w:val="0"/>
      <w:marTop w:val="0"/>
      <w:marBottom w:val="0"/>
      <w:divBdr>
        <w:top w:val="none" w:sz="0" w:space="0" w:color="auto"/>
        <w:left w:val="none" w:sz="0" w:space="0" w:color="auto"/>
        <w:bottom w:val="none" w:sz="0" w:space="0" w:color="auto"/>
        <w:right w:val="none" w:sz="0" w:space="0" w:color="auto"/>
      </w:divBdr>
    </w:div>
    <w:div w:id="256063981">
      <w:bodyDiv w:val="1"/>
      <w:marLeft w:val="0"/>
      <w:marRight w:val="0"/>
      <w:marTop w:val="0"/>
      <w:marBottom w:val="0"/>
      <w:divBdr>
        <w:top w:val="none" w:sz="0" w:space="0" w:color="auto"/>
        <w:left w:val="none" w:sz="0" w:space="0" w:color="auto"/>
        <w:bottom w:val="none" w:sz="0" w:space="0" w:color="auto"/>
        <w:right w:val="none" w:sz="0" w:space="0" w:color="auto"/>
      </w:divBdr>
    </w:div>
    <w:div w:id="256603056">
      <w:bodyDiv w:val="1"/>
      <w:marLeft w:val="0"/>
      <w:marRight w:val="0"/>
      <w:marTop w:val="0"/>
      <w:marBottom w:val="0"/>
      <w:divBdr>
        <w:top w:val="none" w:sz="0" w:space="0" w:color="auto"/>
        <w:left w:val="none" w:sz="0" w:space="0" w:color="auto"/>
        <w:bottom w:val="none" w:sz="0" w:space="0" w:color="auto"/>
        <w:right w:val="none" w:sz="0" w:space="0" w:color="auto"/>
      </w:divBdr>
    </w:div>
    <w:div w:id="257643947">
      <w:bodyDiv w:val="1"/>
      <w:marLeft w:val="0"/>
      <w:marRight w:val="0"/>
      <w:marTop w:val="0"/>
      <w:marBottom w:val="0"/>
      <w:divBdr>
        <w:top w:val="none" w:sz="0" w:space="0" w:color="auto"/>
        <w:left w:val="none" w:sz="0" w:space="0" w:color="auto"/>
        <w:bottom w:val="none" w:sz="0" w:space="0" w:color="auto"/>
        <w:right w:val="none" w:sz="0" w:space="0" w:color="auto"/>
      </w:divBdr>
    </w:div>
    <w:div w:id="258106688">
      <w:bodyDiv w:val="1"/>
      <w:marLeft w:val="0"/>
      <w:marRight w:val="0"/>
      <w:marTop w:val="0"/>
      <w:marBottom w:val="0"/>
      <w:divBdr>
        <w:top w:val="none" w:sz="0" w:space="0" w:color="auto"/>
        <w:left w:val="none" w:sz="0" w:space="0" w:color="auto"/>
        <w:bottom w:val="none" w:sz="0" w:space="0" w:color="auto"/>
        <w:right w:val="none" w:sz="0" w:space="0" w:color="auto"/>
      </w:divBdr>
    </w:div>
    <w:div w:id="259265399">
      <w:bodyDiv w:val="1"/>
      <w:marLeft w:val="0"/>
      <w:marRight w:val="0"/>
      <w:marTop w:val="0"/>
      <w:marBottom w:val="0"/>
      <w:divBdr>
        <w:top w:val="none" w:sz="0" w:space="0" w:color="auto"/>
        <w:left w:val="none" w:sz="0" w:space="0" w:color="auto"/>
        <w:bottom w:val="none" w:sz="0" w:space="0" w:color="auto"/>
        <w:right w:val="none" w:sz="0" w:space="0" w:color="auto"/>
      </w:divBdr>
    </w:div>
    <w:div w:id="264047471">
      <w:bodyDiv w:val="1"/>
      <w:marLeft w:val="0"/>
      <w:marRight w:val="0"/>
      <w:marTop w:val="0"/>
      <w:marBottom w:val="0"/>
      <w:divBdr>
        <w:top w:val="none" w:sz="0" w:space="0" w:color="auto"/>
        <w:left w:val="none" w:sz="0" w:space="0" w:color="auto"/>
        <w:bottom w:val="none" w:sz="0" w:space="0" w:color="auto"/>
        <w:right w:val="none" w:sz="0" w:space="0" w:color="auto"/>
      </w:divBdr>
    </w:div>
    <w:div w:id="264266093">
      <w:bodyDiv w:val="1"/>
      <w:marLeft w:val="0"/>
      <w:marRight w:val="0"/>
      <w:marTop w:val="0"/>
      <w:marBottom w:val="0"/>
      <w:divBdr>
        <w:top w:val="none" w:sz="0" w:space="0" w:color="auto"/>
        <w:left w:val="none" w:sz="0" w:space="0" w:color="auto"/>
        <w:bottom w:val="none" w:sz="0" w:space="0" w:color="auto"/>
        <w:right w:val="none" w:sz="0" w:space="0" w:color="auto"/>
      </w:divBdr>
    </w:div>
    <w:div w:id="266935899">
      <w:bodyDiv w:val="1"/>
      <w:marLeft w:val="0"/>
      <w:marRight w:val="0"/>
      <w:marTop w:val="0"/>
      <w:marBottom w:val="0"/>
      <w:divBdr>
        <w:top w:val="none" w:sz="0" w:space="0" w:color="auto"/>
        <w:left w:val="none" w:sz="0" w:space="0" w:color="auto"/>
        <w:bottom w:val="none" w:sz="0" w:space="0" w:color="auto"/>
        <w:right w:val="none" w:sz="0" w:space="0" w:color="auto"/>
      </w:divBdr>
    </w:div>
    <w:div w:id="269245804">
      <w:bodyDiv w:val="1"/>
      <w:marLeft w:val="0"/>
      <w:marRight w:val="0"/>
      <w:marTop w:val="0"/>
      <w:marBottom w:val="0"/>
      <w:divBdr>
        <w:top w:val="none" w:sz="0" w:space="0" w:color="auto"/>
        <w:left w:val="none" w:sz="0" w:space="0" w:color="auto"/>
        <w:bottom w:val="none" w:sz="0" w:space="0" w:color="auto"/>
        <w:right w:val="none" w:sz="0" w:space="0" w:color="auto"/>
      </w:divBdr>
    </w:div>
    <w:div w:id="271207619">
      <w:bodyDiv w:val="1"/>
      <w:marLeft w:val="0"/>
      <w:marRight w:val="0"/>
      <w:marTop w:val="0"/>
      <w:marBottom w:val="0"/>
      <w:divBdr>
        <w:top w:val="none" w:sz="0" w:space="0" w:color="auto"/>
        <w:left w:val="none" w:sz="0" w:space="0" w:color="auto"/>
        <w:bottom w:val="none" w:sz="0" w:space="0" w:color="auto"/>
        <w:right w:val="none" w:sz="0" w:space="0" w:color="auto"/>
      </w:divBdr>
    </w:div>
    <w:div w:id="272052814">
      <w:bodyDiv w:val="1"/>
      <w:marLeft w:val="0"/>
      <w:marRight w:val="0"/>
      <w:marTop w:val="0"/>
      <w:marBottom w:val="0"/>
      <w:divBdr>
        <w:top w:val="none" w:sz="0" w:space="0" w:color="auto"/>
        <w:left w:val="none" w:sz="0" w:space="0" w:color="auto"/>
        <w:bottom w:val="none" w:sz="0" w:space="0" w:color="auto"/>
        <w:right w:val="none" w:sz="0" w:space="0" w:color="auto"/>
      </w:divBdr>
    </w:div>
    <w:div w:id="274530460">
      <w:bodyDiv w:val="1"/>
      <w:marLeft w:val="0"/>
      <w:marRight w:val="0"/>
      <w:marTop w:val="0"/>
      <w:marBottom w:val="0"/>
      <w:divBdr>
        <w:top w:val="none" w:sz="0" w:space="0" w:color="auto"/>
        <w:left w:val="none" w:sz="0" w:space="0" w:color="auto"/>
        <w:bottom w:val="none" w:sz="0" w:space="0" w:color="auto"/>
        <w:right w:val="none" w:sz="0" w:space="0" w:color="auto"/>
      </w:divBdr>
    </w:div>
    <w:div w:id="276790746">
      <w:bodyDiv w:val="1"/>
      <w:marLeft w:val="0"/>
      <w:marRight w:val="0"/>
      <w:marTop w:val="0"/>
      <w:marBottom w:val="0"/>
      <w:divBdr>
        <w:top w:val="none" w:sz="0" w:space="0" w:color="auto"/>
        <w:left w:val="none" w:sz="0" w:space="0" w:color="auto"/>
        <w:bottom w:val="none" w:sz="0" w:space="0" w:color="auto"/>
        <w:right w:val="none" w:sz="0" w:space="0" w:color="auto"/>
      </w:divBdr>
    </w:div>
    <w:div w:id="277956542">
      <w:bodyDiv w:val="1"/>
      <w:marLeft w:val="0"/>
      <w:marRight w:val="0"/>
      <w:marTop w:val="0"/>
      <w:marBottom w:val="0"/>
      <w:divBdr>
        <w:top w:val="none" w:sz="0" w:space="0" w:color="auto"/>
        <w:left w:val="none" w:sz="0" w:space="0" w:color="auto"/>
        <w:bottom w:val="none" w:sz="0" w:space="0" w:color="auto"/>
        <w:right w:val="none" w:sz="0" w:space="0" w:color="auto"/>
      </w:divBdr>
    </w:div>
    <w:div w:id="280649329">
      <w:bodyDiv w:val="1"/>
      <w:marLeft w:val="0"/>
      <w:marRight w:val="0"/>
      <w:marTop w:val="0"/>
      <w:marBottom w:val="0"/>
      <w:divBdr>
        <w:top w:val="none" w:sz="0" w:space="0" w:color="auto"/>
        <w:left w:val="none" w:sz="0" w:space="0" w:color="auto"/>
        <w:bottom w:val="none" w:sz="0" w:space="0" w:color="auto"/>
        <w:right w:val="none" w:sz="0" w:space="0" w:color="auto"/>
      </w:divBdr>
    </w:div>
    <w:div w:id="282423942">
      <w:bodyDiv w:val="1"/>
      <w:marLeft w:val="0"/>
      <w:marRight w:val="0"/>
      <w:marTop w:val="0"/>
      <w:marBottom w:val="0"/>
      <w:divBdr>
        <w:top w:val="none" w:sz="0" w:space="0" w:color="auto"/>
        <w:left w:val="none" w:sz="0" w:space="0" w:color="auto"/>
        <w:bottom w:val="none" w:sz="0" w:space="0" w:color="auto"/>
        <w:right w:val="none" w:sz="0" w:space="0" w:color="auto"/>
      </w:divBdr>
    </w:div>
    <w:div w:id="284972612">
      <w:bodyDiv w:val="1"/>
      <w:marLeft w:val="0"/>
      <w:marRight w:val="0"/>
      <w:marTop w:val="0"/>
      <w:marBottom w:val="0"/>
      <w:divBdr>
        <w:top w:val="none" w:sz="0" w:space="0" w:color="auto"/>
        <w:left w:val="none" w:sz="0" w:space="0" w:color="auto"/>
        <w:bottom w:val="none" w:sz="0" w:space="0" w:color="auto"/>
        <w:right w:val="none" w:sz="0" w:space="0" w:color="auto"/>
      </w:divBdr>
    </w:div>
    <w:div w:id="285963471">
      <w:bodyDiv w:val="1"/>
      <w:marLeft w:val="0"/>
      <w:marRight w:val="0"/>
      <w:marTop w:val="0"/>
      <w:marBottom w:val="0"/>
      <w:divBdr>
        <w:top w:val="none" w:sz="0" w:space="0" w:color="auto"/>
        <w:left w:val="none" w:sz="0" w:space="0" w:color="auto"/>
        <w:bottom w:val="none" w:sz="0" w:space="0" w:color="auto"/>
        <w:right w:val="none" w:sz="0" w:space="0" w:color="auto"/>
      </w:divBdr>
    </w:div>
    <w:div w:id="288512248">
      <w:bodyDiv w:val="1"/>
      <w:marLeft w:val="0"/>
      <w:marRight w:val="0"/>
      <w:marTop w:val="0"/>
      <w:marBottom w:val="0"/>
      <w:divBdr>
        <w:top w:val="none" w:sz="0" w:space="0" w:color="auto"/>
        <w:left w:val="none" w:sz="0" w:space="0" w:color="auto"/>
        <w:bottom w:val="none" w:sz="0" w:space="0" w:color="auto"/>
        <w:right w:val="none" w:sz="0" w:space="0" w:color="auto"/>
      </w:divBdr>
    </w:div>
    <w:div w:id="289017668">
      <w:bodyDiv w:val="1"/>
      <w:marLeft w:val="0"/>
      <w:marRight w:val="0"/>
      <w:marTop w:val="0"/>
      <w:marBottom w:val="0"/>
      <w:divBdr>
        <w:top w:val="none" w:sz="0" w:space="0" w:color="auto"/>
        <w:left w:val="none" w:sz="0" w:space="0" w:color="auto"/>
        <w:bottom w:val="none" w:sz="0" w:space="0" w:color="auto"/>
        <w:right w:val="none" w:sz="0" w:space="0" w:color="auto"/>
      </w:divBdr>
    </w:div>
    <w:div w:id="290787085">
      <w:bodyDiv w:val="1"/>
      <w:marLeft w:val="0"/>
      <w:marRight w:val="0"/>
      <w:marTop w:val="0"/>
      <w:marBottom w:val="0"/>
      <w:divBdr>
        <w:top w:val="none" w:sz="0" w:space="0" w:color="auto"/>
        <w:left w:val="none" w:sz="0" w:space="0" w:color="auto"/>
        <w:bottom w:val="none" w:sz="0" w:space="0" w:color="auto"/>
        <w:right w:val="none" w:sz="0" w:space="0" w:color="auto"/>
      </w:divBdr>
    </w:div>
    <w:div w:id="292448620">
      <w:bodyDiv w:val="1"/>
      <w:marLeft w:val="0"/>
      <w:marRight w:val="0"/>
      <w:marTop w:val="0"/>
      <w:marBottom w:val="0"/>
      <w:divBdr>
        <w:top w:val="none" w:sz="0" w:space="0" w:color="auto"/>
        <w:left w:val="none" w:sz="0" w:space="0" w:color="auto"/>
        <w:bottom w:val="none" w:sz="0" w:space="0" w:color="auto"/>
        <w:right w:val="none" w:sz="0" w:space="0" w:color="auto"/>
      </w:divBdr>
    </w:div>
    <w:div w:id="294335321">
      <w:bodyDiv w:val="1"/>
      <w:marLeft w:val="0"/>
      <w:marRight w:val="0"/>
      <w:marTop w:val="0"/>
      <w:marBottom w:val="0"/>
      <w:divBdr>
        <w:top w:val="none" w:sz="0" w:space="0" w:color="auto"/>
        <w:left w:val="none" w:sz="0" w:space="0" w:color="auto"/>
        <w:bottom w:val="none" w:sz="0" w:space="0" w:color="auto"/>
        <w:right w:val="none" w:sz="0" w:space="0" w:color="auto"/>
      </w:divBdr>
    </w:div>
    <w:div w:id="300576282">
      <w:bodyDiv w:val="1"/>
      <w:marLeft w:val="0"/>
      <w:marRight w:val="0"/>
      <w:marTop w:val="0"/>
      <w:marBottom w:val="0"/>
      <w:divBdr>
        <w:top w:val="none" w:sz="0" w:space="0" w:color="auto"/>
        <w:left w:val="none" w:sz="0" w:space="0" w:color="auto"/>
        <w:bottom w:val="none" w:sz="0" w:space="0" w:color="auto"/>
        <w:right w:val="none" w:sz="0" w:space="0" w:color="auto"/>
      </w:divBdr>
    </w:div>
    <w:div w:id="300963920">
      <w:bodyDiv w:val="1"/>
      <w:marLeft w:val="0"/>
      <w:marRight w:val="0"/>
      <w:marTop w:val="0"/>
      <w:marBottom w:val="0"/>
      <w:divBdr>
        <w:top w:val="none" w:sz="0" w:space="0" w:color="auto"/>
        <w:left w:val="none" w:sz="0" w:space="0" w:color="auto"/>
        <w:bottom w:val="none" w:sz="0" w:space="0" w:color="auto"/>
        <w:right w:val="none" w:sz="0" w:space="0" w:color="auto"/>
      </w:divBdr>
    </w:div>
    <w:div w:id="302590443">
      <w:bodyDiv w:val="1"/>
      <w:marLeft w:val="0"/>
      <w:marRight w:val="0"/>
      <w:marTop w:val="0"/>
      <w:marBottom w:val="0"/>
      <w:divBdr>
        <w:top w:val="none" w:sz="0" w:space="0" w:color="auto"/>
        <w:left w:val="none" w:sz="0" w:space="0" w:color="auto"/>
        <w:bottom w:val="none" w:sz="0" w:space="0" w:color="auto"/>
        <w:right w:val="none" w:sz="0" w:space="0" w:color="auto"/>
      </w:divBdr>
    </w:div>
    <w:div w:id="306473879">
      <w:bodyDiv w:val="1"/>
      <w:marLeft w:val="0"/>
      <w:marRight w:val="0"/>
      <w:marTop w:val="0"/>
      <w:marBottom w:val="0"/>
      <w:divBdr>
        <w:top w:val="none" w:sz="0" w:space="0" w:color="auto"/>
        <w:left w:val="none" w:sz="0" w:space="0" w:color="auto"/>
        <w:bottom w:val="none" w:sz="0" w:space="0" w:color="auto"/>
        <w:right w:val="none" w:sz="0" w:space="0" w:color="auto"/>
      </w:divBdr>
    </w:div>
    <w:div w:id="312221691">
      <w:bodyDiv w:val="1"/>
      <w:marLeft w:val="0"/>
      <w:marRight w:val="0"/>
      <w:marTop w:val="0"/>
      <w:marBottom w:val="0"/>
      <w:divBdr>
        <w:top w:val="none" w:sz="0" w:space="0" w:color="auto"/>
        <w:left w:val="none" w:sz="0" w:space="0" w:color="auto"/>
        <w:bottom w:val="none" w:sz="0" w:space="0" w:color="auto"/>
        <w:right w:val="none" w:sz="0" w:space="0" w:color="auto"/>
      </w:divBdr>
    </w:div>
    <w:div w:id="313922116">
      <w:bodyDiv w:val="1"/>
      <w:marLeft w:val="0"/>
      <w:marRight w:val="0"/>
      <w:marTop w:val="0"/>
      <w:marBottom w:val="0"/>
      <w:divBdr>
        <w:top w:val="none" w:sz="0" w:space="0" w:color="auto"/>
        <w:left w:val="none" w:sz="0" w:space="0" w:color="auto"/>
        <w:bottom w:val="none" w:sz="0" w:space="0" w:color="auto"/>
        <w:right w:val="none" w:sz="0" w:space="0" w:color="auto"/>
      </w:divBdr>
    </w:div>
    <w:div w:id="315303062">
      <w:bodyDiv w:val="1"/>
      <w:marLeft w:val="0"/>
      <w:marRight w:val="0"/>
      <w:marTop w:val="0"/>
      <w:marBottom w:val="0"/>
      <w:divBdr>
        <w:top w:val="none" w:sz="0" w:space="0" w:color="auto"/>
        <w:left w:val="none" w:sz="0" w:space="0" w:color="auto"/>
        <w:bottom w:val="none" w:sz="0" w:space="0" w:color="auto"/>
        <w:right w:val="none" w:sz="0" w:space="0" w:color="auto"/>
      </w:divBdr>
    </w:div>
    <w:div w:id="316806057">
      <w:bodyDiv w:val="1"/>
      <w:marLeft w:val="0"/>
      <w:marRight w:val="0"/>
      <w:marTop w:val="0"/>
      <w:marBottom w:val="0"/>
      <w:divBdr>
        <w:top w:val="none" w:sz="0" w:space="0" w:color="auto"/>
        <w:left w:val="none" w:sz="0" w:space="0" w:color="auto"/>
        <w:bottom w:val="none" w:sz="0" w:space="0" w:color="auto"/>
        <w:right w:val="none" w:sz="0" w:space="0" w:color="auto"/>
      </w:divBdr>
    </w:div>
    <w:div w:id="317000665">
      <w:bodyDiv w:val="1"/>
      <w:marLeft w:val="0"/>
      <w:marRight w:val="0"/>
      <w:marTop w:val="0"/>
      <w:marBottom w:val="0"/>
      <w:divBdr>
        <w:top w:val="none" w:sz="0" w:space="0" w:color="auto"/>
        <w:left w:val="none" w:sz="0" w:space="0" w:color="auto"/>
        <w:bottom w:val="none" w:sz="0" w:space="0" w:color="auto"/>
        <w:right w:val="none" w:sz="0" w:space="0" w:color="auto"/>
      </w:divBdr>
    </w:div>
    <w:div w:id="317154873">
      <w:bodyDiv w:val="1"/>
      <w:marLeft w:val="0"/>
      <w:marRight w:val="0"/>
      <w:marTop w:val="0"/>
      <w:marBottom w:val="0"/>
      <w:divBdr>
        <w:top w:val="none" w:sz="0" w:space="0" w:color="auto"/>
        <w:left w:val="none" w:sz="0" w:space="0" w:color="auto"/>
        <w:bottom w:val="none" w:sz="0" w:space="0" w:color="auto"/>
        <w:right w:val="none" w:sz="0" w:space="0" w:color="auto"/>
      </w:divBdr>
    </w:div>
    <w:div w:id="318507968">
      <w:bodyDiv w:val="1"/>
      <w:marLeft w:val="0"/>
      <w:marRight w:val="0"/>
      <w:marTop w:val="0"/>
      <w:marBottom w:val="0"/>
      <w:divBdr>
        <w:top w:val="none" w:sz="0" w:space="0" w:color="auto"/>
        <w:left w:val="none" w:sz="0" w:space="0" w:color="auto"/>
        <w:bottom w:val="none" w:sz="0" w:space="0" w:color="auto"/>
        <w:right w:val="none" w:sz="0" w:space="0" w:color="auto"/>
      </w:divBdr>
    </w:div>
    <w:div w:id="319962381">
      <w:bodyDiv w:val="1"/>
      <w:marLeft w:val="0"/>
      <w:marRight w:val="0"/>
      <w:marTop w:val="0"/>
      <w:marBottom w:val="0"/>
      <w:divBdr>
        <w:top w:val="none" w:sz="0" w:space="0" w:color="auto"/>
        <w:left w:val="none" w:sz="0" w:space="0" w:color="auto"/>
        <w:bottom w:val="none" w:sz="0" w:space="0" w:color="auto"/>
        <w:right w:val="none" w:sz="0" w:space="0" w:color="auto"/>
      </w:divBdr>
    </w:div>
    <w:div w:id="323096096">
      <w:bodyDiv w:val="1"/>
      <w:marLeft w:val="0"/>
      <w:marRight w:val="0"/>
      <w:marTop w:val="0"/>
      <w:marBottom w:val="0"/>
      <w:divBdr>
        <w:top w:val="none" w:sz="0" w:space="0" w:color="auto"/>
        <w:left w:val="none" w:sz="0" w:space="0" w:color="auto"/>
        <w:bottom w:val="none" w:sz="0" w:space="0" w:color="auto"/>
        <w:right w:val="none" w:sz="0" w:space="0" w:color="auto"/>
      </w:divBdr>
    </w:div>
    <w:div w:id="323170229">
      <w:bodyDiv w:val="1"/>
      <w:marLeft w:val="0"/>
      <w:marRight w:val="0"/>
      <w:marTop w:val="0"/>
      <w:marBottom w:val="0"/>
      <w:divBdr>
        <w:top w:val="none" w:sz="0" w:space="0" w:color="auto"/>
        <w:left w:val="none" w:sz="0" w:space="0" w:color="auto"/>
        <w:bottom w:val="none" w:sz="0" w:space="0" w:color="auto"/>
        <w:right w:val="none" w:sz="0" w:space="0" w:color="auto"/>
      </w:divBdr>
    </w:div>
    <w:div w:id="323441099">
      <w:bodyDiv w:val="1"/>
      <w:marLeft w:val="0"/>
      <w:marRight w:val="0"/>
      <w:marTop w:val="0"/>
      <w:marBottom w:val="0"/>
      <w:divBdr>
        <w:top w:val="none" w:sz="0" w:space="0" w:color="auto"/>
        <w:left w:val="none" w:sz="0" w:space="0" w:color="auto"/>
        <w:bottom w:val="none" w:sz="0" w:space="0" w:color="auto"/>
        <w:right w:val="none" w:sz="0" w:space="0" w:color="auto"/>
      </w:divBdr>
    </w:div>
    <w:div w:id="323897795">
      <w:bodyDiv w:val="1"/>
      <w:marLeft w:val="0"/>
      <w:marRight w:val="0"/>
      <w:marTop w:val="0"/>
      <w:marBottom w:val="0"/>
      <w:divBdr>
        <w:top w:val="none" w:sz="0" w:space="0" w:color="auto"/>
        <w:left w:val="none" w:sz="0" w:space="0" w:color="auto"/>
        <w:bottom w:val="none" w:sz="0" w:space="0" w:color="auto"/>
        <w:right w:val="none" w:sz="0" w:space="0" w:color="auto"/>
      </w:divBdr>
    </w:div>
    <w:div w:id="325518173">
      <w:bodyDiv w:val="1"/>
      <w:marLeft w:val="0"/>
      <w:marRight w:val="0"/>
      <w:marTop w:val="0"/>
      <w:marBottom w:val="0"/>
      <w:divBdr>
        <w:top w:val="none" w:sz="0" w:space="0" w:color="auto"/>
        <w:left w:val="none" w:sz="0" w:space="0" w:color="auto"/>
        <w:bottom w:val="none" w:sz="0" w:space="0" w:color="auto"/>
        <w:right w:val="none" w:sz="0" w:space="0" w:color="auto"/>
      </w:divBdr>
    </w:div>
    <w:div w:id="326174661">
      <w:bodyDiv w:val="1"/>
      <w:marLeft w:val="0"/>
      <w:marRight w:val="0"/>
      <w:marTop w:val="0"/>
      <w:marBottom w:val="0"/>
      <w:divBdr>
        <w:top w:val="none" w:sz="0" w:space="0" w:color="auto"/>
        <w:left w:val="none" w:sz="0" w:space="0" w:color="auto"/>
        <w:bottom w:val="none" w:sz="0" w:space="0" w:color="auto"/>
        <w:right w:val="none" w:sz="0" w:space="0" w:color="auto"/>
      </w:divBdr>
    </w:div>
    <w:div w:id="328603911">
      <w:bodyDiv w:val="1"/>
      <w:marLeft w:val="0"/>
      <w:marRight w:val="0"/>
      <w:marTop w:val="0"/>
      <w:marBottom w:val="0"/>
      <w:divBdr>
        <w:top w:val="none" w:sz="0" w:space="0" w:color="auto"/>
        <w:left w:val="none" w:sz="0" w:space="0" w:color="auto"/>
        <w:bottom w:val="none" w:sz="0" w:space="0" w:color="auto"/>
        <w:right w:val="none" w:sz="0" w:space="0" w:color="auto"/>
      </w:divBdr>
    </w:div>
    <w:div w:id="332421517">
      <w:bodyDiv w:val="1"/>
      <w:marLeft w:val="0"/>
      <w:marRight w:val="0"/>
      <w:marTop w:val="0"/>
      <w:marBottom w:val="0"/>
      <w:divBdr>
        <w:top w:val="none" w:sz="0" w:space="0" w:color="auto"/>
        <w:left w:val="none" w:sz="0" w:space="0" w:color="auto"/>
        <w:bottom w:val="none" w:sz="0" w:space="0" w:color="auto"/>
        <w:right w:val="none" w:sz="0" w:space="0" w:color="auto"/>
      </w:divBdr>
    </w:div>
    <w:div w:id="333336566">
      <w:bodyDiv w:val="1"/>
      <w:marLeft w:val="0"/>
      <w:marRight w:val="0"/>
      <w:marTop w:val="0"/>
      <w:marBottom w:val="0"/>
      <w:divBdr>
        <w:top w:val="none" w:sz="0" w:space="0" w:color="auto"/>
        <w:left w:val="none" w:sz="0" w:space="0" w:color="auto"/>
        <w:bottom w:val="none" w:sz="0" w:space="0" w:color="auto"/>
        <w:right w:val="none" w:sz="0" w:space="0" w:color="auto"/>
      </w:divBdr>
    </w:div>
    <w:div w:id="334264722">
      <w:bodyDiv w:val="1"/>
      <w:marLeft w:val="0"/>
      <w:marRight w:val="0"/>
      <w:marTop w:val="0"/>
      <w:marBottom w:val="0"/>
      <w:divBdr>
        <w:top w:val="none" w:sz="0" w:space="0" w:color="auto"/>
        <w:left w:val="none" w:sz="0" w:space="0" w:color="auto"/>
        <w:bottom w:val="none" w:sz="0" w:space="0" w:color="auto"/>
        <w:right w:val="none" w:sz="0" w:space="0" w:color="auto"/>
      </w:divBdr>
    </w:div>
    <w:div w:id="334309651">
      <w:bodyDiv w:val="1"/>
      <w:marLeft w:val="0"/>
      <w:marRight w:val="0"/>
      <w:marTop w:val="0"/>
      <w:marBottom w:val="0"/>
      <w:divBdr>
        <w:top w:val="none" w:sz="0" w:space="0" w:color="auto"/>
        <w:left w:val="none" w:sz="0" w:space="0" w:color="auto"/>
        <w:bottom w:val="none" w:sz="0" w:space="0" w:color="auto"/>
        <w:right w:val="none" w:sz="0" w:space="0" w:color="auto"/>
      </w:divBdr>
    </w:div>
    <w:div w:id="335035427">
      <w:bodyDiv w:val="1"/>
      <w:marLeft w:val="0"/>
      <w:marRight w:val="0"/>
      <w:marTop w:val="0"/>
      <w:marBottom w:val="0"/>
      <w:divBdr>
        <w:top w:val="none" w:sz="0" w:space="0" w:color="auto"/>
        <w:left w:val="none" w:sz="0" w:space="0" w:color="auto"/>
        <w:bottom w:val="none" w:sz="0" w:space="0" w:color="auto"/>
        <w:right w:val="none" w:sz="0" w:space="0" w:color="auto"/>
      </w:divBdr>
    </w:div>
    <w:div w:id="338048752">
      <w:bodyDiv w:val="1"/>
      <w:marLeft w:val="0"/>
      <w:marRight w:val="0"/>
      <w:marTop w:val="0"/>
      <w:marBottom w:val="0"/>
      <w:divBdr>
        <w:top w:val="none" w:sz="0" w:space="0" w:color="auto"/>
        <w:left w:val="none" w:sz="0" w:space="0" w:color="auto"/>
        <w:bottom w:val="none" w:sz="0" w:space="0" w:color="auto"/>
        <w:right w:val="none" w:sz="0" w:space="0" w:color="auto"/>
      </w:divBdr>
    </w:div>
    <w:div w:id="339742684">
      <w:bodyDiv w:val="1"/>
      <w:marLeft w:val="0"/>
      <w:marRight w:val="0"/>
      <w:marTop w:val="0"/>
      <w:marBottom w:val="0"/>
      <w:divBdr>
        <w:top w:val="none" w:sz="0" w:space="0" w:color="auto"/>
        <w:left w:val="none" w:sz="0" w:space="0" w:color="auto"/>
        <w:bottom w:val="none" w:sz="0" w:space="0" w:color="auto"/>
        <w:right w:val="none" w:sz="0" w:space="0" w:color="auto"/>
      </w:divBdr>
    </w:div>
    <w:div w:id="340158505">
      <w:bodyDiv w:val="1"/>
      <w:marLeft w:val="0"/>
      <w:marRight w:val="0"/>
      <w:marTop w:val="0"/>
      <w:marBottom w:val="0"/>
      <w:divBdr>
        <w:top w:val="none" w:sz="0" w:space="0" w:color="auto"/>
        <w:left w:val="none" w:sz="0" w:space="0" w:color="auto"/>
        <w:bottom w:val="none" w:sz="0" w:space="0" w:color="auto"/>
        <w:right w:val="none" w:sz="0" w:space="0" w:color="auto"/>
      </w:divBdr>
    </w:div>
    <w:div w:id="341860412">
      <w:bodyDiv w:val="1"/>
      <w:marLeft w:val="0"/>
      <w:marRight w:val="0"/>
      <w:marTop w:val="0"/>
      <w:marBottom w:val="0"/>
      <w:divBdr>
        <w:top w:val="none" w:sz="0" w:space="0" w:color="auto"/>
        <w:left w:val="none" w:sz="0" w:space="0" w:color="auto"/>
        <w:bottom w:val="none" w:sz="0" w:space="0" w:color="auto"/>
        <w:right w:val="none" w:sz="0" w:space="0" w:color="auto"/>
      </w:divBdr>
    </w:div>
    <w:div w:id="342824949">
      <w:bodyDiv w:val="1"/>
      <w:marLeft w:val="0"/>
      <w:marRight w:val="0"/>
      <w:marTop w:val="0"/>
      <w:marBottom w:val="0"/>
      <w:divBdr>
        <w:top w:val="none" w:sz="0" w:space="0" w:color="auto"/>
        <w:left w:val="none" w:sz="0" w:space="0" w:color="auto"/>
        <w:bottom w:val="none" w:sz="0" w:space="0" w:color="auto"/>
        <w:right w:val="none" w:sz="0" w:space="0" w:color="auto"/>
      </w:divBdr>
    </w:div>
    <w:div w:id="343243438">
      <w:bodyDiv w:val="1"/>
      <w:marLeft w:val="0"/>
      <w:marRight w:val="0"/>
      <w:marTop w:val="0"/>
      <w:marBottom w:val="0"/>
      <w:divBdr>
        <w:top w:val="none" w:sz="0" w:space="0" w:color="auto"/>
        <w:left w:val="none" w:sz="0" w:space="0" w:color="auto"/>
        <w:bottom w:val="none" w:sz="0" w:space="0" w:color="auto"/>
        <w:right w:val="none" w:sz="0" w:space="0" w:color="auto"/>
      </w:divBdr>
    </w:div>
    <w:div w:id="344602534">
      <w:bodyDiv w:val="1"/>
      <w:marLeft w:val="0"/>
      <w:marRight w:val="0"/>
      <w:marTop w:val="0"/>
      <w:marBottom w:val="0"/>
      <w:divBdr>
        <w:top w:val="none" w:sz="0" w:space="0" w:color="auto"/>
        <w:left w:val="none" w:sz="0" w:space="0" w:color="auto"/>
        <w:bottom w:val="none" w:sz="0" w:space="0" w:color="auto"/>
        <w:right w:val="none" w:sz="0" w:space="0" w:color="auto"/>
      </w:divBdr>
    </w:div>
    <w:div w:id="344866293">
      <w:bodyDiv w:val="1"/>
      <w:marLeft w:val="0"/>
      <w:marRight w:val="0"/>
      <w:marTop w:val="0"/>
      <w:marBottom w:val="0"/>
      <w:divBdr>
        <w:top w:val="none" w:sz="0" w:space="0" w:color="auto"/>
        <w:left w:val="none" w:sz="0" w:space="0" w:color="auto"/>
        <w:bottom w:val="none" w:sz="0" w:space="0" w:color="auto"/>
        <w:right w:val="none" w:sz="0" w:space="0" w:color="auto"/>
      </w:divBdr>
    </w:div>
    <w:div w:id="345401775">
      <w:bodyDiv w:val="1"/>
      <w:marLeft w:val="0"/>
      <w:marRight w:val="0"/>
      <w:marTop w:val="0"/>
      <w:marBottom w:val="0"/>
      <w:divBdr>
        <w:top w:val="none" w:sz="0" w:space="0" w:color="auto"/>
        <w:left w:val="none" w:sz="0" w:space="0" w:color="auto"/>
        <w:bottom w:val="none" w:sz="0" w:space="0" w:color="auto"/>
        <w:right w:val="none" w:sz="0" w:space="0" w:color="auto"/>
      </w:divBdr>
    </w:div>
    <w:div w:id="346373739">
      <w:bodyDiv w:val="1"/>
      <w:marLeft w:val="0"/>
      <w:marRight w:val="0"/>
      <w:marTop w:val="0"/>
      <w:marBottom w:val="0"/>
      <w:divBdr>
        <w:top w:val="none" w:sz="0" w:space="0" w:color="auto"/>
        <w:left w:val="none" w:sz="0" w:space="0" w:color="auto"/>
        <w:bottom w:val="none" w:sz="0" w:space="0" w:color="auto"/>
        <w:right w:val="none" w:sz="0" w:space="0" w:color="auto"/>
      </w:divBdr>
    </w:div>
    <w:div w:id="351030609">
      <w:bodyDiv w:val="1"/>
      <w:marLeft w:val="0"/>
      <w:marRight w:val="0"/>
      <w:marTop w:val="0"/>
      <w:marBottom w:val="0"/>
      <w:divBdr>
        <w:top w:val="none" w:sz="0" w:space="0" w:color="auto"/>
        <w:left w:val="none" w:sz="0" w:space="0" w:color="auto"/>
        <w:bottom w:val="none" w:sz="0" w:space="0" w:color="auto"/>
        <w:right w:val="none" w:sz="0" w:space="0" w:color="auto"/>
      </w:divBdr>
    </w:div>
    <w:div w:id="352268536">
      <w:bodyDiv w:val="1"/>
      <w:marLeft w:val="0"/>
      <w:marRight w:val="0"/>
      <w:marTop w:val="0"/>
      <w:marBottom w:val="0"/>
      <w:divBdr>
        <w:top w:val="none" w:sz="0" w:space="0" w:color="auto"/>
        <w:left w:val="none" w:sz="0" w:space="0" w:color="auto"/>
        <w:bottom w:val="none" w:sz="0" w:space="0" w:color="auto"/>
        <w:right w:val="none" w:sz="0" w:space="0" w:color="auto"/>
      </w:divBdr>
    </w:div>
    <w:div w:id="356546612">
      <w:bodyDiv w:val="1"/>
      <w:marLeft w:val="0"/>
      <w:marRight w:val="0"/>
      <w:marTop w:val="0"/>
      <w:marBottom w:val="0"/>
      <w:divBdr>
        <w:top w:val="none" w:sz="0" w:space="0" w:color="auto"/>
        <w:left w:val="none" w:sz="0" w:space="0" w:color="auto"/>
        <w:bottom w:val="none" w:sz="0" w:space="0" w:color="auto"/>
        <w:right w:val="none" w:sz="0" w:space="0" w:color="auto"/>
      </w:divBdr>
    </w:div>
    <w:div w:id="360136097">
      <w:bodyDiv w:val="1"/>
      <w:marLeft w:val="0"/>
      <w:marRight w:val="0"/>
      <w:marTop w:val="0"/>
      <w:marBottom w:val="0"/>
      <w:divBdr>
        <w:top w:val="none" w:sz="0" w:space="0" w:color="auto"/>
        <w:left w:val="none" w:sz="0" w:space="0" w:color="auto"/>
        <w:bottom w:val="none" w:sz="0" w:space="0" w:color="auto"/>
        <w:right w:val="none" w:sz="0" w:space="0" w:color="auto"/>
      </w:divBdr>
    </w:div>
    <w:div w:id="360400840">
      <w:bodyDiv w:val="1"/>
      <w:marLeft w:val="0"/>
      <w:marRight w:val="0"/>
      <w:marTop w:val="0"/>
      <w:marBottom w:val="0"/>
      <w:divBdr>
        <w:top w:val="none" w:sz="0" w:space="0" w:color="auto"/>
        <w:left w:val="none" w:sz="0" w:space="0" w:color="auto"/>
        <w:bottom w:val="none" w:sz="0" w:space="0" w:color="auto"/>
        <w:right w:val="none" w:sz="0" w:space="0" w:color="auto"/>
      </w:divBdr>
    </w:div>
    <w:div w:id="360975500">
      <w:bodyDiv w:val="1"/>
      <w:marLeft w:val="0"/>
      <w:marRight w:val="0"/>
      <w:marTop w:val="0"/>
      <w:marBottom w:val="0"/>
      <w:divBdr>
        <w:top w:val="none" w:sz="0" w:space="0" w:color="auto"/>
        <w:left w:val="none" w:sz="0" w:space="0" w:color="auto"/>
        <w:bottom w:val="none" w:sz="0" w:space="0" w:color="auto"/>
        <w:right w:val="none" w:sz="0" w:space="0" w:color="auto"/>
      </w:divBdr>
    </w:div>
    <w:div w:id="361983571">
      <w:bodyDiv w:val="1"/>
      <w:marLeft w:val="0"/>
      <w:marRight w:val="0"/>
      <w:marTop w:val="0"/>
      <w:marBottom w:val="0"/>
      <w:divBdr>
        <w:top w:val="none" w:sz="0" w:space="0" w:color="auto"/>
        <w:left w:val="none" w:sz="0" w:space="0" w:color="auto"/>
        <w:bottom w:val="none" w:sz="0" w:space="0" w:color="auto"/>
        <w:right w:val="none" w:sz="0" w:space="0" w:color="auto"/>
      </w:divBdr>
    </w:div>
    <w:div w:id="363290777">
      <w:bodyDiv w:val="1"/>
      <w:marLeft w:val="0"/>
      <w:marRight w:val="0"/>
      <w:marTop w:val="0"/>
      <w:marBottom w:val="0"/>
      <w:divBdr>
        <w:top w:val="none" w:sz="0" w:space="0" w:color="auto"/>
        <w:left w:val="none" w:sz="0" w:space="0" w:color="auto"/>
        <w:bottom w:val="none" w:sz="0" w:space="0" w:color="auto"/>
        <w:right w:val="none" w:sz="0" w:space="0" w:color="auto"/>
      </w:divBdr>
    </w:div>
    <w:div w:id="366761498">
      <w:bodyDiv w:val="1"/>
      <w:marLeft w:val="0"/>
      <w:marRight w:val="0"/>
      <w:marTop w:val="0"/>
      <w:marBottom w:val="0"/>
      <w:divBdr>
        <w:top w:val="none" w:sz="0" w:space="0" w:color="auto"/>
        <w:left w:val="none" w:sz="0" w:space="0" w:color="auto"/>
        <w:bottom w:val="none" w:sz="0" w:space="0" w:color="auto"/>
        <w:right w:val="none" w:sz="0" w:space="0" w:color="auto"/>
      </w:divBdr>
    </w:div>
    <w:div w:id="366881701">
      <w:bodyDiv w:val="1"/>
      <w:marLeft w:val="0"/>
      <w:marRight w:val="0"/>
      <w:marTop w:val="0"/>
      <w:marBottom w:val="0"/>
      <w:divBdr>
        <w:top w:val="none" w:sz="0" w:space="0" w:color="auto"/>
        <w:left w:val="none" w:sz="0" w:space="0" w:color="auto"/>
        <w:bottom w:val="none" w:sz="0" w:space="0" w:color="auto"/>
        <w:right w:val="none" w:sz="0" w:space="0" w:color="auto"/>
      </w:divBdr>
    </w:div>
    <w:div w:id="372996378">
      <w:bodyDiv w:val="1"/>
      <w:marLeft w:val="0"/>
      <w:marRight w:val="0"/>
      <w:marTop w:val="0"/>
      <w:marBottom w:val="0"/>
      <w:divBdr>
        <w:top w:val="none" w:sz="0" w:space="0" w:color="auto"/>
        <w:left w:val="none" w:sz="0" w:space="0" w:color="auto"/>
        <w:bottom w:val="none" w:sz="0" w:space="0" w:color="auto"/>
        <w:right w:val="none" w:sz="0" w:space="0" w:color="auto"/>
      </w:divBdr>
    </w:div>
    <w:div w:id="375861882">
      <w:bodyDiv w:val="1"/>
      <w:marLeft w:val="0"/>
      <w:marRight w:val="0"/>
      <w:marTop w:val="0"/>
      <w:marBottom w:val="0"/>
      <w:divBdr>
        <w:top w:val="none" w:sz="0" w:space="0" w:color="auto"/>
        <w:left w:val="none" w:sz="0" w:space="0" w:color="auto"/>
        <w:bottom w:val="none" w:sz="0" w:space="0" w:color="auto"/>
        <w:right w:val="none" w:sz="0" w:space="0" w:color="auto"/>
      </w:divBdr>
    </w:div>
    <w:div w:id="378479563">
      <w:bodyDiv w:val="1"/>
      <w:marLeft w:val="0"/>
      <w:marRight w:val="0"/>
      <w:marTop w:val="0"/>
      <w:marBottom w:val="0"/>
      <w:divBdr>
        <w:top w:val="none" w:sz="0" w:space="0" w:color="auto"/>
        <w:left w:val="none" w:sz="0" w:space="0" w:color="auto"/>
        <w:bottom w:val="none" w:sz="0" w:space="0" w:color="auto"/>
        <w:right w:val="none" w:sz="0" w:space="0" w:color="auto"/>
      </w:divBdr>
    </w:div>
    <w:div w:id="381253485">
      <w:bodyDiv w:val="1"/>
      <w:marLeft w:val="0"/>
      <w:marRight w:val="0"/>
      <w:marTop w:val="0"/>
      <w:marBottom w:val="0"/>
      <w:divBdr>
        <w:top w:val="none" w:sz="0" w:space="0" w:color="auto"/>
        <w:left w:val="none" w:sz="0" w:space="0" w:color="auto"/>
        <w:bottom w:val="none" w:sz="0" w:space="0" w:color="auto"/>
        <w:right w:val="none" w:sz="0" w:space="0" w:color="auto"/>
      </w:divBdr>
    </w:div>
    <w:div w:id="381367424">
      <w:bodyDiv w:val="1"/>
      <w:marLeft w:val="0"/>
      <w:marRight w:val="0"/>
      <w:marTop w:val="0"/>
      <w:marBottom w:val="0"/>
      <w:divBdr>
        <w:top w:val="none" w:sz="0" w:space="0" w:color="auto"/>
        <w:left w:val="none" w:sz="0" w:space="0" w:color="auto"/>
        <w:bottom w:val="none" w:sz="0" w:space="0" w:color="auto"/>
        <w:right w:val="none" w:sz="0" w:space="0" w:color="auto"/>
      </w:divBdr>
    </w:div>
    <w:div w:id="382098251">
      <w:bodyDiv w:val="1"/>
      <w:marLeft w:val="0"/>
      <w:marRight w:val="0"/>
      <w:marTop w:val="0"/>
      <w:marBottom w:val="0"/>
      <w:divBdr>
        <w:top w:val="none" w:sz="0" w:space="0" w:color="auto"/>
        <w:left w:val="none" w:sz="0" w:space="0" w:color="auto"/>
        <w:bottom w:val="none" w:sz="0" w:space="0" w:color="auto"/>
        <w:right w:val="none" w:sz="0" w:space="0" w:color="auto"/>
      </w:divBdr>
    </w:div>
    <w:div w:id="383339060">
      <w:bodyDiv w:val="1"/>
      <w:marLeft w:val="0"/>
      <w:marRight w:val="0"/>
      <w:marTop w:val="0"/>
      <w:marBottom w:val="0"/>
      <w:divBdr>
        <w:top w:val="none" w:sz="0" w:space="0" w:color="auto"/>
        <w:left w:val="none" w:sz="0" w:space="0" w:color="auto"/>
        <w:bottom w:val="none" w:sz="0" w:space="0" w:color="auto"/>
        <w:right w:val="none" w:sz="0" w:space="0" w:color="auto"/>
      </w:divBdr>
    </w:div>
    <w:div w:id="387068519">
      <w:bodyDiv w:val="1"/>
      <w:marLeft w:val="0"/>
      <w:marRight w:val="0"/>
      <w:marTop w:val="0"/>
      <w:marBottom w:val="0"/>
      <w:divBdr>
        <w:top w:val="none" w:sz="0" w:space="0" w:color="auto"/>
        <w:left w:val="none" w:sz="0" w:space="0" w:color="auto"/>
        <w:bottom w:val="none" w:sz="0" w:space="0" w:color="auto"/>
        <w:right w:val="none" w:sz="0" w:space="0" w:color="auto"/>
      </w:divBdr>
    </w:div>
    <w:div w:id="387848161">
      <w:bodyDiv w:val="1"/>
      <w:marLeft w:val="0"/>
      <w:marRight w:val="0"/>
      <w:marTop w:val="0"/>
      <w:marBottom w:val="0"/>
      <w:divBdr>
        <w:top w:val="none" w:sz="0" w:space="0" w:color="auto"/>
        <w:left w:val="none" w:sz="0" w:space="0" w:color="auto"/>
        <w:bottom w:val="none" w:sz="0" w:space="0" w:color="auto"/>
        <w:right w:val="none" w:sz="0" w:space="0" w:color="auto"/>
      </w:divBdr>
    </w:div>
    <w:div w:id="387848368">
      <w:bodyDiv w:val="1"/>
      <w:marLeft w:val="0"/>
      <w:marRight w:val="0"/>
      <w:marTop w:val="0"/>
      <w:marBottom w:val="0"/>
      <w:divBdr>
        <w:top w:val="none" w:sz="0" w:space="0" w:color="auto"/>
        <w:left w:val="none" w:sz="0" w:space="0" w:color="auto"/>
        <w:bottom w:val="none" w:sz="0" w:space="0" w:color="auto"/>
        <w:right w:val="none" w:sz="0" w:space="0" w:color="auto"/>
      </w:divBdr>
    </w:div>
    <w:div w:id="388192975">
      <w:bodyDiv w:val="1"/>
      <w:marLeft w:val="0"/>
      <w:marRight w:val="0"/>
      <w:marTop w:val="0"/>
      <w:marBottom w:val="0"/>
      <w:divBdr>
        <w:top w:val="none" w:sz="0" w:space="0" w:color="auto"/>
        <w:left w:val="none" w:sz="0" w:space="0" w:color="auto"/>
        <w:bottom w:val="none" w:sz="0" w:space="0" w:color="auto"/>
        <w:right w:val="none" w:sz="0" w:space="0" w:color="auto"/>
      </w:divBdr>
    </w:div>
    <w:div w:id="388310041">
      <w:bodyDiv w:val="1"/>
      <w:marLeft w:val="0"/>
      <w:marRight w:val="0"/>
      <w:marTop w:val="0"/>
      <w:marBottom w:val="0"/>
      <w:divBdr>
        <w:top w:val="none" w:sz="0" w:space="0" w:color="auto"/>
        <w:left w:val="none" w:sz="0" w:space="0" w:color="auto"/>
        <w:bottom w:val="none" w:sz="0" w:space="0" w:color="auto"/>
        <w:right w:val="none" w:sz="0" w:space="0" w:color="auto"/>
      </w:divBdr>
    </w:div>
    <w:div w:id="390886931">
      <w:bodyDiv w:val="1"/>
      <w:marLeft w:val="0"/>
      <w:marRight w:val="0"/>
      <w:marTop w:val="0"/>
      <w:marBottom w:val="0"/>
      <w:divBdr>
        <w:top w:val="none" w:sz="0" w:space="0" w:color="auto"/>
        <w:left w:val="none" w:sz="0" w:space="0" w:color="auto"/>
        <w:bottom w:val="none" w:sz="0" w:space="0" w:color="auto"/>
        <w:right w:val="none" w:sz="0" w:space="0" w:color="auto"/>
      </w:divBdr>
    </w:div>
    <w:div w:id="391199239">
      <w:bodyDiv w:val="1"/>
      <w:marLeft w:val="0"/>
      <w:marRight w:val="0"/>
      <w:marTop w:val="0"/>
      <w:marBottom w:val="0"/>
      <w:divBdr>
        <w:top w:val="none" w:sz="0" w:space="0" w:color="auto"/>
        <w:left w:val="none" w:sz="0" w:space="0" w:color="auto"/>
        <w:bottom w:val="none" w:sz="0" w:space="0" w:color="auto"/>
        <w:right w:val="none" w:sz="0" w:space="0" w:color="auto"/>
      </w:divBdr>
    </w:div>
    <w:div w:id="391731958">
      <w:bodyDiv w:val="1"/>
      <w:marLeft w:val="0"/>
      <w:marRight w:val="0"/>
      <w:marTop w:val="0"/>
      <w:marBottom w:val="0"/>
      <w:divBdr>
        <w:top w:val="none" w:sz="0" w:space="0" w:color="auto"/>
        <w:left w:val="none" w:sz="0" w:space="0" w:color="auto"/>
        <w:bottom w:val="none" w:sz="0" w:space="0" w:color="auto"/>
        <w:right w:val="none" w:sz="0" w:space="0" w:color="auto"/>
      </w:divBdr>
    </w:div>
    <w:div w:id="392046834">
      <w:bodyDiv w:val="1"/>
      <w:marLeft w:val="0"/>
      <w:marRight w:val="0"/>
      <w:marTop w:val="0"/>
      <w:marBottom w:val="0"/>
      <w:divBdr>
        <w:top w:val="none" w:sz="0" w:space="0" w:color="auto"/>
        <w:left w:val="none" w:sz="0" w:space="0" w:color="auto"/>
        <w:bottom w:val="none" w:sz="0" w:space="0" w:color="auto"/>
        <w:right w:val="none" w:sz="0" w:space="0" w:color="auto"/>
      </w:divBdr>
    </w:div>
    <w:div w:id="392122450">
      <w:bodyDiv w:val="1"/>
      <w:marLeft w:val="0"/>
      <w:marRight w:val="0"/>
      <w:marTop w:val="0"/>
      <w:marBottom w:val="0"/>
      <w:divBdr>
        <w:top w:val="none" w:sz="0" w:space="0" w:color="auto"/>
        <w:left w:val="none" w:sz="0" w:space="0" w:color="auto"/>
        <w:bottom w:val="none" w:sz="0" w:space="0" w:color="auto"/>
        <w:right w:val="none" w:sz="0" w:space="0" w:color="auto"/>
      </w:divBdr>
    </w:div>
    <w:div w:id="392238129">
      <w:bodyDiv w:val="1"/>
      <w:marLeft w:val="0"/>
      <w:marRight w:val="0"/>
      <w:marTop w:val="0"/>
      <w:marBottom w:val="0"/>
      <w:divBdr>
        <w:top w:val="none" w:sz="0" w:space="0" w:color="auto"/>
        <w:left w:val="none" w:sz="0" w:space="0" w:color="auto"/>
        <w:bottom w:val="none" w:sz="0" w:space="0" w:color="auto"/>
        <w:right w:val="none" w:sz="0" w:space="0" w:color="auto"/>
      </w:divBdr>
    </w:div>
    <w:div w:id="394209826">
      <w:bodyDiv w:val="1"/>
      <w:marLeft w:val="0"/>
      <w:marRight w:val="0"/>
      <w:marTop w:val="0"/>
      <w:marBottom w:val="0"/>
      <w:divBdr>
        <w:top w:val="none" w:sz="0" w:space="0" w:color="auto"/>
        <w:left w:val="none" w:sz="0" w:space="0" w:color="auto"/>
        <w:bottom w:val="none" w:sz="0" w:space="0" w:color="auto"/>
        <w:right w:val="none" w:sz="0" w:space="0" w:color="auto"/>
      </w:divBdr>
    </w:div>
    <w:div w:id="394401453">
      <w:bodyDiv w:val="1"/>
      <w:marLeft w:val="0"/>
      <w:marRight w:val="0"/>
      <w:marTop w:val="0"/>
      <w:marBottom w:val="0"/>
      <w:divBdr>
        <w:top w:val="none" w:sz="0" w:space="0" w:color="auto"/>
        <w:left w:val="none" w:sz="0" w:space="0" w:color="auto"/>
        <w:bottom w:val="none" w:sz="0" w:space="0" w:color="auto"/>
        <w:right w:val="none" w:sz="0" w:space="0" w:color="auto"/>
      </w:divBdr>
    </w:div>
    <w:div w:id="397097343">
      <w:bodyDiv w:val="1"/>
      <w:marLeft w:val="0"/>
      <w:marRight w:val="0"/>
      <w:marTop w:val="0"/>
      <w:marBottom w:val="0"/>
      <w:divBdr>
        <w:top w:val="none" w:sz="0" w:space="0" w:color="auto"/>
        <w:left w:val="none" w:sz="0" w:space="0" w:color="auto"/>
        <w:bottom w:val="none" w:sz="0" w:space="0" w:color="auto"/>
        <w:right w:val="none" w:sz="0" w:space="0" w:color="auto"/>
      </w:divBdr>
    </w:div>
    <w:div w:id="399518442">
      <w:bodyDiv w:val="1"/>
      <w:marLeft w:val="0"/>
      <w:marRight w:val="0"/>
      <w:marTop w:val="0"/>
      <w:marBottom w:val="0"/>
      <w:divBdr>
        <w:top w:val="none" w:sz="0" w:space="0" w:color="auto"/>
        <w:left w:val="none" w:sz="0" w:space="0" w:color="auto"/>
        <w:bottom w:val="none" w:sz="0" w:space="0" w:color="auto"/>
        <w:right w:val="none" w:sz="0" w:space="0" w:color="auto"/>
      </w:divBdr>
    </w:div>
    <w:div w:id="401684759">
      <w:bodyDiv w:val="1"/>
      <w:marLeft w:val="0"/>
      <w:marRight w:val="0"/>
      <w:marTop w:val="0"/>
      <w:marBottom w:val="0"/>
      <w:divBdr>
        <w:top w:val="none" w:sz="0" w:space="0" w:color="auto"/>
        <w:left w:val="none" w:sz="0" w:space="0" w:color="auto"/>
        <w:bottom w:val="none" w:sz="0" w:space="0" w:color="auto"/>
        <w:right w:val="none" w:sz="0" w:space="0" w:color="auto"/>
      </w:divBdr>
    </w:div>
    <w:div w:id="402139420">
      <w:bodyDiv w:val="1"/>
      <w:marLeft w:val="0"/>
      <w:marRight w:val="0"/>
      <w:marTop w:val="0"/>
      <w:marBottom w:val="0"/>
      <w:divBdr>
        <w:top w:val="none" w:sz="0" w:space="0" w:color="auto"/>
        <w:left w:val="none" w:sz="0" w:space="0" w:color="auto"/>
        <w:bottom w:val="none" w:sz="0" w:space="0" w:color="auto"/>
        <w:right w:val="none" w:sz="0" w:space="0" w:color="auto"/>
      </w:divBdr>
    </w:div>
    <w:div w:id="404424601">
      <w:bodyDiv w:val="1"/>
      <w:marLeft w:val="0"/>
      <w:marRight w:val="0"/>
      <w:marTop w:val="0"/>
      <w:marBottom w:val="0"/>
      <w:divBdr>
        <w:top w:val="none" w:sz="0" w:space="0" w:color="auto"/>
        <w:left w:val="none" w:sz="0" w:space="0" w:color="auto"/>
        <w:bottom w:val="none" w:sz="0" w:space="0" w:color="auto"/>
        <w:right w:val="none" w:sz="0" w:space="0" w:color="auto"/>
      </w:divBdr>
    </w:div>
    <w:div w:id="404452894">
      <w:bodyDiv w:val="1"/>
      <w:marLeft w:val="0"/>
      <w:marRight w:val="0"/>
      <w:marTop w:val="0"/>
      <w:marBottom w:val="0"/>
      <w:divBdr>
        <w:top w:val="none" w:sz="0" w:space="0" w:color="auto"/>
        <w:left w:val="none" w:sz="0" w:space="0" w:color="auto"/>
        <w:bottom w:val="none" w:sz="0" w:space="0" w:color="auto"/>
        <w:right w:val="none" w:sz="0" w:space="0" w:color="auto"/>
      </w:divBdr>
    </w:div>
    <w:div w:id="406347378">
      <w:bodyDiv w:val="1"/>
      <w:marLeft w:val="0"/>
      <w:marRight w:val="0"/>
      <w:marTop w:val="0"/>
      <w:marBottom w:val="0"/>
      <w:divBdr>
        <w:top w:val="none" w:sz="0" w:space="0" w:color="auto"/>
        <w:left w:val="none" w:sz="0" w:space="0" w:color="auto"/>
        <w:bottom w:val="none" w:sz="0" w:space="0" w:color="auto"/>
        <w:right w:val="none" w:sz="0" w:space="0" w:color="auto"/>
      </w:divBdr>
    </w:div>
    <w:div w:id="407768951">
      <w:bodyDiv w:val="1"/>
      <w:marLeft w:val="0"/>
      <w:marRight w:val="0"/>
      <w:marTop w:val="0"/>
      <w:marBottom w:val="0"/>
      <w:divBdr>
        <w:top w:val="none" w:sz="0" w:space="0" w:color="auto"/>
        <w:left w:val="none" w:sz="0" w:space="0" w:color="auto"/>
        <w:bottom w:val="none" w:sz="0" w:space="0" w:color="auto"/>
        <w:right w:val="none" w:sz="0" w:space="0" w:color="auto"/>
      </w:divBdr>
    </w:div>
    <w:div w:id="410203093">
      <w:bodyDiv w:val="1"/>
      <w:marLeft w:val="0"/>
      <w:marRight w:val="0"/>
      <w:marTop w:val="0"/>
      <w:marBottom w:val="0"/>
      <w:divBdr>
        <w:top w:val="none" w:sz="0" w:space="0" w:color="auto"/>
        <w:left w:val="none" w:sz="0" w:space="0" w:color="auto"/>
        <w:bottom w:val="none" w:sz="0" w:space="0" w:color="auto"/>
        <w:right w:val="none" w:sz="0" w:space="0" w:color="auto"/>
      </w:divBdr>
    </w:div>
    <w:div w:id="413360240">
      <w:bodyDiv w:val="1"/>
      <w:marLeft w:val="0"/>
      <w:marRight w:val="0"/>
      <w:marTop w:val="0"/>
      <w:marBottom w:val="0"/>
      <w:divBdr>
        <w:top w:val="none" w:sz="0" w:space="0" w:color="auto"/>
        <w:left w:val="none" w:sz="0" w:space="0" w:color="auto"/>
        <w:bottom w:val="none" w:sz="0" w:space="0" w:color="auto"/>
        <w:right w:val="none" w:sz="0" w:space="0" w:color="auto"/>
      </w:divBdr>
    </w:div>
    <w:div w:id="414088563">
      <w:bodyDiv w:val="1"/>
      <w:marLeft w:val="0"/>
      <w:marRight w:val="0"/>
      <w:marTop w:val="0"/>
      <w:marBottom w:val="0"/>
      <w:divBdr>
        <w:top w:val="none" w:sz="0" w:space="0" w:color="auto"/>
        <w:left w:val="none" w:sz="0" w:space="0" w:color="auto"/>
        <w:bottom w:val="none" w:sz="0" w:space="0" w:color="auto"/>
        <w:right w:val="none" w:sz="0" w:space="0" w:color="auto"/>
      </w:divBdr>
    </w:div>
    <w:div w:id="421995698">
      <w:bodyDiv w:val="1"/>
      <w:marLeft w:val="0"/>
      <w:marRight w:val="0"/>
      <w:marTop w:val="0"/>
      <w:marBottom w:val="0"/>
      <w:divBdr>
        <w:top w:val="none" w:sz="0" w:space="0" w:color="auto"/>
        <w:left w:val="none" w:sz="0" w:space="0" w:color="auto"/>
        <w:bottom w:val="none" w:sz="0" w:space="0" w:color="auto"/>
        <w:right w:val="none" w:sz="0" w:space="0" w:color="auto"/>
      </w:divBdr>
    </w:div>
    <w:div w:id="422798916">
      <w:bodyDiv w:val="1"/>
      <w:marLeft w:val="0"/>
      <w:marRight w:val="0"/>
      <w:marTop w:val="0"/>
      <w:marBottom w:val="0"/>
      <w:divBdr>
        <w:top w:val="none" w:sz="0" w:space="0" w:color="auto"/>
        <w:left w:val="none" w:sz="0" w:space="0" w:color="auto"/>
        <w:bottom w:val="none" w:sz="0" w:space="0" w:color="auto"/>
        <w:right w:val="none" w:sz="0" w:space="0" w:color="auto"/>
      </w:divBdr>
    </w:div>
    <w:div w:id="423109215">
      <w:bodyDiv w:val="1"/>
      <w:marLeft w:val="0"/>
      <w:marRight w:val="0"/>
      <w:marTop w:val="0"/>
      <w:marBottom w:val="0"/>
      <w:divBdr>
        <w:top w:val="none" w:sz="0" w:space="0" w:color="auto"/>
        <w:left w:val="none" w:sz="0" w:space="0" w:color="auto"/>
        <w:bottom w:val="none" w:sz="0" w:space="0" w:color="auto"/>
        <w:right w:val="none" w:sz="0" w:space="0" w:color="auto"/>
      </w:divBdr>
    </w:div>
    <w:div w:id="424108414">
      <w:bodyDiv w:val="1"/>
      <w:marLeft w:val="0"/>
      <w:marRight w:val="0"/>
      <w:marTop w:val="0"/>
      <w:marBottom w:val="0"/>
      <w:divBdr>
        <w:top w:val="none" w:sz="0" w:space="0" w:color="auto"/>
        <w:left w:val="none" w:sz="0" w:space="0" w:color="auto"/>
        <w:bottom w:val="none" w:sz="0" w:space="0" w:color="auto"/>
        <w:right w:val="none" w:sz="0" w:space="0" w:color="auto"/>
      </w:divBdr>
    </w:div>
    <w:div w:id="425270251">
      <w:bodyDiv w:val="1"/>
      <w:marLeft w:val="0"/>
      <w:marRight w:val="0"/>
      <w:marTop w:val="0"/>
      <w:marBottom w:val="0"/>
      <w:divBdr>
        <w:top w:val="none" w:sz="0" w:space="0" w:color="auto"/>
        <w:left w:val="none" w:sz="0" w:space="0" w:color="auto"/>
        <w:bottom w:val="none" w:sz="0" w:space="0" w:color="auto"/>
        <w:right w:val="none" w:sz="0" w:space="0" w:color="auto"/>
      </w:divBdr>
    </w:div>
    <w:div w:id="426341836">
      <w:bodyDiv w:val="1"/>
      <w:marLeft w:val="0"/>
      <w:marRight w:val="0"/>
      <w:marTop w:val="0"/>
      <w:marBottom w:val="0"/>
      <w:divBdr>
        <w:top w:val="none" w:sz="0" w:space="0" w:color="auto"/>
        <w:left w:val="none" w:sz="0" w:space="0" w:color="auto"/>
        <w:bottom w:val="none" w:sz="0" w:space="0" w:color="auto"/>
        <w:right w:val="none" w:sz="0" w:space="0" w:color="auto"/>
      </w:divBdr>
    </w:div>
    <w:div w:id="427317162">
      <w:bodyDiv w:val="1"/>
      <w:marLeft w:val="0"/>
      <w:marRight w:val="0"/>
      <w:marTop w:val="0"/>
      <w:marBottom w:val="0"/>
      <w:divBdr>
        <w:top w:val="none" w:sz="0" w:space="0" w:color="auto"/>
        <w:left w:val="none" w:sz="0" w:space="0" w:color="auto"/>
        <w:bottom w:val="none" w:sz="0" w:space="0" w:color="auto"/>
        <w:right w:val="none" w:sz="0" w:space="0" w:color="auto"/>
      </w:divBdr>
    </w:div>
    <w:div w:id="427703392">
      <w:bodyDiv w:val="1"/>
      <w:marLeft w:val="0"/>
      <w:marRight w:val="0"/>
      <w:marTop w:val="0"/>
      <w:marBottom w:val="0"/>
      <w:divBdr>
        <w:top w:val="none" w:sz="0" w:space="0" w:color="auto"/>
        <w:left w:val="none" w:sz="0" w:space="0" w:color="auto"/>
        <w:bottom w:val="none" w:sz="0" w:space="0" w:color="auto"/>
        <w:right w:val="none" w:sz="0" w:space="0" w:color="auto"/>
      </w:divBdr>
    </w:div>
    <w:div w:id="428042215">
      <w:bodyDiv w:val="1"/>
      <w:marLeft w:val="0"/>
      <w:marRight w:val="0"/>
      <w:marTop w:val="0"/>
      <w:marBottom w:val="0"/>
      <w:divBdr>
        <w:top w:val="none" w:sz="0" w:space="0" w:color="auto"/>
        <w:left w:val="none" w:sz="0" w:space="0" w:color="auto"/>
        <w:bottom w:val="none" w:sz="0" w:space="0" w:color="auto"/>
        <w:right w:val="none" w:sz="0" w:space="0" w:color="auto"/>
      </w:divBdr>
    </w:div>
    <w:div w:id="430470890">
      <w:bodyDiv w:val="1"/>
      <w:marLeft w:val="0"/>
      <w:marRight w:val="0"/>
      <w:marTop w:val="0"/>
      <w:marBottom w:val="0"/>
      <w:divBdr>
        <w:top w:val="none" w:sz="0" w:space="0" w:color="auto"/>
        <w:left w:val="none" w:sz="0" w:space="0" w:color="auto"/>
        <w:bottom w:val="none" w:sz="0" w:space="0" w:color="auto"/>
        <w:right w:val="none" w:sz="0" w:space="0" w:color="auto"/>
      </w:divBdr>
    </w:div>
    <w:div w:id="430663854">
      <w:bodyDiv w:val="1"/>
      <w:marLeft w:val="0"/>
      <w:marRight w:val="0"/>
      <w:marTop w:val="0"/>
      <w:marBottom w:val="0"/>
      <w:divBdr>
        <w:top w:val="none" w:sz="0" w:space="0" w:color="auto"/>
        <w:left w:val="none" w:sz="0" w:space="0" w:color="auto"/>
        <w:bottom w:val="none" w:sz="0" w:space="0" w:color="auto"/>
        <w:right w:val="none" w:sz="0" w:space="0" w:color="auto"/>
      </w:divBdr>
    </w:div>
    <w:div w:id="435180307">
      <w:bodyDiv w:val="1"/>
      <w:marLeft w:val="0"/>
      <w:marRight w:val="0"/>
      <w:marTop w:val="0"/>
      <w:marBottom w:val="0"/>
      <w:divBdr>
        <w:top w:val="none" w:sz="0" w:space="0" w:color="auto"/>
        <w:left w:val="none" w:sz="0" w:space="0" w:color="auto"/>
        <w:bottom w:val="none" w:sz="0" w:space="0" w:color="auto"/>
        <w:right w:val="none" w:sz="0" w:space="0" w:color="auto"/>
      </w:divBdr>
    </w:div>
    <w:div w:id="436409727">
      <w:bodyDiv w:val="1"/>
      <w:marLeft w:val="0"/>
      <w:marRight w:val="0"/>
      <w:marTop w:val="0"/>
      <w:marBottom w:val="0"/>
      <w:divBdr>
        <w:top w:val="none" w:sz="0" w:space="0" w:color="auto"/>
        <w:left w:val="none" w:sz="0" w:space="0" w:color="auto"/>
        <w:bottom w:val="none" w:sz="0" w:space="0" w:color="auto"/>
        <w:right w:val="none" w:sz="0" w:space="0" w:color="auto"/>
      </w:divBdr>
    </w:div>
    <w:div w:id="436560469">
      <w:bodyDiv w:val="1"/>
      <w:marLeft w:val="0"/>
      <w:marRight w:val="0"/>
      <w:marTop w:val="0"/>
      <w:marBottom w:val="0"/>
      <w:divBdr>
        <w:top w:val="none" w:sz="0" w:space="0" w:color="auto"/>
        <w:left w:val="none" w:sz="0" w:space="0" w:color="auto"/>
        <w:bottom w:val="none" w:sz="0" w:space="0" w:color="auto"/>
        <w:right w:val="none" w:sz="0" w:space="0" w:color="auto"/>
      </w:divBdr>
    </w:div>
    <w:div w:id="436607609">
      <w:bodyDiv w:val="1"/>
      <w:marLeft w:val="0"/>
      <w:marRight w:val="0"/>
      <w:marTop w:val="0"/>
      <w:marBottom w:val="0"/>
      <w:divBdr>
        <w:top w:val="none" w:sz="0" w:space="0" w:color="auto"/>
        <w:left w:val="none" w:sz="0" w:space="0" w:color="auto"/>
        <w:bottom w:val="none" w:sz="0" w:space="0" w:color="auto"/>
        <w:right w:val="none" w:sz="0" w:space="0" w:color="auto"/>
      </w:divBdr>
    </w:div>
    <w:div w:id="439833371">
      <w:bodyDiv w:val="1"/>
      <w:marLeft w:val="0"/>
      <w:marRight w:val="0"/>
      <w:marTop w:val="0"/>
      <w:marBottom w:val="0"/>
      <w:divBdr>
        <w:top w:val="none" w:sz="0" w:space="0" w:color="auto"/>
        <w:left w:val="none" w:sz="0" w:space="0" w:color="auto"/>
        <w:bottom w:val="none" w:sz="0" w:space="0" w:color="auto"/>
        <w:right w:val="none" w:sz="0" w:space="0" w:color="auto"/>
      </w:divBdr>
    </w:div>
    <w:div w:id="440616320">
      <w:bodyDiv w:val="1"/>
      <w:marLeft w:val="0"/>
      <w:marRight w:val="0"/>
      <w:marTop w:val="0"/>
      <w:marBottom w:val="0"/>
      <w:divBdr>
        <w:top w:val="none" w:sz="0" w:space="0" w:color="auto"/>
        <w:left w:val="none" w:sz="0" w:space="0" w:color="auto"/>
        <w:bottom w:val="none" w:sz="0" w:space="0" w:color="auto"/>
        <w:right w:val="none" w:sz="0" w:space="0" w:color="auto"/>
      </w:divBdr>
    </w:div>
    <w:div w:id="440685566">
      <w:bodyDiv w:val="1"/>
      <w:marLeft w:val="0"/>
      <w:marRight w:val="0"/>
      <w:marTop w:val="0"/>
      <w:marBottom w:val="0"/>
      <w:divBdr>
        <w:top w:val="none" w:sz="0" w:space="0" w:color="auto"/>
        <w:left w:val="none" w:sz="0" w:space="0" w:color="auto"/>
        <w:bottom w:val="none" w:sz="0" w:space="0" w:color="auto"/>
        <w:right w:val="none" w:sz="0" w:space="0" w:color="auto"/>
      </w:divBdr>
    </w:div>
    <w:div w:id="442269372">
      <w:bodyDiv w:val="1"/>
      <w:marLeft w:val="0"/>
      <w:marRight w:val="0"/>
      <w:marTop w:val="0"/>
      <w:marBottom w:val="0"/>
      <w:divBdr>
        <w:top w:val="none" w:sz="0" w:space="0" w:color="auto"/>
        <w:left w:val="none" w:sz="0" w:space="0" w:color="auto"/>
        <w:bottom w:val="none" w:sz="0" w:space="0" w:color="auto"/>
        <w:right w:val="none" w:sz="0" w:space="0" w:color="auto"/>
      </w:divBdr>
    </w:div>
    <w:div w:id="442841114">
      <w:bodyDiv w:val="1"/>
      <w:marLeft w:val="0"/>
      <w:marRight w:val="0"/>
      <w:marTop w:val="0"/>
      <w:marBottom w:val="0"/>
      <w:divBdr>
        <w:top w:val="none" w:sz="0" w:space="0" w:color="auto"/>
        <w:left w:val="none" w:sz="0" w:space="0" w:color="auto"/>
        <w:bottom w:val="none" w:sz="0" w:space="0" w:color="auto"/>
        <w:right w:val="none" w:sz="0" w:space="0" w:color="auto"/>
      </w:divBdr>
    </w:div>
    <w:div w:id="442965638">
      <w:bodyDiv w:val="1"/>
      <w:marLeft w:val="0"/>
      <w:marRight w:val="0"/>
      <w:marTop w:val="0"/>
      <w:marBottom w:val="0"/>
      <w:divBdr>
        <w:top w:val="none" w:sz="0" w:space="0" w:color="auto"/>
        <w:left w:val="none" w:sz="0" w:space="0" w:color="auto"/>
        <w:bottom w:val="none" w:sz="0" w:space="0" w:color="auto"/>
        <w:right w:val="none" w:sz="0" w:space="0" w:color="auto"/>
      </w:divBdr>
    </w:div>
    <w:div w:id="443042031">
      <w:bodyDiv w:val="1"/>
      <w:marLeft w:val="0"/>
      <w:marRight w:val="0"/>
      <w:marTop w:val="0"/>
      <w:marBottom w:val="0"/>
      <w:divBdr>
        <w:top w:val="none" w:sz="0" w:space="0" w:color="auto"/>
        <w:left w:val="none" w:sz="0" w:space="0" w:color="auto"/>
        <w:bottom w:val="none" w:sz="0" w:space="0" w:color="auto"/>
        <w:right w:val="none" w:sz="0" w:space="0" w:color="auto"/>
      </w:divBdr>
    </w:div>
    <w:div w:id="445198952">
      <w:bodyDiv w:val="1"/>
      <w:marLeft w:val="0"/>
      <w:marRight w:val="0"/>
      <w:marTop w:val="0"/>
      <w:marBottom w:val="0"/>
      <w:divBdr>
        <w:top w:val="none" w:sz="0" w:space="0" w:color="auto"/>
        <w:left w:val="none" w:sz="0" w:space="0" w:color="auto"/>
        <w:bottom w:val="none" w:sz="0" w:space="0" w:color="auto"/>
        <w:right w:val="none" w:sz="0" w:space="0" w:color="auto"/>
      </w:divBdr>
    </w:div>
    <w:div w:id="450168128">
      <w:bodyDiv w:val="1"/>
      <w:marLeft w:val="0"/>
      <w:marRight w:val="0"/>
      <w:marTop w:val="0"/>
      <w:marBottom w:val="0"/>
      <w:divBdr>
        <w:top w:val="none" w:sz="0" w:space="0" w:color="auto"/>
        <w:left w:val="none" w:sz="0" w:space="0" w:color="auto"/>
        <w:bottom w:val="none" w:sz="0" w:space="0" w:color="auto"/>
        <w:right w:val="none" w:sz="0" w:space="0" w:color="auto"/>
      </w:divBdr>
    </w:div>
    <w:div w:id="451096152">
      <w:bodyDiv w:val="1"/>
      <w:marLeft w:val="0"/>
      <w:marRight w:val="0"/>
      <w:marTop w:val="0"/>
      <w:marBottom w:val="0"/>
      <w:divBdr>
        <w:top w:val="none" w:sz="0" w:space="0" w:color="auto"/>
        <w:left w:val="none" w:sz="0" w:space="0" w:color="auto"/>
        <w:bottom w:val="none" w:sz="0" w:space="0" w:color="auto"/>
        <w:right w:val="none" w:sz="0" w:space="0" w:color="auto"/>
      </w:divBdr>
    </w:div>
    <w:div w:id="454295869">
      <w:bodyDiv w:val="1"/>
      <w:marLeft w:val="0"/>
      <w:marRight w:val="0"/>
      <w:marTop w:val="0"/>
      <w:marBottom w:val="0"/>
      <w:divBdr>
        <w:top w:val="none" w:sz="0" w:space="0" w:color="auto"/>
        <w:left w:val="none" w:sz="0" w:space="0" w:color="auto"/>
        <w:bottom w:val="none" w:sz="0" w:space="0" w:color="auto"/>
        <w:right w:val="none" w:sz="0" w:space="0" w:color="auto"/>
      </w:divBdr>
    </w:div>
    <w:div w:id="454299700">
      <w:bodyDiv w:val="1"/>
      <w:marLeft w:val="0"/>
      <w:marRight w:val="0"/>
      <w:marTop w:val="0"/>
      <w:marBottom w:val="0"/>
      <w:divBdr>
        <w:top w:val="none" w:sz="0" w:space="0" w:color="auto"/>
        <w:left w:val="none" w:sz="0" w:space="0" w:color="auto"/>
        <w:bottom w:val="none" w:sz="0" w:space="0" w:color="auto"/>
        <w:right w:val="none" w:sz="0" w:space="0" w:color="auto"/>
      </w:divBdr>
    </w:div>
    <w:div w:id="456532319">
      <w:bodyDiv w:val="1"/>
      <w:marLeft w:val="0"/>
      <w:marRight w:val="0"/>
      <w:marTop w:val="0"/>
      <w:marBottom w:val="0"/>
      <w:divBdr>
        <w:top w:val="none" w:sz="0" w:space="0" w:color="auto"/>
        <w:left w:val="none" w:sz="0" w:space="0" w:color="auto"/>
        <w:bottom w:val="none" w:sz="0" w:space="0" w:color="auto"/>
        <w:right w:val="none" w:sz="0" w:space="0" w:color="auto"/>
      </w:divBdr>
    </w:div>
    <w:div w:id="456609761">
      <w:bodyDiv w:val="1"/>
      <w:marLeft w:val="0"/>
      <w:marRight w:val="0"/>
      <w:marTop w:val="0"/>
      <w:marBottom w:val="0"/>
      <w:divBdr>
        <w:top w:val="none" w:sz="0" w:space="0" w:color="auto"/>
        <w:left w:val="none" w:sz="0" w:space="0" w:color="auto"/>
        <w:bottom w:val="none" w:sz="0" w:space="0" w:color="auto"/>
        <w:right w:val="none" w:sz="0" w:space="0" w:color="auto"/>
      </w:divBdr>
    </w:div>
    <w:div w:id="457113648">
      <w:bodyDiv w:val="1"/>
      <w:marLeft w:val="0"/>
      <w:marRight w:val="0"/>
      <w:marTop w:val="0"/>
      <w:marBottom w:val="0"/>
      <w:divBdr>
        <w:top w:val="none" w:sz="0" w:space="0" w:color="auto"/>
        <w:left w:val="none" w:sz="0" w:space="0" w:color="auto"/>
        <w:bottom w:val="none" w:sz="0" w:space="0" w:color="auto"/>
        <w:right w:val="none" w:sz="0" w:space="0" w:color="auto"/>
      </w:divBdr>
    </w:div>
    <w:div w:id="460539084">
      <w:bodyDiv w:val="1"/>
      <w:marLeft w:val="0"/>
      <w:marRight w:val="0"/>
      <w:marTop w:val="0"/>
      <w:marBottom w:val="0"/>
      <w:divBdr>
        <w:top w:val="none" w:sz="0" w:space="0" w:color="auto"/>
        <w:left w:val="none" w:sz="0" w:space="0" w:color="auto"/>
        <w:bottom w:val="none" w:sz="0" w:space="0" w:color="auto"/>
        <w:right w:val="none" w:sz="0" w:space="0" w:color="auto"/>
      </w:divBdr>
    </w:div>
    <w:div w:id="463885740">
      <w:bodyDiv w:val="1"/>
      <w:marLeft w:val="0"/>
      <w:marRight w:val="0"/>
      <w:marTop w:val="0"/>
      <w:marBottom w:val="0"/>
      <w:divBdr>
        <w:top w:val="none" w:sz="0" w:space="0" w:color="auto"/>
        <w:left w:val="none" w:sz="0" w:space="0" w:color="auto"/>
        <w:bottom w:val="none" w:sz="0" w:space="0" w:color="auto"/>
        <w:right w:val="none" w:sz="0" w:space="0" w:color="auto"/>
      </w:divBdr>
    </w:div>
    <w:div w:id="464008705">
      <w:bodyDiv w:val="1"/>
      <w:marLeft w:val="0"/>
      <w:marRight w:val="0"/>
      <w:marTop w:val="0"/>
      <w:marBottom w:val="0"/>
      <w:divBdr>
        <w:top w:val="none" w:sz="0" w:space="0" w:color="auto"/>
        <w:left w:val="none" w:sz="0" w:space="0" w:color="auto"/>
        <w:bottom w:val="none" w:sz="0" w:space="0" w:color="auto"/>
        <w:right w:val="none" w:sz="0" w:space="0" w:color="auto"/>
      </w:divBdr>
    </w:div>
    <w:div w:id="464542306">
      <w:bodyDiv w:val="1"/>
      <w:marLeft w:val="0"/>
      <w:marRight w:val="0"/>
      <w:marTop w:val="0"/>
      <w:marBottom w:val="0"/>
      <w:divBdr>
        <w:top w:val="none" w:sz="0" w:space="0" w:color="auto"/>
        <w:left w:val="none" w:sz="0" w:space="0" w:color="auto"/>
        <w:bottom w:val="none" w:sz="0" w:space="0" w:color="auto"/>
        <w:right w:val="none" w:sz="0" w:space="0" w:color="auto"/>
      </w:divBdr>
    </w:div>
    <w:div w:id="467287959">
      <w:bodyDiv w:val="1"/>
      <w:marLeft w:val="0"/>
      <w:marRight w:val="0"/>
      <w:marTop w:val="0"/>
      <w:marBottom w:val="0"/>
      <w:divBdr>
        <w:top w:val="none" w:sz="0" w:space="0" w:color="auto"/>
        <w:left w:val="none" w:sz="0" w:space="0" w:color="auto"/>
        <w:bottom w:val="none" w:sz="0" w:space="0" w:color="auto"/>
        <w:right w:val="none" w:sz="0" w:space="0" w:color="auto"/>
      </w:divBdr>
    </w:div>
    <w:div w:id="470749782">
      <w:bodyDiv w:val="1"/>
      <w:marLeft w:val="0"/>
      <w:marRight w:val="0"/>
      <w:marTop w:val="0"/>
      <w:marBottom w:val="0"/>
      <w:divBdr>
        <w:top w:val="none" w:sz="0" w:space="0" w:color="auto"/>
        <w:left w:val="none" w:sz="0" w:space="0" w:color="auto"/>
        <w:bottom w:val="none" w:sz="0" w:space="0" w:color="auto"/>
        <w:right w:val="none" w:sz="0" w:space="0" w:color="auto"/>
      </w:divBdr>
    </w:div>
    <w:div w:id="471094976">
      <w:bodyDiv w:val="1"/>
      <w:marLeft w:val="0"/>
      <w:marRight w:val="0"/>
      <w:marTop w:val="0"/>
      <w:marBottom w:val="0"/>
      <w:divBdr>
        <w:top w:val="none" w:sz="0" w:space="0" w:color="auto"/>
        <w:left w:val="none" w:sz="0" w:space="0" w:color="auto"/>
        <w:bottom w:val="none" w:sz="0" w:space="0" w:color="auto"/>
        <w:right w:val="none" w:sz="0" w:space="0" w:color="auto"/>
      </w:divBdr>
    </w:div>
    <w:div w:id="471795753">
      <w:bodyDiv w:val="1"/>
      <w:marLeft w:val="0"/>
      <w:marRight w:val="0"/>
      <w:marTop w:val="0"/>
      <w:marBottom w:val="0"/>
      <w:divBdr>
        <w:top w:val="none" w:sz="0" w:space="0" w:color="auto"/>
        <w:left w:val="none" w:sz="0" w:space="0" w:color="auto"/>
        <w:bottom w:val="none" w:sz="0" w:space="0" w:color="auto"/>
        <w:right w:val="none" w:sz="0" w:space="0" w:color="auto"/>
      </w:divBdr>
    </w:div>
    <w:div w:id="471868088">
      <w:bodyDiv w:val="1"/>
      <w:marLeft w:val="0"/>
      <w:marRight w:val="0"/>
      <w:marTop w:val="0"/>
      <w:marBottom w:val="0"/>
      <w:divBdr>
        <w:top w:val="none" w:sz="0" w:space="0" w:color="auto"/>
        <w:left w:val="none" w:sz="0" w:space="0" w:color="auto"/>
        <w:bottom w:val="none" w:sz="0" w:space="0" w:color="auto"/>
        <w:right w:val="none" w:sz="0" w:space="0" w:color="auto"/>
      </w:divBdr>
    </w:div>
    <w:div w:id="476920645">
      <w:bodyDiv w:val="1"/>
      <w:marLeft w:val="0"/>
      <w:marRight w:val="0"/>
      <w:marTop w:val="0"/>
      <w:marBottom w:val="0"/>
      <w:divBdr>
        <w:top w:val="none" w:sz="0" w:space="0" w:color="auto"/>
        <w:left w:val="none" w:sz="0" w:space="0" w:color="auto"/>
        <w:bottom w:val="none" w:sz="0" w:space="0" w:color="auto"/>
        <w:right w:val="none" w:sz="0" w:space="0" w:color="auto"/>
      </w:divBdr>
    </w:div>
    <w:div w:id="477110996">
      <w:bodyDiv w:val="1"/>
      <w:marLeft w:val="0"/>
      <w:marRight w:val="0"/>
      <w:marTop w:val="0"/>
      <w:marBottom w:val="0"/>
      <w:divBdr>
        <w:top w:val="none" w:sz="0" w:space="0" w:color="auto"/>
        <w:left w:val="none" w:sz="0" w:space="0" w:color="auto"/>
        <w:bottom w:val="none" w:sz="0" w:space="0" w:color="auto"/>
        <w:right w:val="none" w:sz="0" w:space="0" w:color="auto"/>
      </w:divBdr>
    </w:div>
    <w:div w:id="478422540">
      <w:bodyDiv w:val="1"/>
      <w:marLeft w:val="0"/>
      <w:marRight w:val="0"/>
      <w:marTop w:val="0"/>
      <w:marBottom w:val="0"/>
      <w:divBdr>
        <w:top w:val="none" w:sz="0" w:space="0" w:color="auto"/>
        <w:left w:val="none" w:sz="0" w:space="0" w:color="auto"/>
        <w:bottom w:val="none" w:sz="0" w:space="0" w:color="auto"/>
        <w:right w:val="none" w:sz="0" w:space="0" w:color="auto"/>
      </w:divBdr>
    </w:div>
    <w:div w:id="479003593">
      <w:bodyDiv w:val="1"/>
      <w:marLeft w:val="0"/>
      <w:marRight w:val="0"/>
      <w:marTop w:val="0"/>
      <w:marBottom w:val="0"/>
      <w:divBdr>
        <w:top w:val="none" w:sz="0" w:space="0" w:color="auto"/>
        <w:left w:val="none" w:sz="0" w:space="0" w:color="auto"/>
        <w:bottom w:val="none" w:sz="0" w:space="0" w:color="auto"/>
        <w:right w:val="none" w:sz="0" w:space="0" w:color="auto"/>
      </w:divBdr>
    </w:div>
    <w:div w:id="481388299">
      <w:bodyDiv w:val="1"/>
      <w:marLeft w:val="0"/>
      <w:marRight w:val="0"/>
      <w:marTop w:val="0"/>
      <w:marBottom w:val="0"/>
      <w:divBdr>
        <w:top w:val="none" w:sz="0" w:space="0" w:color="auto"/>
        <w:left w:val="none" w:sz="0" w:space="0" w:color="auto"/>
        <w:bottom w:val="none" w:sz="0" w:space="0" w:color="auto"/>
        <w:right w:val="none" w:sz="0" w:space="0" w:color="auto"/>
      </w:divBdr>
    </w:div>
    <w:div w:id="483543615">
      <w:bodyDiv w:val="1"/>
      <w:marLeft w:val="0"/>
      <w:marRight w:val="0"/>
      <w:marTop w:val="0"/>
      <w:marBottom w:val="0"/>
      <w:divBdr>
        <w:top w:val="none" w:sz="0" w:space="0" w:color="auto"/>
        <w:left w:val="none" w:sz="0" w:space="0" w:color="auto"/>
        <w:bottom w:val="none" w:sz="0" w:space="0" w:color="auto"/>
        <w:right w:val="none" w:sz="0" w:space="0" w:color="auto"/>
      </w:divBdr>
    </w:div>
    <w:div w:id="484473726">
      <w:bodyDiv w:val="1"/>
      <w:marLeft w:val="0"/>
      <w:marRight w:val="0"/>
      <w:marTop w:val="0"/>
      <w:marBottom w:val="0"/>
      <w:divBdr>
        <w:top w:val="none" w:sz="0" w:space="0" w:color="auto"/>
        <w:left w:val="none" w:sz="0" w:space="0" w:color="auto"/>
        <w:bottom w:val="none" w:sz="0" w:space="0" w:color="auto"/>
        <w:right w:val="none" w:sz="0" w:space="0" w:color="auto"/>
      </w:divBdr>
    </w:div>
    <w:div w:id="485169173">
      <w:bodyDiv w:val="1"/>
      <w:marLeft w:val="0"/>
      <w:marRight w:val="0"/>
      <w:marTop w:val="0"/>
      <w:marBottom w:val="0"/>
      <w:divBdr>
        <w:top w:val="none" w:sz="0" w:space="0" w:color="auto"/>
        <w:left w:val="none" w:sz="0" w:space="0" w:color="auto"/>
        <w:bottom w:val="none" w:sz="0" w:space="0" w:color="auto"/>
        <w:right w:val="none" w:sz="0" w:space="0" w:color="auto"/>
      </w:divBdr>
    </w:div>
    <w:div w:id="486046514">
      <w:bodyDiv w:val="1"/>
      <w:marLeft w:val="0"/>
      <w:marRight w:val="0"/>
      <w:marTop w:val="0"/>
      <w:marBottom w:val="0"/>
      <w:divBdr>
        <w:top w:val="none" w:sz="0" w:space="0" w:color="auto"/>
        <w:left w:val="none" w:sz="0" w:space="0" w:color="auto"/>
        <w:bottom w:val="none" w:sz="0" w:space="0" w:color="auto"/>
        <w:right w:val="none" w:sz="0" w:space="0" w:color="auto"/>
      </w:divBdr>
    </w:div>
    <w:div w:id="486475912">
      <w:bodyDiv w:val="1"/>
      <w:marLeft w:val="0"/>
      <w:marRight w:val="0"/>
      <w:marTop w:val="0"/>
      <w:marBottom w:val="0"/>
      <w:divBdr>
        <w:top w:val="none" w:sz="0" w:space="0" w:color="auto"/>
        <w:left w:val="none" w:sz="0" w:space="0" w:color="auto"/>
        <w:bottom w:val="none" w:sz="0" w:space="0" w:color="auto"/>
        <w:right w:val="none" w:sz="0" w:space="0" w:color="auto"/>
      </w:divBdr>
    </w:div>
    <w:div w:id="489297169">
      <w:bodyDiv w:val="1"/>
      <w:marLeft w:val="0"/>
      <w:marRight w:val="0"/>
      <w:marTop w:val="0"/>
      <w:marBottom w:val="0"/>
      <w:divBdr>
        <w:top w:val="none" w:sz="0" w:space="0" w:color="auto"/>
        <w:left w:val="none" w:sz="0" w:space="0" w:color="auto"/>
        <w:bottom w:val="none" w:sz="0" w:space="0" w:color="auto"/>
        <w:right w:val="none" w:sz="0" w:space="0" w:color="auto"/>
      </w:divBdr>
    </w:div>
    <w:div w:id="491456081">
      <w:bodyDiv w:val="1"/>
      <w:marLeft w:val="0"/>
      <w:marRight w:val="0"/>
      <w:marTop w:val="0"/>
      <w:marBottom w:val="0"/>
      <w:divBdr>
        <w:top w:val="none" w:sz="0" w:space="0" w:color="auto"/>
        <w:left w:val="none" w:sz="0" w:space="0" w:color="auto"/>
        <w:bottom w:val="none" w:sz="0" w:space="0" w:color="auto"/>
        <w:right w:val="none" w:sz="0" w:space="0" w:color="auto"/>
      </w:divBdr>
    </w:div>
    <w:div w:id="493882634">
      <w:bodyDiv w:val="1"/>
      <w:marLeft w:val="0"/>
      <w:marRight w:val="0"/>
      <w:marTop w:val="0"/>
      <w:marBottom w:val="0"/>
      <w:divBdr>
        <w:top w:val="none" w:sz="0" w:space="0" w:color="auto"/>
        <w:left w:val="none" w:sz="0" w:space="0" w:color="auto"/>
        <w:bottom w:val="none" w:sz="0" w:space="0" w:color="auto"/>
        <w:right w:val="none" w:sz="0" w:space="0" w:color="auto"/>
      </w:divBdr>
    </w:div>
    <w:div w:id="494105315">
      <w:bodyDiv w:val="1"/>
      <w:marLeft w:val="0"/>
      <w:marRight w:val="0"/>
      <w:marTop w:val="0"/>
      <w:marBottom w:val="0"/>
      <w:divBdr>
        <w:top w:val="none" w:sz="0" w:space="0" w:color="auto"/>
        <w:left w:val="none" w:sz="0" w:space="0" w:color="auto"/>
        <w:bottom w:val="none" w:sz="0" w:space="0" w:color="auto"/>
        <w:right w:val="none" w:sz="0" w:space="0" w:color="auto"/>
      </w:divBdr>
    </w:div>
    <w:div w:id="498695317">
      <w:bodyDiv w:val="1"/>
      <w:marLeft w:val="0"/>
      <w:marRight w:val="0"/>
      <w:marTop w:val="0"/>
      <w:marBottom w:val="0"/>
      <w:divBdr>
        <w:top w:val="none" w:sz="0" w:space="0" w:color="auto"/>
        <w:left w:val="none" w:sz="0" w:space="0" w:color="auto"/>
        <w:bottom w:val="none" w:sz="0" w:space="0" w:color="auto"/>
        <w:right w:val="none" w:sz="0" w:space="0" w:color="auto"/>
      </w:divBdr>
    </w:div>
    <w:div w:id="498890379">
      <w:bodyDiv w:val="1"/>
      <w:marLeft w:val="0"/>
      <w:marRight w:val="0"/>
      <w:marTop w:val="0"/>
      <w:marBottom w:val="0"/>
      <w:divBdr>
        <w:top w:val="none" w:sz="0" w:space="0" w:color="auto"/>
        <w:left w:val="none" w:sz="0" w:space="0" w:color="auto"/>
        <w:bottom w:val="none" w:sz="0" w:space="0" w:color="auto"/>
        <w:right w:val="none" w:sz="0" w:space="0" w:color="auto"/>
      </w:divBdr>
    </w:div>
    <w:div w:id="500051910">
      <w:bodyDiv w:val="1"/>
      <w:marLeft w:val="0"/>
      <w:marRight w:val="0"/>
      <w:marTop w:val="0"/>
      <w:marBottom w:val="0"/>
      <w:divBdr>
        <w:top w:val="none" w:sz="0" w:space="0" w:color="auto"/>
        <w:left w:val="none" w:sz="0" w:space="0" w:color="auto"/>
        <w:bottom w:val="none" w:sz="0" w:space="0" w:color="auto"/>
        <w:right w:val="none" w:sz="0" w:space="0" w:color="auto"/>
      </w:divBdr>
    </w:div>
    <w:div w:id="504630622">
      <w:bodyDiv w:val="1"/>
      <w:marLeft w:val="0"/>
      <w:marRight w:val="0"/>
      <w:marTop w:val="0"/>
      <w:marBottom w:val="0"/>
      <w:divBdr>
        <w:top w:val="none" w:sz="0" w:space="0" w:color="auto"/>
        <w:left w:val="none" w:sz="0" w:space="0" w:color="auto"/>
        <w:bottom w:val="none" w:sz="0" w:space="0" w:color="auto"/>
        <w:right w:val="none" w:sz="0" w:space="0" w:color="auto"/>
      </w:divBdr>
    </w:div>
    <w:div w:id="505511077">
      <w:bodyDiv w:val="1"/>
      <w:marLeft w:val="0"/>
      <w:marRight w:val="0"/>
      <w:marTop w:val="0"/>
      <w:marBottom w:val="0"/>
      <w:divBdr>
        <w:top w:val="none" w:sz="0" w:space="0" w:color="auto"/>
        <w:left w:val="none" w:sz="0" w:space="0" w:color="auto"/>
        <w:bottom w:val="none" w:sz="0" w:space="0" w:color="auto"/>
        <w:right w:val="none" w:sz="0" w:space="0" w:color="auto"/>
      </w:divBdr>
    </w:div>
    <w:div w:id="506944438">
      <w:bodyDiv w:val="1"/>
      <w:marLeft w:val="0"/>
      <w:marRight w:val="0"/>
      <w:marTop w:val="0"/>
      <w:marBottom w:val="0"/>
      <w:divBdr>
        <w:top w:val="none" w:sz="0" w:space="0" w:color="auto"/>
        <w:left w:val="none" w:sz="0" w:space="0" w:color="auto"/>
        <w:bottom w:val="none" w:sz="0" w:space="0" w:color="auto"/>
        <w:right w:val="none" w:sz="0" w:space="0" w:color="auto"/>
      </w:divBdr>
    </w:div>
    <w:div w:id="509226174">
      <w:bodyDiv w:val="1"/>
      <w:marLeft w:val="0"/>
      <w:marRight w:val="0"/>
      <w:marTop w:val="0"/>
      <w:marBottom w:val="0"/>
      <w:divBdr>
        <w:top w:val="none" w:sz="0" w:space="0" w:color="auto"/>
        <w:left w:val="none" w:sz="0" w:space="0" w:color="auto"/>
        <w:bottom w:val="none" w:sz="0" w:space="0" w:color="auto"/>
        <w:right w:val="none" w:sz="0" w:space="0" w:color="auto"/>
      </w:divBdr>
    </w:div>
    <w:div w:id="510217834">
      <w:bodyDiv w:val="1"/>
      <w:marLeft w:val="0"/>
      <w:marRight w:val="0"/>
      <w:marTop w:val="0"/>
      <w:marBottom w:val="0"/>
      <w:divBdr>
        <w:top w:val="none" w:sz="0" w:space="0" w:color="auto"/>
        <w:left w:val="none" w:sz="0" w:space="0" w:color="auto"/>
        <w:bottom w:val="none" w:sz="0" w:space="0" w:color="auto"/>
        <w:right w:val="none" w:sz="0" w:space="0" w:color="auto"/>
      </w:divBdr>
    </w:div>
    <w:div w:id="511383019">
      <w:bodyDiv w:val="1"/>
      <w:marLeft w:val="0"/>
      <w:marRight w:val="0"/>
      <w:marTop w:val="0"/>
      <w:marBottom w:val="0"/>
      <w:divBdr>
        <w:top w:val="none" w:sz="0" w:space="0" w:color="auto"/>
        <w:left w:val="none" w:sz="0" w:space="0" w:color="auto"/>
        <w:bottom w:val="none" w:sz="0" w:space="0" w:color="auto"/>
        <w:right w:val="none" w:sz="0" w:space="0" w:color="auto"/>
      </w:divBdr>
    </w:div>
    <w:div w:id="513155673">
      <w:bodyDiv w:val="1"/>
      <w:marLeft w:val="0"/>
      <w:marRight w:val="0"/>
      <w:marTop w:val="0"/>
      <w:marBottom w:val="0"/>
      <w:divBdr>
        <w:top w:val="none" w:sz="0" w:space="0" w:color="auto"/>
        <w:left w:val="none" w:sz="0" w:space="0" w:color="auto"/>
        <w:bottom w:val="none" w:sz="0" w:space="0" w:color="auto"/>
        <w:right w:val="none" w:sz="0" w:space="0" w:color="auto"/>
      </w:divBdr>
    </w:div>
    <w:div w:id="513766795">
      <w:bodyDiv w:val="1"/>
      <w:marLeft w:val="0"/>
      <w:marRight w:val="0"/>
      <w:marTop w:val="0"/>
      <w:marBottom w:val="0"/>
      <w:divBdr>
        <w:top w:val="none" w:sz="0" w:space="0" w:color="auto"/>
        <w:left w:val="none" w:sz="0" w:space="0" w:color="auto"/>
        <w:bottom w:val="none" w:sz="0" w:space="0" w:color="auto"/>
        <w:right w:val="none" w:sz="0" w:space="0" w:color="auto"/>
      </w:divBdr>
    </w:div>
    <w:div w:id="518205232">
      <w:bodyDiv w:val="1"/>
      <w:marLeft w:val="0"/>
      <w:marRight w:val="0"/>
      <w:marTop w:val="0"/>
      <w:marBottom w:val="0"/>
      <w:divBdr>
        <w:top w:val="none" w:sz="0" w:space="0" w:color="auto"/>
        <w:left w:val="none" w:sz="0" w:space="0" w:color="auto"/>
        <w:bottom w:val="none" w:sz="0" w:space="0" w:color="auto"/>
        <w:right w:val="none" w:sz="0" w:space="0" w:color="auto"/>
      </w:divBdr>
    </w:div>
    <w:div w:id="522519683">
      <w:bodyDiv w:val="1"/>
      <w:marLeft w:val="0"/>
      <w:marRight w:val="0"/>
      <w:marTop w:val="0"/>
      <w:marBottom w:val="0"/>
      <w:divBdr>
        <w:top w:val="none" w:sz="0" w:space="0" w:color="auto"/>
        <w:left w:val="none" w:sz="0" w:space="0" w:color="auto"/>
        <w:bottom w:val="none" w:sz="0" w:space="0" w:color="auto"/>
        <w:right w:val="none" w:sz="0" w:space="0" w:color="auto"/>
      </w:divBdr>
    </w:div>
    <w:div w:id="524514905">
      <w:bodyDiv w:val="1"/>
      <w:marLeft w:val="0"/>
      <w:marRight w:val="0"/>
      <w:marTop w:val="0"/>
      <w:marBottom w:val="0"/>
      <w:divBdr>
        <w:top w:val="none" w:sz="0" w:space="0" w:color="auto"/>
        <w:left w:val="none" w:sz="0" w:space="0" w:color="auto"/>
        <w:bottom w:val="none" w:sz="0" w:space="0" w:color="auto"/>
        <w:right w:val="none" w:sz="0" w:space="0" w:color="auto"/>
      </w:divBdr>
    </w:div>
    <w:div w:id="525171733">
      <w:bodyDiv w:val="1"/>
      <w:marLeft w:val="0"/>
      <w:marRight w:val="0"/>
      <w:marTop w:val="0"/>
      <w:marBottom w:val="0"/>
      <w:divBdr>
        <w:top w:val="none" w:sz="0" w:space="0" w:color="auto"/>
        <w:left w:val="none" w:sz="0" w:space="0" w:color="auto"/>
        <w:bottom w:val="none" w:sz="0" w:space="0" w:color="auto"/>
        <w:right w:val="none" w:sz="0" w:space="0" w:color="auto"/>
      </w:divBdr>
    </w:div>
    <w:div w:id="528228645">
      <w:bodyDiv w:val="1"/>
      <w:marLeft w:val="0"/>
      <w:marRight w:val="0"/>
      <w:marTop w:val="0"/>
      <w:marBottom w:val="0"/>
      <w:divBdr>
        <w:top w:val="none" w:sz="0" w:space="0" w:color="auto"/>
        <w:left w:val="none" w:sz="0" w:space="0" w:color="auto"/>
        <w:bottom w:val="none" w:sz="0" w:space="0" w:color="auto"/>
        <w:right w:val="none" w:sz="0" w:space="0" w:color="auto"/>
      </w:divBdr>
    </w:div>
    <w:div w:id="528495855">
      <w:bodyDiv w:val="1"/>
      <w:marLeft w:val="0"/>
      <w:marRight w:val="0"/>
      <w:marTop w:val="0"/>
      <w:marBottom w:val="0"/>
      <w:divBdr>
        <w:top w:val="none" w:sz="0" w:space="0" w:color="auto"/>
        <w:left w:val="none" w:sz="0" w:space="0" w:color="auto"/>
        <w:bottom w:val="none" w:sz="0" w:space="0" w:color="auto"/>
        <w:right w:val="none" w:sz="0" w:space="0" w:color="auto"/>
      </w:divBdr>
    </w:div>
    <w:div w:id="530150346">
      <w:bodyDiv w:val="1"/>
      <w:marLeft w:val="0"/>
      <w:marRight w:val="0"/>
      <w:marTop w:val="0"/>
      <w:marBottom w:val="0"/>
      <w:divBdr>
        <w:top w:val="none" w:sz="0" w:space="0" w:color="auto"/>
        <w:left w:val="none" w:sz="0" w:space="0" w:color="auto"/>
        <w:bottom w:val="none" w:sz="0" w:space="0" w:color="auto"/>
        <w:right w:val="none" w:sz="0" w:space="0" w:color="auto"/>
      </w:divBdr>
    </w:div>
    <w:div w:id="531184534">
      <w:bodyDiv w:val="1"/>
      <w:marLeft w:val="0"/>
      <w:marRight w:val="0"/>
      <w:marTop w:val="0"/>
      <w:marBottom w:val="0"/>
      <w:divBdr>
        <w:top w:val="none" w:sz="0" w:space="0" w:color="auto"/>
        <w:left w:val="none" w:sz="0" w:space="0" w:color="auto"/>
        <w:bottom w:val="none" w:sz="0" w:space="0" w:color="auto"/>
        <w:right w:val="none" w:sz="0" w:space="0" w:color="auto"/>
      </w:divBdr>
    </w:div>
    <w:div w:id="531262824">
      <w:bodyDiv w:val="1"/>
      <w:marLeft w:val="0"/>
      <w:marRight w:val="0"/>
      <w:marTop w:val="0"/>
      <w:marBottom w:val="0"/>
      <w:divBdr>
        <w:top w:val="none" w:sz="0" w:space="0" w:color="auto"/>
        <w:left w:val="none" w:sz="0" w:space="0" w:color="auto"/>
        <w:bottom w:val="none" w:sz="0" w:space="0" w:color="auto"/>
        <w:right w:val="none" w:sz="0" w:space="0" w:color="auto"/>
      </w:divBdr>
    </w:div>
    <w:div w:id="532500518">
      <w:bodyDiv w:val="1"/>
      <w:marLeft w:val="0"/>
      <w:marRight w:val="0"/>
      <w:marTop w:val="0"/>
      <w:marBottom w:val="0"/>
      <w:divBdr>
        <w:top w:val="none" w:sz="0" w:space="0" w:color="auto"/>
        <w:left w:val="none" w:sz="0" w:space="0" w:color="auto"/>
        <w:bottom w:val="none" w:sz="0" w:space="0" w:color="auto"/>
        <w:right w:val="none" w:sz="0" w:space="0" w:color="auto"/>
      </w:divBdr>
    </w:div>
    <w:div w:id="533738350">
      <w:bodyDiv w:val="1"/>
      <w:marLeft w:val="0"/>
      <w:marRight w:val="0"/>
      <w:marTop w:val="0"/>
      <w:marBottom w:val="0"/>
      <w:divBdr>
        <w:top w:val="none" w:sz="0" w:space="0" w:color="auto"/>
        <w:left w:val="none" w:sz="0" w:space="0" w:color="auto"/>
        <w:bottom w:val="none" w:sz="0" w:space="0" w:color="auto"/>
        <w:right w:val="none" w:sz="0" w:space="0" w:color="auto"/>
      </w:divBdr>
    </w:div>
    <w:div w:id="538015000">
      <w:bodyDiv w:val="1"/>
      <w:marLeft w:val="0"/>
      <w:marRight w:val="0"/>
      <w:marTop w:val="0"/>
      <w:marBottom w:val="0"/>
      <w:divBdr>
        <w:top w:val="none" w:sz="0" w:space="0" w:color="auto"/>
        <w:left w:val="none" w:sz="0" w:space="0" w:color="auto"/>
        <w:bottom w:val="none" w:sz="0" w:space="0" w:color="auto"/>
        <w:right w:val="none" w:sz="0" w:space="0" w:color="auto"/>
      </w:divBdr>
    </w:div>
    <w:div w:id="538663738">
      <w:bodyDiv w:val="1"/>
      <w:marLeft w:val="0"/>
      <w:marRight w:val="0"/>
      <w:marTop w:val="0"/>
      <w:marBottom w:val="0"/>
      <w:divBdr>
        <w:top w:val="none" w:sz="0" w:space="0" w:color="auto"/>
        <w:left w:val="none" w:sz="0" w:space="0" w:color="auto"/>
        <w:bottom w:val="none" w:sz="0" w:space="0" w:color="auto"/>
        <w:right w:val="none" w:sz="0" w:space="0" w:color="auto"/>
      </w:divBdr>
    </w:div>
    <w:div w:id="538855765">
      <w:bodyDiv w:val="1"/>
      <w:marLeft w:val="0"/>
      <w:marRight w:val="0"/>
      <w:marTop w:val="0"/>
      <w:marBottom w:val="0"/>
      <w:divBdr>
        <w:top w:val="none" w:sz="0" w:space="0" w:color="auto"/>
        <w:left w:val="none" w:sz="0" w:space="0" w:color="auto"/>
        <w:bottom w:val="none" w:sz="0" w:space="0" w:color="auto"/>
        <w:right w:val="none" w:sz="0" w:space="0" w:color="auto"/>
      </w:divBdr>
    </w:div>
    <w:div w:id="539047865">
      <w:bodyDiv w:val="1"/>
      <w:marLeft w:val="0"/>
      <w:marRight w:val="0"/>
      <w:marTop w:val="0"/>
      <w:marBottom w:val="0"/>
      <w:divBdr>
        <w:top w:val="none" w:sz="0" w:space="0" w:color="auto"/>
        <w:left w:val="none" w:sz="0" w:space="0" w:color="auto"/>
        <w:bottom w:val="none" w:sz="0" w:space="0" w:color="auto"/>
        <w:right w:val="none" w:sz="0" w:space="0" w:color="auto"/>
      </w:divBdr>
    </w:div>
    <w:div w:id="539320679">
      <w:bodyDiv w:val="1"/>
      <w:marLeft w:val="0"/>
      <w:marRight w:val="0"/>
      <w:marTop w:val="0"/>
      <w:marBottom w:val="0"/>
      <w:divBdr>
        <w:top w:val="none" w:sz="0" w:space="0" w:color="auto"/>
        <w:left w:val="none" w:sz="0" w:space="0" w:color="auto"/>
        <w:bottom w:val="none" w:sz="0" w:space="0" w:color="auto"/>
        <w:right w:val="none" w:sz="0" w:space="0" w:color="auto"/>
      </w:divBdr>
    </w:div>
    <w:div w:id="539361750">
      <w:bodyDiv w:val="1"/>
      <w:marLeft w:val="0"/>
      <w:marRight w:val="0"/>
      <w:marTop w:val="0"/>
      <w:marBottom w:val="0"/>
      <w:divBdr>
        <w:top w:val="none" w:sz="0" w:space="0" w:color="auto"/>
        <w:left w:val="none" w:sz="0" w:space="0" w:color="auto"/>
        <w:bottom w:val="none" w:sz="0" w:space="0" w:color="auto"/>
        <w:right w:val="none" w:sz="0" w:space="0" w:color="auto"/>
      </w:divBdr>
    </w:div>
    <w:div w:id="539367124">
      <w:bodyDiv w:val="1"/>
      <w:marLeft w:val="0"/>
      <w:marRight w:val="0"/>
      <w:marTop w:val="0"/>
      <w:marBottom w:val="0"/>
      <w:divBdr>
        <w:top w:val="none" w:sz="0" w:space="0" w:color="auto"/>
        <w:left w:val="none" w:sz="0" w:space="0" w:color="auto"/>
        <w:bottom w:val="none" w:sz="0" w:space="0" w:color="auto"/>
        <w:right w:val="none" w:sz="0" w:space="0" w:color="auto"/>
      </w:divBdr>
    </w:div>
    <w:div w:id="539980319">
      <w:bodyDiv w:val="1"/>
      <w:marLeft w:val="0"/>
      <w:marRight w:val="0"/>
      <w:marTop w:val="0"/>
      <w:marBottom w:val="0"/>
      <w:divBdr>
        <w:top w:val="none" w:sz="0" w:space="0" w:color="auto"/>
        <w:left w:val="none" w:sz="0" w:space="0" w:color="auto"/>
        <w:bottom w:val="none" w:sz="0" w:space="0" w:color="auto"/>
        <w:right w:val="none" w:sz="0" w:space="0" w:color="auto"/>
      </w:divBdr>
    </w:div>
    <w:div w:id="542134242">
      <w:bodyDiv w:val="1"/>
      <w:marLeft w:val="0"/>
      <w:marRight w:val="0"/>
      <w:marTop w:val="0"/>
      <w:marBottom w:val="0"/>
      <w:divBdr>
        <w:top w:val="none" w:sz="0" w:space="0" w:color="auto"/>
        <w:left w:val="none" w:sz="0" w:space="0" w:color="auto"/>
        <w:bottom w:val="none" w:sz="0" w:space="0" w:color="auto"/>
        <w:right w:val="none" w:sz="0" w:space="0" w:color="auto"/>
      </w:divBdr>
    </w:div>
    <w:div w:id="542986809">
      <w:bodyDiv w:val="1"/>
      <w:marLeft w:val="0"/>
      <w:marRight w:val="0"/>
      <w:marTop w:val="0"/>
      <w:marBottom w:val="0"/>
      <w:divBdr>
        <w:top w:val="none" w:sz="0" w:space="0" w:color="auto"/>
        <w:left w:val="none" w:sz="0" w:space="0" w:color="auto"/>
        <w:bottom w:val="none" w:sz="0" w:space="0" w:color="auto"/>
        <w:right w:val="none" w:sz="0" w:space="0" w:color="auto"/>
      </w:divBdr>
    </w:div>
    <w:div w:id="544022123">
      <w:bodyDiv w:val="1"/>
      <w:marLeft w:val="0"/>
      <w:marRight w:val="0"/>
      <w:marTop w:val="0"/>
      <w:marBottom w:val="0"/>
      <w:divBdr>
        <w:top w:val="none" w:sz="0" w:space="0" w:color="auto"/>
        <w:left w:val="none" w:sz="0" w:space="0" w:color="auto"/>
        <w:bottom w:val="none" w:sz="0" w:space="0" w:color="auto"/>
        <w:right w:val="none" w:sz="0" w:space="0" w:color="auto"/>
      </w:divBdr>
    </w:div>
    <w:div w:id="547305453">
      <w:bodyDiv w:val="1"/>
      <w:marLeft w:val="0"/>
      <w:marRight w:val="0"/>
      <w:marTop w:val="0"/>
      <w:marBottom w:val="0"/>
      <w:divBdr>
        <w:top w:val="none" w:sz="0" w:space="0" w:color="auto"/>
        <w:left w:val="none" w:sz="0" w:space="0" w:color="auto"/>
        <w:bottom w:val="none" w:sz="0" w:space="0" w:color="auto"/>
        <w:right w:val="none" w:sz="0" w:space="0" w:color="auto"/>
      </w:divBdr>
    </w:div>
    <w:div w:id="548538000">
      <w:bodyDiv w:val="1"/>
      <w:marLeft w:val="0"/>
      <w:marRight w:val="0"/>
      <w:marTop w:val="0"/>
      <w:marBottom w:val="0"/>
      <w:divBdr>
        <w:top w:val="none" w:sz="0" w:space="0" w:color="auto"/>
        <w:left w:val="none" w:sz="0" w:space="0" w:color="auto"/>
        <w:bottom w:val="none" w:sz="0" w:space="0" w:color="auto"/>
        <w:right w:val="none" w:sz="0" w:space="0" w:color="auto"/>
      </w:divBdr>
    </w:div>
    <w:div w:id="551887986">
      <w:bodyDiv w:val="1"/>
      <w:marLeft w:val="0"/>
      <w:marRight w:val="0"/>
      <w:marTop w:val="0"/>
      <w:marBottom w:val="0"/>
      <w:divBdr>
        <w:top w:val="none" w:sz="0" w:space="0" w:color="auto"/>
        <w:left w:val="none" w:sz="0" w:space="0" w:color="auto"/>
        <w:bottom w:val="none" w:sz="0" w:space="0" w:color="auto"/>
        <w:right w:val="none" w:sz="0" w:space="0" w:color="auto"/>
      </w:divBdr>
    </w:div>
    <w:div w:id="554244559">
      <w:bodyDiv w:val="1"/>
      <w:marLeft w:val="0"/>
      <w:marRight w:val="0"/>
      <w:marTop w:val="0"/>
      <w:marBottom w:val="0"/>
      <w:divBdr>
        <w:top w:val="none" w:sz="0" w:space="0" w:color="auto"/>
        <w:left w:val="none" w:sz="0" w:space="0" w:color="auto"/>
        <w:bottom w:val="none" w:sz="0" w:space="0" w:color="auto"/>
        <w:right w:val="none" w:sz="0" w:space="0" w:color="auto"/>
      </w:divBdr>
    </w:div>
    <w:div w:id="555894658">
      <w:bodyDiv w:val="1"/>
      <w:marLeft w:val="0"/>
      <w:marRight w:val="0"/>
      <w:marTop w:val="0"/>
      <w:marBottom w:val="0"/>
      <w:divBdr>
        <w:top w:val="none" w:sz="0" w:space="0" w:color="auto"/>
        <w:left w:val="none" w:sz="0" w:space="0" w:color="auto"/>
        <w:bottom w:val="none" w:sz="0" w:space="0" w:color="auto"/>
        <w:right w:val="none" w:sz="0" w:space="0" w:color="auto"/>
      </w:divBdr>
    </w:div>
    <w:div w:id="557518517">
      <w:bodyDiv w:val="1"/>
      <w:marLeft w:val="0"/>
      <w:marRight w:val="0"/>
      <w:marTop w:val="0"/>
      <w:marBottom w:val="0"/>
      <w:divBdr>
        <w:top w:val="none" w:sz="0" w:space="0" w:color="auto"/>
        <w:left w:val="none" w:sz="0" w:space="0" w:color="auto"/>
        <w:bottom w:val="none" w:sz="0" w:space="0" w:color="auto"/>
        <w:right w:val="none" w:sz="0" w:space="0" w:color="auto"/>
      </w:divBdr>
    </w:div>
    <w:div w:id="560556078">
      <w:bodyDiv w:val="1"/>
      <w:marLeft w:val="0"/>
      <w:marRight w:val="0"/>
      <w:marTop w:val="0"/>
      <w:marBottom w:val="0"/>
      <w:divBdr>
        <w:top w:val="none" w:sz="0" w:space="0" w:color="auto"/>
        <w:left w:val="none" w:sz="0" w:space="0" w:color="auto"/>
        <w:bottom w:val="none" w:sz="0" w:space="0" w:color="auto"/>
        <w:right w:val="none" w:sz="0" w:space="0" w:color="auto"/>
      </w:divBdr>
    </w:div>
    <w:div w:id="561407424">
      <w:bodyDiv w:val="1"/>
      <w:marLeft w:val="0"/>
      <w:marRight w:val="0"/>
      <w:marTop w:val="0"/>
      <w:marBottom w:val="0"/>
      <w:divBdr>
        <w:top w:val="none" w:sz="0" w:space="0" w:color="auto"/>
        <w:left w:val="none" w:sz="0" w:space="0" w:color="auto"/>
        <w:bottom w:val="none" w:sz="0" w:space="0" w:color="auto"/>
        <w:right w:val="none" w:sz="0" w:space="0" w:color="auto"/>
      </w:divBdr>
    </w:div>
    <w:div w:id="562450548">
      <w:bodyDiv w:val="1"/>
      <w:marLeft w:val="0"/>
      <w:marRight w:val="0"/>
      <w:marTop w:val="0"/>
      <w:marBottom w:val="0"/>
      <w:divBdr>
        <w:top w:val="none" w:sz="0" w:space="0" w:color="auto"/>
        <w:left w:val="none" w:sz="0" w:space="0" w:color="auto"/>
        <w:bottom w:val="none" w:sz="0" w:space="0" w:color="auto"/>
        <w:right w:val="none" w:sz="0" w:space="0" w:color="auto"/>
      </w:divBdr>
    </w:div>
    <w:div w:id="563688744">
      <w:bodyDiv w:val="1"/>
      <w:marLeft w:val="0"/>
      <w:marRight w:val="0"/>
      <w:marTop w:val="0"/>
      <w:marBottom w:val="0"/>
      <w:divBdr>
        <w:top w:val="none" w:sz="0" w:space="0" w:color="auto"/>
        <w:left w:val="none" w:sz="0" w:space="0" w:color="auto"/>
        <w:bottom w:val="none" w:sz="0" w:space="0" w:color="auto"/>
        <w:right w:val="none" w:sz="0" w:space="0" w:color="auto"/>
      </w:divBdr>
    </w:div>
    <w:div w:id="566502722">
      <w:bodyDiv w:val="1"/>
      <w:marLeft w:val="0"/>
      <w:marRight w:val="0"/>
      <w:marTop w:val="0"/>
      <w:marBottom w:val="0"/>
      <w:divBdr>
        <w:top w:val="none" w:sz="0" w:space="0" w:color="auto"/>
        <w:left w:val="none" w:sz="0" w:space="0" w:color="auto"/>
        <w:bottom w:val="none" w:sz="0" w:space="0" w:color="auto"/>
        <w:right w:val="none" w:sz="0" w:space="0" w:color="auto"/>
      </w:divBdr>
    </w:div>
    <w:div w:id="567309135">
      <w:bodyDiv w:val="1"/>
      <w:marLeft w:val="0"/>
      <w:marRight w:val="0"/>
      <w:marTop w:val="0"/>
      <w:marBottom w:val="0"/>
      <w:divBdr>
        <w:top w:val="none" w:sz="0" w:space="0" w:color="auto"/>
        <w:left w:val="none" w:sz="0" w:space="0" w:color="auto"/>
        <w:bottom w:val="none" w:sz="0" w:space="0" w:color="auto"/>
        <w:right w:val="none" w:sz="0" w:space="0" w:color="auto"/>
      </w:divBdr>
    </w:div>
    <w:div w:id="567613825">
      <w:bodyDiv w:val="1"/>
      <w:marLeft w:val="0"/>
      <w:marRight w:val="0"/>
      <w:marTop w:val="0"/>
      <w:marBottom w:val="0"/>
      <w:divBdr>
        <w:top w:val="none" w:sz="0" w:space="0" w:color="auto"/>
        <w:left w:val="none" w:sz="0" w:space="0" w:color="auto"/>
        <w:bottom w:val="none" w:sz="0" w:space="0" w:color="auto"/>
        <w:right w:val="none" w:sz="0" w:space="0" w:color="auto"/>
      </w:divBdr>
    </w:div>
    <w:div w:id="567693293">
      <w:bodyDiv w:val="1"/>
      <w:marLeft w:val="0"/>
      <w:marRight w:val="0"/>
      <w:marTop w:val="0"/>
      <w:marBottom w:val="0"/>
      <w:divBdr>
        <w:top w:val="none" w:sz="0" w:space="0" w:color="auto"/>
        <w:left w:val="none" w:sz="0" w:space="0" w:color="auto"/>
        <w:bottom w:val="none" w:sz="0" w:space="0" w:color="auto"/>
        <w:right w:val="none" w:sz="0" w:space="0" w:color="auto"/>
      </w:divBdr>
    </w:div>
    <w:div w:id="568150627">
      <w:bodyDiv w:val="1"/>
      <w:marLeft w:val="0"/>
      <w:marRight w:val="0"/>
      <w:marTop w:val="0"/>
      <w:marBottom w:val="0"/>
      <w:divBdr>
        <w:top w:val="none" w:sz="0" w:space="0" w:color="auto"/>
        <w:left w:val="none" w:sz="0" w:space="0" w:color="auto"/>
        <w:bottom w:val="none" w:sz="0" w:space="0" w:color="auto"/>
        <w:right w:val="none" w:sz="0" w:space="0" w:color="auto"/>
      </w:divBdr>
    </w:div>
    <w:div w:id="568268726">
      <w:bodyDiv w:val="1"/>
      <w:marLeft w:val="0"/>
      <w:marRight w:val="0"/>
      <w:marTop w:val="0"/>
      <w:marBottom w:val="0"/>
      <w:divBdr>
        <w:top w:val="none" w:sz="0" w:space="0" w:color="auto"/>
        <w:left w:val="none" w:sz="0" w:space="0" w:color="auto"/>
        <w:bottom w:val="none" w:sz="0" w:space="0" w:color="auto"/>
        <w:right w:val="none" w:sz="0" w:space="0" w:color="auto"/>
      </w:divBdr>
    </w:div>
    <w:div w:id="570502751">
      <w:bodyDiv w:val="1"/>
      <w:marLeft w:val="0"/>
      <w:marRight w:val="0"/>
      <w:marTop w:val="0"/>
      <w:marBottom w:val="0"/>
      <w:divBdr>
        <w:top w:val="none" w:sz="0" w:space="0" w:color="auto"/>
        <w:left w:val="none" w:sz="0" w:space="0" w:color="auto"/>
        <w:bottom w:val="none" w:sz="0" w:space="0" w:color="auto"/>
        <w:right w:val="none" w:sz="0" w:space="0" w:color="auto"/>
      </w:divBdr>
    </w:div>
    <w:div w:id="573272694">
      <w:bodyDiv w:val="1"/>
      <w:marLeft w:val="0"/>
      <w:marRight w:val="0"/>
      <w:marTop w:val="0"/>
      <w:marBottom w:val="0"/>
      <w:divBdr>
        <w:top w:val="none" w:sz="0" w:space="0" w:color="auto"/>
        <w:left w:val="none" w:sz="0" w:space="0" w:color="auto"/>
        <w:bottom w:val="none" w:sz="0" w:space="0" w:color="auto"/>
        <w:right w:val="none" w:sz="0" w:space="0" w:color="auto"/>
      </w:divBdr>
    </w:div>
    <w:div w:id="574971395">
      <w:bodyDiv w:val="1"/>
      <w:marLeft w:val="0"/>
      <w:marRight w:val="0"/>
      <w:marTop w:val="0"/>
      <w:marBottom w:val="0"/>
      <w:divBdr>
        <w:top w:val="none" w:sz="0" w:space="0" w:color="auto"/>
        <w:left w:val="none" w:sz="0" w:space="0" w:color="auto"/>
        <w:bottom w:val="none" w:sz="0" w:space="0" w:color="auto"/>
        <w:right w:val="none" w:sz="0" w:space="0" w:color="auto"/>
      </w:divBdr>
    </w:div>
    <w:div w:id="576549299">
      <w:bodyDiv w:val="1"/>
      <w:marLeft w:val="0"/>
      <w:marRight w:val="0"/>
      <w:marTop w:val="0"/>
      <w:marBottom w:val="0"/>
      <w:divBdr>
        <w:top w:val="none" w:sz="0" w:space="0" w:color="auto"/>
        <w:left w:val="none" w:sz="0" w:space="0" w:color="auto"/>
        <w:bottom w:val="none" w:sz="0" w:space="0" w:color="auto"/>
        <w:right w:val="none" w:sz="0" w:space="0" w:color="auto"/>
      </w:divBdr>
    </w:div>
    <w:div w:id="577134615">
      <w:bodyDiv w:val="1"/>
      <w:marLeft w:val="0"/>
      <w:marRight w:val="0"/>
      <w:marTop w:val="0"/>
      <w:marBottom w:val="0"/>
      <w:divBdr>
        <w:top w:val="none" w:sz="0" w:space="0" w:color="auto"/>
        <w:left w:val="none" w:sz="0" w:space="0" w:color="auto"/>
        <w:bottom w:val="none" w:sz="0" w:space="0" w:color="auto"/>
        <w:right w:val="none" w:sz="0" w:space="0" w:color="auto"/>
      </w:divBdr>
    </w:div>
    <w:div w:id="577135642">
      <w:bodyDiv w:val="1"/>
      <w:marLeft w:val="0"/>
      <w:marRight w:val="0"/>
      <w:marTop w:val="0"/>
      <w:marBottom w:val="0"/>
      <w:divBdr>
        <w:top w:val="none" w:sz="0" w:space="0" w:color="auto"/>
        <w:left w:val="none" w:sz="0" w:space="0" w:color="auto"/>
        <w:bottom w:val="none" w:sz="0" w:space="0" w:color="auto"/>
        <w:right w:val="none" w:sz="0" w:space="0" w:color="auto"/>
      </w:divBdr>
    </w:div>
    <w:div w:id="580867743">
      <w:bodyDiv w:val="1"/>
      <w:marLeft w:val="0"/>
      <w:marRight w:val="0"/>
      <w:marTop w:val="0"/>
      <w:marBottom w:val="0"/>
      <w:divBdr>
        <w:top w:val="none" w:sz="0" w:space="0" w:color="auto"/>
        <w:left w:val="none" w:sz="0" w:space="0" w:color="auto"/>
        <w:bottom w:val="none" w:sz="0" w:space="0" w:color="auto"/>
        <w:right w:val="none" w:sz="0" w:space="0" w:color="auto"/>
      </w:divBdr>
    </w:div>
    <w:div w:id="583802654">
      <w:bodyDiv w:val="1"/>
      <w:marLeft w:val="0"/>
      <w:marRight w:val="0"/>
      <w:marTop w:val="0"/>
      <w:marBottom w:val="0"/>
      <w:divBdr>
        <w:top w:val="none" w:sz="0" w:space="0" w:color="auto"/>
        <w:left w:val="none" w:sz="0" w:space="0" w:color="auto"/>
        <w:bottom w:val="none" w:sz="0" w:space="0" w:color="auto"/>
        <w:right w:val="none" w:sz="0" w:space="0" w:color="auto"/>
      </w:divBdr>
    </w:div>
    <w:div w:id="584218577">
      <w:bodyDiv w:val="1"/>
      <w:marLeft w:val="0"/>
      <w:marRight w:val="0"/>
      <w:marTop w:val="0"/>
      <w:marBottom w:val="0"/>
      <w:divBdr>
        <w:top w:val="none" w:sz="0" w:space="0" w:color="auto"/>
        <w:left w:val="none" w:sz="0" w:space="0" w:color="auto"/>
        <w:bottom w:val="none" w:sz="0" w:space="0" w:color="auto"/>
        <w:right w:val="none" w:sz="0" w:space="0" w:color="auto"/>
      </w:divBdr>
    </w:div>
    <w:div w:id="585115852">
      <w:bodyDiv w:val="1"/>
      <w:marLeft w:val="0"/>
      <w:marRight w:val="0"/>
      <w:marTop w:val="0"/>
      <w:marBottom w:val="0"/>
      <w:divBdr>
        <w:top w:val="none" w:sz="0" w:space="0" w:color="auto"/>
        <w:left w:val="none" w:sz="0" w:space="0" w:color="auto"/>
        <w:bottom w:val="none" w:sz="0" w:space="0" w:color="auto"/>
        <w:right w:val="none" w:sz="0" w:space="0" w:color="auto"/>
      </w:divBdr>
    </w:div>
    <w:div w:id="587932619">
      <w:bodyDiv w:val="1"/>
      <w:marLeft w:val="0"/>
      <w:marRight w:val="0"/>
      <w:marTop w:val="0"/>
      <w:marBottom w:val="0"/>
      <w:divBdr>
        <w:top w:val="none" w:sz="0" w:space="0" w:color="auto"/>
        <w:left w:val="none" w:sz="0" w:space="0" w:color="auto"/>
        <w:bottom w:val="none" w:sz="0" w:space="0" w:color="auto"/>
        <w:right w:val="none" w:sz="0" w:space="0" w:color="auto"/>
      </w:divBdr>
    </w:div>
    <w:div w:id="588464307">
      <w:bodyDiv w:val="1"/>
      <w:marLeft w:val="0"/>
      <w:marRight w:val="0"/>
      <w:marTop w:val="0"/>
      <w:marBottom w:val="0"/>
      <w:divBdr>
        <w:top w:val="none" w:sz="0" w:space="0" w:color="auto"/>
        <w:left w:val="none" w:sz="0" w:space="0" w:color="auto"/>
        <w:bottom w:val="none" w:sz="0" w:space="0" w:color="auto"/>
        <w:right w:val="none" w:sz="0" w:space="0" w:color="auto"/>
      </w:divBdr>
    </w:div>
    <w:div w:id="592980913">
      <w:bodyDiv w:val="1"/>
      <w:marLeft w:val="0"/>
      <w:marRight w:val="0"/>
      <w:marTop w:val="0"/>
      <w:marBottom w:val="0"/>
      <w:divBdr>
        <w:top w:val="none" w:sz="0" w:space="0" w:color="auto"/>
        <w:left w:val="none" w:sz="0" w:space="0" w:color="auto"/>
        <w:bottom w:val="none" w:sz="0" w:space="0" w:color="auto"/>
        <w:right w:val="none" w:sz="0" w:space="0" w:color="auto"/>
      </w:divBdr>
    </w:div>
    <w:div w:id="594443271">
      <w:bodyDiv w:val="1"/>
      <w:marLeft w:val="0"/>
      <w:marRight w:val="0"/>
      <w:marTop w:val="0"/>
      <w:marBottom w:val="0"/>
      <w:divBdr>
        <w:top w:val="none" w:sz="0" w:space="0" w:color="auto"/>
        <w:left w:val="none" w:sz="0" w:space="0" w:color="auto"/>
        <w:bottom w:val="none" w:sz="0" w:space="0" w:color="auto"/>
        <w:right w:val="none" w:sz="0" w:space="0" w:color="auto"/>
      </w:divBdr>
    </w:div>
    <w:div w:id="596212278">
      <w:bodyDiv w:val="1"/>
      <w:marLeft w:val="0"/>
      <w:marRight w:val="0"/>
      <w:marTop w:val="0"/>
      <w:marBottom w:val="0"/>
      <w:divBdr>
        <w:top w:val="none" w:sz="0" w:space="0" w:color="auto"/>
        <w:left w:val="none" w:sz="0" w:space="0" w:color="auto"/>
        <w:bottom w:val="none" w:sz="0" w:space="0" w:color="auto"/>
        <w:right w:val="none" w:sz="0" w:space="0" w:color="auto"/>
      </w:divBdr>
    </w:div>
    <w:div w:id="598610367">
      <w:bodyDiv w:val="1"/>
      <w:marLeft w:val="0"/>
      <w:marRight w:val="0"/>
      <w:marTop w:val="0"/>
      <w:marBottom w:val="0"/>
      <w:divBdr>
        <w:top w:val="none" w:sz="0" w:space="0" w:color="auto"/>
        <w:left w:val="none" w:sz="0" w:space="0" w:color="auto"/>
        <w:bottom w:val="none" w:sz="0" w:space="0" w:color="auto"/>
        <w:right w:val="none" w:sz="0" w:space="0" w:color="auto"/>
      </w:divBdr>
    </w:div>
    <w:div w:id="600376424">
      <w:bodyDiv w:val="1"/>
      <w:marLeft w:val="0"/>
      <w:marRight w:val="0"/>
      <w:marTop w:val="0"/>
      <w:marBottom w:val="0"/>
      <w:divBdr>
        <w:top w:val="none" w:sz="0" w:space="0" w:color="auto"/>
        <w:left w:val="none" w:sz="0" w:space="0" w:color="auto"/>
        <w:bottom w:val="none" w:sz="0" w:space="0" w:color="auto"/>
        <w:right w:val="none" w:sz="0" w:space="0" w:color="auto"/>
      </w:divBdr>
    </w:div>
    <w:div w:id="600996138">
      <w:bodyDiv w:val="1"/>
      <w:marLeft w:val="0"/>
      <w:marRight w:val="0"/>
      <w:marTop w:val="0"/>
      <w:marBottom w:val="0"/>
      <w:divBdr>
        <w:top w:val="none" w:sz="0" w:space="0" w:color="auto"/>
        <w:left w:val="none" w:sz="0" w:space="0" w:color="auto"/>
        <w:bottom w:val="none" w:sz="0" w:space="0" w:color="auto"/>
        <w:right w:val="none" w:sz="0" w:space="0" w:color="auto"/>
      </w:divBdr>
    </w:div>
    <w:div w:id="602881173">
      <w:bodyDiv w:val="1"/>
      <w:marLeft w:val="0"/>
      <w:marRight w:val="0"/>
      <w:marTop w:val="0"/>
      <w:marBottom w:val="0"/>
      <w:divBdr>
        <w:top w:val="none" w:sz="0" w:space="0" w:color="auto"/>
        <w:left w:val="none" w:sz="0" w:space="0" w:color="auto"/>
        <w:bottom w:val="none" w:sz="0" w:space="0" w:color="auto"/>
        <w:right w:val="none" w:sz="0" w:space="0" w:color="auto"/>
      </w:divBdr>
    </w:div>
    <w:div w:id="605649514">
      <w:bodyDiv w:val="1"/>
      <w:marLeft w:val="0"/>
      <w:marRight w:val="0"/>
      <w:marTop w:val="0"/>
      <w:marBottom w:val="0"/>
      <w:divBdr>
        <w:top w:val="none" w:sz="0" w:space="0" w:color="auto"/>
        <w:left w:val="none" w:sz="0" w:space="0" w:color="auto"/>
        <w:bottom w:val="none" w:sz="0" w:space="0" w:color="auto"/>
        <w:right w:val="none" w:sz="0" w:space="0" w:color="auto"/>
      </w:divBdr>
    </w:div>
    <w:div w:id="606960774">
      <w:bodyDiv w:val="1"/>
      <w:marLeft w:val="0"/>
      <w:marRight w:val="0"/>
      <w:marTop w:val="0"/>
      <w:marBottom w:val="0"/>
      <w:divBdr>
        <w:top w:val="none" w:sz="0" w:space="0" w:color="auto"/>
        <w:left w:val="none" w:sz="0" w:space="0" w:color="auto"/>
        <w:bottom w:val="none" w:sz="0" w:space="0" w:color="auto"/>
        <w:right w:val="none" w:sz="0" w:space="0" w:color="auto"/>
      </w:divBdr>
    </w:div>
    <w:div w:id="608926928">
      <w:bodyDiv w:val="1"/>
      <w:marLeft w:val="0"/>
      <w:marRight w:val="0"/>
      <w:marTop w:val="0"/>
      <w:marBottom w:val="0"/>
      <w:divBdr>
        <w:top w:val="none" w:sz="0" w:space="0" w:color="auto"/>
        <w:left w:val="none" w:sz="0" w:space="0" w:color="auto"/>
        <w:bottom w:val="none" w:sz="0" w:space="0" w:color="auto"/>
        <w:right w:val="none" w:sz="0" w:space="0" w:color="auto"/>
      </w:divBdr>
    </w:div>
    <w:div w:id="609431099">
      <w:bodyDiv w:val="1"/>
      <w:marLeft w:val="0"/>
      <w:marRight w:val="0"/>
      <w:marTop w:val="0"/>
      <w:marBottom w:val="0"/>
      <w:divBdr>
        <w:top w:val="none" w:sz="0" w:space="0" w:color="auto"/>
        <w:left w:val="none" w:sz="0" w:space="0" w:color="auto"/>
        <w:bottom w:val="none" w:sz="0" w:space="0" w:color="auto"/>
        <w:right w:val="none" w:sz="0" w:space="0" w:color="auto"/>
      </w:divBdr>
    </w:div>
    <w:div w:id="611979678">
      <w:bodyDiv w:val="1"/>
      <w:marLeft w:val="0"/>
      <w:marRight w:val="0"/>
      <w:marTop w:val="0"/>
      <w:marBottom w:val="0"/>
      <w:divBdr>
        <w:top w:val="none" w:sz="0" w:space="0" w:color="auto"/>
        <w:left w:val="none" w:sz="0" w:space="0" w:color="auto"/>
        <w:bottom w:val="none" w:sz="0" w:space="0" w:color="auto"/>
        <w:right w:val="none" w:sz="0" w:space="0" w:color="auto"/>
      </w:divBdr>
    </w:div>
    <w:div w:id="618729080">
      <w:bodyDiv w:val="1"/>
      <w:marLeft w:val="0"/>
      <w:marRight w:val="0"/>
      <w:marTop w:val="0"/>
      <w:marBottom w:val="0"/>
      <w:divBdr>
        <w:top w:val="none" w:sz="0" w:space="0" w:color="auto"/>
        <w:left w:val="none" w:sz="0" w:space="0" w:color="auto"/>
        <w:bottom w:val="none" w:sz="0" w:space="0" w:color="auto"/>
        <w:right w:val="none" w:sz="0" w:space="0" w:color="auto"/>
      </w:divBdr>
    </w:div>
    <w:div w:id="620917410">
      <w:bodyDiv w:val="1"/>
      <w:marLeft w:val="0"/>
      <w:marRight w:val="0"/>
      <w:marTop w:val="0"/>
      <w:marBottom w:val="0"/>
      <w:divBdr>
        <w:top w:val="none" w:sz="0" w:space="0" w:color="auto"/>
        <w:left w:val="none" w:sz="0" w:space="0" w:color="auto"/>
        <w:bottom w:val="none" w:sz="0" w:space="0" w:color="auto"/>
        <w:right w:val="none" w:sz="0" w:space="0" w:color="auto"/>
      </w:divBdr>
    </w:div>
    <w:div w:id="621568996">
      <w:bodyDiv w:val="1"/>
      <w:marLeft w:val="0"/>
      <w:marRight w:val="0"/>
      <w:marTop w:val="0"/>
      <w:marBottom w:val="0"/>
      <w:divBdr>
        <w:top w:val="none" w:sz="0" w:space="0" w:color="auto"/>
        <w:left w:val="none" w:sz="0" w:space="0" w:color="auto"/>
        <w:bottom w:val="none" w:sz="0" w:space="0" w:color="auto"/>
        <w:right w:val="none" w:sz="0" w:space="0" w:color="auto"/>
      </w:divBdr>
    </w:div>
    <w:div w:id="622540701">
      <w:bodyDiv w:val="1"/>
      <w:marLeft w:val="0"/>
      <w:marRight w:val="0"/>
      <w:marTop w:val="0"/>
      <w:marBottom w:val="0"/>
      <w:divBdr>
        <w:top w:val="none" w:sz="0" w:space="0" w:color="auto"/>
        <w:left w:val="none" w:sz="0" w:space="0" w:color="auto"/>
        <w:bottom w:val="none" w:sz="0" w:space="0" w:color="auto"/>
        <w:right w:val="none" w:sz="0" w:space="0" w:color="auto"/>
      </w:divBdr>
    </w:div>
    <w:div w:id="623998350">
      <w:bodyDiv w:val="1"/>
      <w:marLeft w:val="0"/>
      <w:marRight w:val="0"/>
      <w:marTop w:val="0"/>
      <w:marBottom w:val="0"/>
      <w:divBdr>
        <w:top w:val="none" w:sz="0" w:space="0" w:color="auto"/>
        <w:left w:val="none" w:sz="0" w:space="0" w:color="auto"/>
        <w:bottom w:val="none" w:sz="0" w:space="0" w:color="auto"/>
        <w:right w:val="none" w:sz="0" w:space="0" w:color="auto"/>
      </w:divBdr>
    </w:div>
    <w:div w:id="627316192">
      <w:bodyDiv w:val="1"/>
      <w:marLeft w:val="0"/>
      <w:marRight w:val="0"/>
      <w:marTop w:val="0"/>
      <w:marBottom w:val="0"/>
      <w:divBdr>
        <w:top w:val="none" w:sz="0" w:space="0" w:color="auto"/>
        <w:left w:val="none" w:sz="0" w:space="0" w:color="auto"/>
        <w:bottom w:val="none" w:sz="0" w:space="0" w:color="auto"/>
        <w:right w:val="none" w:sz="0" w:space="0" w:color="auto"/>
      </w:divBdr>
    </w:div>
    <w:div w:id="627662708">
      <w:bodyDiv w:val="1"/>
      <w:marLeft w:val="0"/>
      <w:marRight w:val="0"/>
      <w:marTop w:val="0"/>
      <w:marBottom w:val="0"/>
      <w:divBdr>
        <w:top w:val="none" w:sz="0" w:space="0" w:color="auto"/>
        <w:left w:val="none" w:sz="0" w:space="0" w:color="auto"/>
        <w:bottom w:val="none" w:sz="0" w:space="0" w:color="auto"/>
        <w:right w:val="none" w:sz="0" w:space="0" w:color="auto"/>
      </w:divBdr>
    </w:div>
    <w:div w:id="627972380">
      <w:bodyDiv w:val="1"/>
      <w:marLeft w:val="0"/>
      <w:marRight w:val="0"/>
      <w:marTop w:val="0"/>
      <w:marBottom w:val="0"/>
      <w:divBdr>
        <w:top w:val="none" w:sz="0" w:space="0" w:color="auto"/>
        <w:left w:val="none" w:sz="0" w:space="0" w:color="auto"/>
        <w:bottom w:val="none" w:sz="0" w:space="0" w:color="auto"/>
        <w:right w:val="none" w:sz="0" w:space="0" w:color="auto"/>
      </w:divBdr>
    </w:div>
    <w:div w:id="634530067">
      <w:bodyDiv w:val="1"/>
      <w:marLeft w:val="0"/>
      <w:marRight w:val="0"/>
      <w:marTop w:val="0"/>
      <w:marBottom w:val="0"/>
      <w:divBdr>
        <w:top w:val="none" w:sz="0" w:space="0" w:color="auto"/>
        <w:left w:val="none" w:sz="0" w:space="0" w:color="auto"/>
        <w:bottom w:val="none" w:sz="0" w:space="0" w:color="auto"/>
        <w:right w:val="none" w:sz="0" w:space="0" w:color="auto"/>
      </w:divBdr>
    </w:div>
    <w:div w:id="635766035">
      <w:bodyDiv w:val="1"/>
      <w:marLeft w:val="0"/>
      <w:marRight w:val="0"/>
      <w:marTop w:val="0"/>
      <w:marBottom w:val="0"/>
      <w:divBdr>
        <w:top w:val="none" w:sz="0" w:space="0" w:color="auto"/>
        <w:left w:val="none" w:sz="0" w:space="0" w:color="auto"/>
        <w:bottom w:val="none" w:sz="0" w:space="0" w:color="auto"/>
        <w:right w:val="none" w:sz="0" w:space="0" w:color="auto"/>
      </w:divBdr>
    </w:div>
    <w:div w:id="637883752">
      <w:bodyDiv w:val="1"/>
      <w:marLeft w:val="0"/>
      <w:marRight w:val="0"/>
      <w:marTop w:val="0"/>
      <w:marBottom w:val="0"/>
      <w:divBdr>
        <w:top w:val="none" w:sz="0" w:space="0" w:color="auto"/>
        <w:left w:val="none" w:sz="0" w:space="0" w:color="auto"/>
        <w:bottom w:val="none" w:sz="0" w:space="0" w:color="auto"/>
        <w:right w:val="none" w:sz="0" w:space="0" w:color="auto"/>
      </w:divBdr>
    </w:div>
    <w:div w:id="638918467">
      <w:bodyDiv w:val="1"/>
      <w:marLeft w:val="0"/>
      <w:marRight w:val="0"/>
      <w:marTop w:val="0"/>
      <w:marBottom w:val="0"/>
      <w:divBdr>
        <w:top w:val="none" w:sz="0" w:space="0" w:color="auto"/>
        <w:left w:val="none" w:sz="0" w:space="0" w:color="auto"/>
        <w:bottom w:val="none" w:sz="0" w:space="0" w:color="auto"/>
        <w:right w:val="none" w:sz="0" w:space="0" w:color="auto"/>
      </w:divBdr>
    </w:div>
    <w:div w:id="644552080">
      <w:bodyDiv w:val="1"/>
      <w:marLeft w:val="0"/>
      <w:marRight w:val="0"/>
      <w:marTop w:val="0"/>
      <w:marBottom w:val="0"/>
      <w:divBdr>
        <w:top w:val="none" w:sz="0" w:space="0" w:color="auto"/>
        <w:left w:val="none" w:sz="0" w:space="0" w:color="auto"/>
        <w:bottom w:val="none" w:sz="0" w:space="0" w:color="auto"/>
        <w:right w:val="none" w:sz="0" w:space="0" w:color="auto"/>
      </w:divBdr>
    </w:div>
    <w:div w:id="645164168">
      <w:bodyDiv w:val="1"/>
      <w:marLeft w:val="0"/>
      <w:marRight w:val="0"/>
      <w:marTop w:val="0"/>
      <w:marBottom w:val="0"/>
      <w:divBdr>
        <w:top w:val="none" w:sz="0" w:space="0" w:color="auto"/>
        <w:left w:val="none" w:sz="0" w:space="0" w:color="auto"/>
        <w:bottom w:val="none" w:sz="0" w:space="0" w:color="auto"/>
        <w:right w:val="none" w:sz="0" w:space="0" w:color="auto"/>
      </w:divBdr>
    </w:div>
    <w:div w:id="654337681">
      <w:bodyDiv w:val="1"/>
      <w:marLeft w:val="0"/>
      <w:marRight w:val="0"/>
      <w:marTop w:val="0"/>
      <w:marBottom w:val="0"/>
      <w:divBdr>
        <w:top w:val="none" w:sz="0" w:space="0" w:color="auto"/>
        <w:left w:val="none" w:sz="0" w:space="0" w:color="auto"/>
        <w:bottom w:val="none" w:sz="0" w:space="0" w:color="auto"/>
        <w:right w:val="none" w:sz="0" w:space="0" w:color="auto"/>
      </w:divBdr>
    </w:div>
    <w:div w:id="654573654">
      <w:bodyDiv w:val="1"/>
      <w:marLeft w:val="0"/>
      <w:marRight w:val="0"/>
      <w:marTop w:val="0"/>
      <w:marBottom w:val="0"/>
      <w:divBdr>
        <w:top w:val="none" w:sz="0" w:space="0" w:color="auto"/>
        <w:left w:val="none" w:sz="0" w:space="0" w:color="auto"/>
        <w:bottom w:val="none" w:sz="0" w:space="0" w:color="auto"/>
        <w:right w:val="none" w:sz="0" w:space="0" w:color="auto"/>
      </w:divBdr>
    </w:div>
    <w:div w:id="655915080">
      <w:bodyDiv w:val="1"/>
      <w:marLeft w:val="0"/>
      <w:marRight w:val="0"/>
      <w:marTop w:val="0"/>
      <w:marBottom w:val="0"/>
      <w:divBdr>
        <w:top w:val="none" w:sz="0" w:space="0" w:color="auto"/>
        <w:left w:val="none" w:sz="0" w:space="0" w:color="auto"/>
        <w:bottom w:val="none" w:sz="0" w:space="0" w:color="auto"/>
        <w:right w:val="none" w:sz="0" w:space="0" w:color="auto"/>
      </w:divBdr>
    </w:div>
    <w:div w:id="656883491">
      <w:bodyDiv w:val="1"/>
      <w:marLeft w:val="0"/>
      <w:marRight w:val="0"/>
      <w:marTop w:val="0"/>
      <w:marBottom w:val="0"/>
      <w:divBdr>
        <w:top w:val="none" w:sz="0" w:space="0" w:color="auto"/>
        <w:left w:val="none" w:sz="0" w:space="0" w:color="auto"/>
        <w:bottom w:val="none" w:sz="0" w:space="0" w:color="auto"/>
        <w:right w:val="none" w:sz="0" w:space="0" w:color="auto"/>
      </w:divBdr>
    </w:div>
    <w:div w:id="658459797">
      <w:bodyDiv w:val="1"/>
      <w:marLeft w:val="0"/>
      <w:marRight w:val="0"/>
      <w:marTop w:val="0"/>
      <w:marBottom w:val="0"/>
      <w:divBdr>
        <w:top w:val="none" w:sz="0" w:space="0" w:color="auto"/>
        <w:left w:val="none" w:sz="0" w:space="0" w:color="auto"/>
        <w:bottom w:val="none" w:sz="0" w:space="0" w:color="auto"/>
        <w:right w:val="none" w:sz="0" w:space="0" w:color="auto"/>
      </w:divBdr>
    </w:div>
    <w:div w:id="658733733">
      <w:bodyDiv w:val="1"/>
      <w:marLeft w:val="0"/>
      <w:marRight w:val="0"/>
      <w:marTop w:val="0"/>
      <w:marBottom w:val="0"/>
      <w:divBdr>
        <w:top w:val="none" w:sz="0" w:space="0" w:color="auto"/>
        <w:left w:val="none" w:sz="0" w:space="0" w:color="auto"/>
        <w:bottom w:val="none" w:sz="0" w:space="0" w:color="auto"/>
        <w:right w:val="none" w:sz="0" w:space="0" w:color="auto"/>
      </w:divBdr>
    </w:div>
    <w:div w:id="660692281">
      <w:bodyDiv w:val="1"/>
      <w:marLeft w:val="0"/>
      <w:marRight w:val="0"/>
      <w:marTop w:val="0"/>
      <w:marBottom w:val="0"/>
      <w:divBdr>
        <w:top w:val="none" w:sz="0" w:space="0" w:color="auto"/>
        <w:left w:val="none" w:sz="0" w:space="0" w:color="auto"/>
        <w:bottom w:val="none" w:sz="0" w:space="0" w:color="auto"/>
        <w:right w:val="none" w:sz="0" w:space="0" w:color="auto"/>
      </w:divBdr>
    </w:div>
    <w:div w:id="661203625">
      <w:bodyDiv w:val="1"/>
      <w:marLeft w:val="0"/>
      <w:marRight w:val="0"/>
      <w:marTop w:val="0"/>
      <w:marBottom w:val="0"/>
      <w:divBdr>
        <w:top w:val="none" w:sz="0" w:space="0" w:color="auto"/>
        <w:left w:val="none" w:sz="0" w:space="0" w:color="auto"/>
        <w:bottom w:val="none" w:sz="0" w:space="0" w:color="auto"/>
        <w:right w:val="none" w:sz="0" w:space="0" w:color="auto"/>
      </w:divBdr>
    </w:div>
    <w:div w:id="663246696">
      <w:bodyDiv w:val="1"/>
      <w:marLeft w:val="0"/>
      <w:marRight w:val="0"/>
      <w:marTop w:val="0"/>
      <w:marBottom w:val="0"/>
      <w:divBdr>
        <w:top w:val="none" w:sz="0" w:space="0" w:color="auto"/>
        <w:left w:val="none" w:sz="0" w:space="0" w:color="auto"/>
        <w:bottom w:val="none" w:sz="0" w:space="0" w:color="auto"/>
        <w:right w:val="none" w:sz="0" w:space="0" w:color="auto"/>
      </w:divBdr>
    </w:div>
    <w:div w:id="665131903">
      <w:bodyDiv w:val="1"/>
      <w:marLeft w:val="0"/>
      <w:marRight w:val="0"/>
      <w:marTop w:val="0"/>
      <w:marBottom w:val="0"/>
      <w:divBdr>
        <w:top w:val="none" w:sz="0" w:space="0" w:color="auto"/>
        <w:left w:val="none" w:sz="0" w:space="0" w:color="auto"/>
        <w:bottom w:val="none" w:sz="0" w:space="0" w:color="auto"/>
        <w:right w:val="none" w:sz="0" w:space="0" w:color="auto"/>
      </w:divBdr>
    </w:div>
    <w:div w:id="665473914">
      <w:bodyDiv w:val="1"/>
      <w:marLeft w:val="0"/>
      <w:marRight w:val="0"/>
      <w:marTop w:val="0"/>
      <w:marBottom w:val="0"/>
      <w:divBdr>
        <w:top w:val="none" w:sz="0" w:space="0" w:color="auto"/>
        <w:left w:val="none" w:sz="0" w:space="0" w:color="auto"/>
        <w:bottom w:val="none" w:sz="0" w:space="0" w:color="auto"/>
        <w:right w:val="none" w:sz="0" w:space="0" w:color="auto"/>
      </w:divBdr>
    </w:div>
    <w:div w:id="667488967">
      <w:bodyDiv w:val="1"/>
      <w:marLeft w:val="0"/>
      <w:marRight w:val="0"/>
      <w:marTop w:val="0"/>
      <w:marBottom w:val="0"/>
      <w:divBdr>
        <w:top w:val="none" w:sz="0" w:space="0" w:color="auto"/>
        <w:left w:val="none" w:sz="0" w:space="0" w:color="auto"/>
        <w:bottom w:val="none" w:sz="0" w:space="0" w:color="auto"/>
        <w:right w:val="none" w:sz="0" w:space="0" w:color="auto"/>
      </w:divBdr>
    </w:div>
    <w:div w:id="667757267">
      <w:bodyDiv w:val="1"/>
      <w:marLeft w:val="0"/>
      <w:marRight w:val="0"/>
      <w:marTop w:val="0"/>
      <w:marBottom w:val="0"/>
      <w:divBdr>
        <w:top w:val="none" w:sz="0" w:space="0" w:color="auto"/>
        <w:left w:val="none" w:sz="0" w:space="0" w:color="auto"/>
        <w:bottom w:val="none" w:sz="0" w:space="0" w:color="auto"/>
        <w:right w:val="none" w:sz="0" w:space="0" w:color="auto"/>
      </w:divBdr>
    </w:div>
    <w:div w:id="671102903">
      <w:bodyDiv w:val="1"/>
      <w:marLeft w:val="0"/>
      <w:marRight w:val="0"/>
      <w:marTop w:val="0"/>
      <w:marBottom w:val="0"/>
      <w:divBdr>
        <w:top w:val="none" w:sz="0" w:space="0" w:color="auto"/>
        <w:left w:val="none" w:sz="0" w:space="0" w:color="auto"/>
        <w:bottom w:val="none" w:sz="0" w:space="0" w:color="auto"/>
        <w:right w:val="none" w:sz="0" w:space="0" w:color="auto"/>
      </w:divBdr>
    </w:div>
    <w:div w:id="673340173">
      <w:bodyDiv w:val="1"/>
      <w:marLeft w:val="0"/>
      <w:marRight w:val="0"/>
      <w:marTop w:val="0"/>
      <w:marBottom w:val="0"/>
      <w:divBdr>
        <w:top w:val="none" w:sz="0" w:space="0" w:color="auto"/>
        <w:left w:val="none" w:sz="0" w:space="0" w:color="auto"/>
        <w:bottom w:val="none" w:sz="0" w:space="0" w:color="auto"/>
        <w:right w:val="none" w:sz="0" w:space="0" w:color="auto"/>
      </w:divBdr>
    </w:div>
    <w:div w:id="673580754">
      <w:bodyDiv w:val="1"/>
      <w:marLeft w:val="0"/>
      <w:marRight w:val="0"/>
      <w:marTop w:val="0"/>
      <w:marBottom w:val="0"/>
      <w:divBdr>
        <w:top w:val="none" w:sz="0" w:space="0" w:color="auto"/>
        <w:left w:val="none" w:sz="0" w:space="0" w:color="auto"/>
        <w:bottom w:val="none" w:sz="0" w:space="0" w:color="auto"/>
        <w:right w:val="none" w:sz="0" w:space="0" w:color="auto"/>
      </w:divBdr>
    </w:div>
    <w:div w:id="673842930">
      <w:bodyDiv w:val="1"/>
      <w:marLeft w:val="0"/>
      <w:marRight w:val="0"/>
      <w:marTop w:val="0"/>
      <w:marBottom w:val="0"/>
      <w:divBdr>
        <w:top w:val="none" w:sz="0" w:space="0" w:color="auto"/>
        <w:left w:val="none" w:sz="0" w:space="0" w:color="auto"/>
        <w:bottom w:val="none" w:sz="0" w:space="0" w:color="auto"/>
        <w:right w:val="none" w:sz="0" w:space="0" w:color="auto"/>
      </w:divBdr>
    </w:div>
    <w:div w:id="673919654">
      <w:bodyDiv w:val="1"/>
      <w:marLeft w:val="0"/>
      <w:marRight w:val="0"/>
      <w:marTop w:val="0"/>
      <w:marBottom w:val="0"/>
      <w:divBdr>
        <w:top w:val="none" w:sz="0" w:space="0" w:color="auto"/>
        <w:left w:val="none" w:sz="0" w:space="0" w:color="auto"/>
        <w:bottom w:val="none" w:sz="0" w:space="0" w:color="auto"/>
        <w:right w:val="none" w:sz="0" w:space="0" w:color="auto"/>
      </w:divBdr>
    </w:div>
    <w:div w:id="674068346">
      <w:bodyDiv w:val="1"/>
      <w:marLeft w:val="0"/>
      <w:marRight w:val="0"/>
      <w:marTop w:val="0"/>
      <w:marBottom w:val="0"/>
      <w:divBdr>
        <w:top w:val="none" w:sz="0" w:space="0" w:color="auto"/>
        <w:left w:val="none" w:sz="0" w:space="0" w:color="auto"/>
        <w:bottom w:val="none" w:sz="0" w:space="0" w:color="auto"/>
        <w:right w:val="none" w:sz="0" w:space="0" w:color="auto"/>
      </w:divBdr>
    </w:div>
    <w:div w:id="674069796">
      <w:bodyDiv w:val="1"/>
      <w:marLeft w:val="0"/>
      <w:marRight w:val="0"/>
      <w:marTop w:val="0"/>
      <w:marBottom w:val="0"/>
      <w:divBdr>
        <w:top w:val="none" w:sz="0" w:space="0" w:color="auto"/>
        <w:left w:val="none" w:sz="0" w:space="0" w:color="auto"/>
        <w:bottom w:val="none" w:sz="0" w:space="0" w:color="auto"/>
        <w:right w:val="none" w:sz="0" w:space="0" w:color="auto"/>
      </w:divBdr>
    </w:div>
    <w:div w:id="676227941">
      <w:bodyDiv w:val="1"/>
      <w:marLeft w:val="0"/>
      <w:marRight w:val="0"/>
      <w:marTop w:val="0"/>
      <w:marBottom w:val="0"/>
      <w:divBdr>
        <w:top w:val="none" w:sz="0" w:space="0" w:color="auto"/>
        <w:left w:val="none" w:sz="0" w:space="0" w:color="auto"/>
        <w:bottom w:val="none" w:sz="0" w:space="0" w:color="auto"/>
        <w:right w:val="none" w:sz="0" w:space="0" w:color="auto"/>
      </w:divBdr>
    </w:div>
    <w:div w:id="679966961">
      <w:bodyDiv w:val="1"/>
      <w:marLeft w:val="0"/>
      <w:marRight w:val="0"/>
      <w:marTop w:val="0"/>
      <w:marBottom w:val="0"/>
      <w:divBdr>
        <w:top w:val="none" w:sz="0" w:space="0" w:color="auto"/>
        <w:left w:val="none" w:sz="0" w:space="0" w:color="auto"/>
        <w:bottom w:val="none" w:sz="0" w:space="0" w:color="auto"/>
        <w:right w:val="none" w:sz="0" w:space="0" w:color="auto"/>
      </w:divBdr>
    </w:div>
    <w:div w:id="680820537">
      <w:bodyDiv w:val="1"/>
      <w:marLeft w:val="0"/>
      <w:marRight w:val="0"/>
      <w:marTop w:val="0"/>
      <w:marBottom w:val="0"/>
      <w:divBdr>
        <w:top w:val="none" w:sz="0" w:space="0" w:color="auto"/>
        <w:left w:val="none" w:sz="0" w:space="0" w:color="auto"/>
        <w:bottom w:val="none" w:sz="0" w:space="0" w:color="auto"/>
        <w:right w:val="none" w:sz="0" w:space="0" w:color="auto"/>
      </w:divBdr>
    </w:div>
    <w:div w:id="682048468">
      <w:bodyDiv w:val="1"/>
      <w:marLeft w:val="0"/>
      <w:marRight w:val="0"/>
      <w:marTop w:val="0"/>
      <w:marBottom w:val="0"/>
      <w:divBdr>
        <w:top w:val="none" w:sz="0" w:space="0" w:color="auto"/>
        <w:left w:val="none" w:sz="0" w:space="0" w:color="auto"/>
        <w:bottom w:val="none" w:sz="0" w:space="0" w:color="auto"/>
        <w:right w:val="none" w:sz="0" w:space="0" w:color="auto"/>
      </w:divBdr>
    </w:div>
    <w:div w:id="682053738">
      <w:bodyDiv w:val="1"/>
      <w:marLeft w:val="0"/>
      <w:marRight w:val="0"/>
      <w:marTop w:val="0"/>
      <w:marBottom w:val="0"/>
      <w:divBdr>
        <w:top w:val="none" w:sz="0" w:space="0" w:color="auto"/>
        <w:left w:val="none" w:sz="0" w:space="0" w:color="auto"/>
        <w:bottom w:val="none" w:sz="0" w:space="0" w:color="auto"/>
        <w:right w:val="none" w:sz="0" w:space="0" w:color="auto"/>
      </w:divBdr>
    </w:div>
    <w:div w:id="682902836">
      <w:bodyDiv w:val="1"/>
      <w:marLeft w:val="0"/>
      <w:marRight w:val="0"/>
      <w:marTop w:val="0"/>
      <w:marBottom w:val="0"/>
      <w:divBdr>
        <w:top w:val="none" w:sz="0" w:space="0" w:color="auto"/>
        <w:left w:val="none" w:sz="0" w:space="0" w:color="auto"/>
        <w:bottom w:val="none" w:sz="0" w:space="0" w:color="auto"/>
        <w:right w:val="none" w:sz="0" w:space="0" w:color="auto"/>
      </w:divBdr>
    </w:div>
    <w:div w:id="683627011">
      <w:bodyDiv w:val="1"/>
      <w:marLeft w:val="0"/>
      <w:marRight w:val="0"/>
      <w:marTop w:val="0"/>
      <w:marBottom w:val="0"/>
      <w:divBdr>
        <w:top w:val="none" w:sz="0" w:space="0" w:color="auto"/>
        <w:left w:val="none" w:sz="0" w:space="0" w:color="auto"/>
        <w:bottom w:val="none" w:sz="0" w:space="0" w:color="auto"/>
        <w:right w:val="none" w:sz="0" w:space="0" w:color="auto"/>
      </w:divBdr>
    </w:div>
    <w:div w:id="685252349">
      <w:bodyDiv w:val="1"/>
      <w:marLeft w:val="0"/>
      <w:marRight w:val="0"/>
      <w:marTop w:val="0"/>
      <w:marBottom w:val="0"/>
      <w:divBdr>
        <w:top w:val="none" w:sz="0" w:space="0" w:color="auto"/>
        <w:left w:val="none" w:sz="0" w:space="0" w:color="auto"/>
        <w:bottom w:val="none" w:sz="0" w:space="0" w:color="auto"/>
        <w:right w:val="none" w:sz="0" w:space="0" w:color="auto"/>
      </w:divBdr>
    </w:div>
    <w:div w:id="685448108">
      <w:bodyDiv w:val="1"/>
      <w:marLeft w:val="0"/>
      <w:marRight w:val="0"/>
      <w:marTop w:val="0"/>
      <w:marBottom w:val="0"/>
      <w:divBdr>
        <w:top w:val="none" w:sz="0" w:space="0" w:color="auto"/>
        <w:left w:val="none" w:sz="0" w:space="0" w:color="auto"/>
        <w:bottom w:val="none" w:sz="0" w:space="0" w:color="auto"/>
        <w:right w:val="none" w:sz="0" w:space="0" w:color="auto"/>
      </w:divBdr>
    </w:div>
    <w:div w:id="686176932">
      <w:bodyDiv w:val="1"/>
      <w:marLeft w:val="0"/>
      <w:marRight w:val="0"/>
      <w:marTop w:val="0"/>
      <w:marBottom w:val="0"/>
      <w:divBdr>
        <w:top w:val="none" w:sz="0" w:space="0" w:color="auto"/>
        <w:left w:val="none" w:sz="0" w:space="0" w:color="auto"/>
        <w:bottom w:val="none" w:sz="0" w:space="0" w:color="auto"/>
        <w:right w:val="none" w:sz="0" w:space="0" w:color="auto"/>
      </w:divBdr>
    </w:div>
    <w:div w:id="688215634">
      <w:bodyDiv w:val="1"/>
      <w:marLeft w:val="0"/>
      <w:marRight w:val="0"/>
      <w:marTop w:val="0"/>
      <w:marBottom w:val="0"/>
      <w:divBdr>
        <w:top w:val="none" w:sz="0" w:space="0" w:color="auto"/>
        <w:left w:val="none" w:sz="0" w:space="0" w:color="auto"/>
        <w:bottom w:val="none" w:sz="0" w:space="0" w:color="auto"/>
        <w:right w:val="none" w:sz="0" w:space="0" w:color="auto"/>
      </w:divBdr>
    </w:div>
    <w:div w:id="690454112">
      <w:bodyDiv w:val="1"/>
      <w:marLeft w:val="0"/>
      <w:marRight w:val="0"/>
      <w:marTop w:val="0"/>
      <w:marBottom w:val="0"/>
      <w:divBdr>
        <w:top w:val="none" w:sz="0" w:space="0" w:color="auto"/>
        <w:left w:val="none" w:sz="0" w:space="0" w:color="auto"/>
        <w:bottom w:val="none" w:sz="0" w:space="0" w:color="auto"/>
        <w:right w:val="none" w:sz="0" w:space="0" w:color="auto"/>
      </w:divBdr>
    </w:div>
    <w:div w:id="690494183">
      <w:bodyDiv w:val="1"/>
      <w:marLeft w:val="0"/>
      <w:marRight w:val="0"/>
      <w:marTop w:val="0"/>
      <w:marBottom w:val="0"/>
      <w:divBdr>
        <w:top w:val="none" w:sz="0" w:space="0" w:color="auto"/>
        <w:left w:val="none" w:sz="0" w:space="0" w:color="auto"/>
        <w:bottom w:val="none" w:sz="0" w:space="0" w:color="auto"/>
        <w:right w:val="none" w:sz="0" w:space="0" w:color="auto"/>
      </w:divBdr>
    </w:div>
    <w:div w:id="690684542">
      <w:bodyDiv w:val="1"/>
      <w:marLeft w:val="0"/>
      <w:marRight w:val="0"/>
      <w:marTop w:val="0"/>
      <w:marBottom w:val="0"/>
      <w:divBdr>
        <w:top w:val="none" w:sz="0" w:space="0" w:color="auto"/>
        <w:left w:val="none" w:sz="0" w:space="0" w:color="auto"/>
        <w:bottom w:val="none" w:sz="0" w:space="0" w:color="auto"/>
        <w:right w:val="none" w:sz="0" w:space="0" w:color="auto"/>
      </w:divBdr>
    </w:div>
    <w:div w:id="696810728">
      <w:bodyDiv w:val="1"/>
      <w:marLeft w:val="0"/>
      <w:marRight w:val="0"/>
      <w:marTop w:val="0"/>
      <w:marBottom w:val="0"/>
      <w:divBdr>
        <w:top w:val="none" w:sz="0" w:space="0" w:color="auto"/>
        <w:left w:val="none" w:sz="0" w:space="0" w:color="auto"/>
        <w:bottom w:val="none" w:sz="0" w:space="0" w:color="auto"/>
        <w:right w:val="none" w:sz="0" w:space="0" w:color="auto"/>
      </w:divBdr>
    </w:div>
    <w:div w:id="697006086">
      <w:bodyDiv w:val="1"/>
      <w:marLeft w:val="0"/>
      <w:marRight w:val="0"/>
      <w:marTop w:val="0"/>
      <w:marBottom w:val="0"/>
      <w:divBdr>
        <w:top w:val="none" w:sz="0" w:space="0" w:color="auto"/>
        <w:left w:val="none" w:sz="0" w:space="0" w:color="auto"/>
        <w:bottom w:val="none" w:sz="0" w:space="0" w:color="auto"/>
        <w:right w:val="none" w:sz="0" w:space="0" w:color="auto"/>
      </w:divBdr>
    </w:div>
    <w:div w:id="698580180">
      <w:bodyDiv w:val="1"/>
      <w:marLeft w:val="0"/>
      <w:marRight w:val="0"/>
      <w:marTop w:val="0"/>
      <w:marBottom w:val="0"/>
      <w:divBdr>
        <w:top w:val="none" w:sz="0" w:space="0" w:color="auto"/>
        <w:left w:val="none" w:sz="0" w:space="0" w:color="auto"/>
        <w:bottom w:val="none" w:sz="0" w:space="0" w:color="auto"/>
        <w:right w:val="none" w:sz="0" w:space="0" w:color="auto"/>
      </w:divBdr>
    </w:div>
    <w:div w:id="698699751">
      <w:bodyDiv w:val="1"/>
      <w:marLeft w:val="0"/>
      <w:marRight w:val="0"/>
      <w:marTop w:val="0"/>
      <w:marBottom w:val="0"/>
      <w:divBdr>
        <w:top w:val="none" w:sz="0" w:space="0" w:color="auto"/>
        <w:left w:val="none" w:sz="0" w:space="0" w:color="auto"/>
        <w:bottom w:val="none" w:sz="0" w:space="0" w:color="auto"/>
        <w:right w:val="none" w:sz="0" w:space="0" w:color="auto"/>
      </w:divBdr>
    </w:div>
    <w:div w:id="700276878">
      <w:bodyDiv w:val="1"/>
      <w:marLeft w:val="0"/>
      <w:marRight w:val="0"/>
      <w:marTop w:val="0"/>
      <w:marBottom w:val="0"/>
      <w:divBdr>
        <w:top w:val="none" w:sz="0" w:space="0" w:color="auto"/>
        <w:left w:val="none" w:sz="0" w:space="0" w:color="auto"/>
        <w:bottom w:val="none" w:sz="0" w:space="0" w:color="auto"/>
        <w:right w:val="none" w:sz="0" w:space="0" w:color="auto"/>
      </w:divBdr>
    </w:div>
    <w:div w:id="700593707">
      <w:bodyDiv w:val="1"/>
      <w:marLeft w:val="0"/>
      <w:marRight w:val="0"/>
      <w:marTop w:val="0"/>
      <w:marBottom w:val="0"/>
      <w:divBdr>
        <w:top w:val="none" w:sz="0" w:space="0" w:color="auto"/>
        <w:left w:val="none" w:sz="0" w:space="0" w:color="auto"/>
        <w:bottom w:val="none" w:sz="0" w:space="0" w:color="auto"/>
        <w:right w:val="none" w:sz="0" w:space="0" w:color="auto"/>
      </w:divBdr>
    </w:div>
    <w:div w:id="702245723">
      <w:bodyDiv w:val="1"/>
      <w:marLeft w:val="0"/>
      <w:marRight w:val="0"/>
      <w:marTop w:val="0"/>
      <w:marBottom w:val="0"/>
      <w:divBdr>
        <w:top w:val="none" w:sz="0" w:space="0" w:color="auto"/>
        <w:left w:val="none" w:sz="0" w:space="0" w:color="auto"/>
        <w:bottom w:val="none" w:sz="0" w:space="0" w:color="auto"/>
        <w:right w:val="none" w:sz="0" w:space="0" w:color="auto"/>
      </w:divBdr>
    </w:div>
    <w:div w:id="702292981">
      <w:bodyDiv w:val="1"/>
      <w:marLeft w:val="0"/>
      <w:marRight w:val="0"/>
      <w:marTop w:val="0"/>
      <w:marBottom w:val="0"/>
      <w:divBdr>
        <w:top w:val="none" w:sz="0" w:space="0" w:color="auto"/>
        <w:left w:val="none" w:sz="0" w:space="0" w:color="auto"/>
        <w:bottom w:val="none" w:sz="0" w:space="0" w:color="auto"/>
        <w:right w:val="none" w:sz="0" w:space="0" w:color="auto"/>
      </w:divBdr>
    </w:div>
    <w:div w:id="702439359">
      <w:bodyDiv w:val="1"/>
      <w:marLeft w:val="0"/>
      <w:marRight w:val="0"/>
      <w:marTop w:val="0"/>
      <w:marBottom w:val="0"/>
      <w:divBdr>
        <w:top w:val="none" w:sz="0" w:space="0" w:color="auto"/>
        <w:left w:val="none" w:sz="0" w:space="0" w:color="auto"/>
        <w:bottom w:val="none" w:sz="0" w:space="0" w:color="auto"/>
        <w:right w:val="none" w:sz="0" w:space="0" w:color="auto"/>
      </w:divBdr>
    </w:div>
    <w:div w:id="704670577">
      <w:bodyDiv w:val="1"/>
      <w:marLeft w:val="0"/>
      <w:marRight w:val="0"/>
      <w:marTop w:val="0"/>
      <w:marBottom w:val="0"/>
      <w:divBdr>
        <w:top w:val="none" w:sz="0" w:space="0" w:color="auto"/>
        <w:left w:val="none" w:sz="0" w:space="0" w:color="auto"/>
        <w:bottom w:val="none" w:sz="0" w:space="0" w:color="auto"/>
        <w:right w:val="none" w:sz="0" w:space="0" w:color="auto"/>
      </w:divBdr>
    </w:div>
    <w:div w:id="705718178">
      <w:bodyDiv w:val="1"/>
      <w:marLeft w:val="0"/>
      <w:marRight w:val="0"/>
      <w:marTop w:val="0"/>
      <w:marBottom w:val="0"/>
      <w:divBdr>
        <w:top w:val="none" w:sz="0" w:space="0" w:color="auto"/>
        <w:left w:val="none" w:sz="0" w:space="0" w:color="auto"/>
        <w:bottom w:val="none" w:sz="0" w:space="0" w:color="auto"/>
        <w:right w:val="none" w:sz="0" w:space="0" w:color="auto"/>
      </w:divBdr>
    </w:div>
    <w:div w:id="708184532">
      <w:bodyDiv w:val="1"/>
      <w:marLeft w:val="0"/>
      <w:marRight w:val="0"/>
      <w:marTop w:val="0"/>
      <w:marBottom w:val="0"/>
      <w:divBdr>
        <w:top w:val="none" w:sz="0" w:space="0" w:color="auto"/>
        <w:left w:val="none" w:sz="0" w:space="0" w:color="auto"/>
        <w:bottom w:val="none" w:sz="0" w:space="0" w:color="auto"/>
        <w:right w:val="none" w:sz="0" w:space="0" w:color="auto"/>
      </w:divBdr>
    </w:div>
    <w:div w:id="711659119">
      <w:bodyDiv w:val="1"/>
      <w:marLeft w:val="0"/>
      <w:marRight w:val="0"/>
      <w:marTop w:val="0"/>
      <w:marBottom w:val="0"/>
      <w:divBdr>
        <w:top w:val="none" w:sz="0" w:space="0" w:color="auto"/>
        <w:left w:val="none" w:sz="0" w:space="0" w:color="auto"/>
        <w:bottom w:val="none" w:sz="0" w:space="0" w:color="auto"/>
        <w:right w:val="none" w:sz="0" w:space="0" w:color="auto"/>
      </w:divBdr>
    </w:div>
    <w:div w:id="712079252">
      <w:bodyDiv w:val="1"/>
      <w:marLeft w:val="0"/>
      <w:marRight w:val="0"/>
      <w:marTop w:val="0"/>
      <w:marBottom w:val="0"/>
      <w:divBdr>
        <w:top w:val="none" w:sz="0" w:space="0" w:color="auto"/>
        <w:left w:val="none" w:sz="0" w:space="0" w:color="auto"/>
        <w:bottom w:val="none" w:sz="0" w:space="0" w:color="auto"/>
        <w:right w:val="none" w:sz="0" w:space="0" w:color="auto"/>
      </w:divBdr>
    </w:div>
    <w:div w:id="713384560">
      <w:bodyDiv w:val="1"/>
      <w:marLeft w:val="0"/>
      <w:marRight w:val="0"/>
      <w:marTop w:val="0"/>
      <w:marBottom w:val="0"/>
      <w:divBdr>
        <w:top w:val="none" w:sz="0" w:space="0" w:color="auto"/>
        <w:left w:val="none" w:sz="0" w:space="0" w:color="auto"/>
        <w:bottom w:val="none" w:sz="0" w:space="0" w:color="auto"/>
        <w:right w:val="none" w:sz="0" w:space="0" w:color="auto"/>
      </w:divBdr>
    </w:div>
    <w:div w:id="714238958">
      <w:bodyDiv w:val="1"/>
      <w:marLeft w:val="0"/>
      <w:marRight w:val="0"/>
      <w:marTop w:val="0"/>
      <w:marBottom w:val="0"/>
      <w:divBdr>
        <w:top w:val="none" w:sz="0" w:space="0" w:color="auto"/>
        <w:left w:val="none" w:sz="0" w:space="0" w:color="auto"/>
        <w:bottom w:val="none" w:sz="0" w:space="0" w:color="auto"/>
        <w:right w:val="none" w:sz="0" w:space="0" w:color="auto"/>
      </w:divBdr>
    </w:div>
    <w:div w:id="714700775">
      <w:bodyDiv w:val="1"/>
      <w:marLeft w:val="0"/>
      <w:marRight w:val="0"/>
      <w:marTop w:val="0"/>
      <w:marBottom w:val="0"/>
      <w:divBdr>
        <w:top w:val="none" w:sz="0" w:space="0" w:color="auto"/>
        <w:left w:val="none" w:sz="0" w:space="0" w:color="auto"/>
        <w:bottom w:val="none" w:sz="0" w:space="0" w:color="auto"/>
        <w:right w:val="none" w:sz="0" w:space="0" w:color="auto"/>
      </w:divBdr>
    </w:div>
    <w:div w:id="719205151">
      <w:bodyDiv w:val="1"/>
      <w:marLeft w:val="0"/>
      <w:marRight w:val="0"/>
      <w:marTop w:val="0"/>
      <w:marBottom w:val="0"/>
      <w:divBdr>
        <w:top w:val="none" w:sz="0" w:space="0" w:color="auto"/>
        <w:left w:val="none" w:sz="0" w:space="0" w:color="auto"/>
        <w:bottom w:val="none" w:sz="0" w:space="0" w:color="auto"/>
        <w:right w:val="none" w:sz="0" w:space="0" w:color="auto"/>
      </w:divBdr>
    </w:div>
    <w:div w:id="720666227">
      <w:bodyDiv w:val="1"/>
      <w:marLeft w:val="0"/>
      <w:marRight w:val="0"/>
      <w:marTop w:val="0"/>
      <w:marBottom w:val="0"/>
      <w:divBdr>
        <w:top w:val="none" w:sz="0" w:space="0" w:color="auto"/>
        <w:left w:val="none" w:sz="0" w:space="0" w:color="auto"/>
        <w:bottom w:val="none" w:sz="0" w:space="0" w:color="auto"/>
        <w:right w:val="none" w:sz="0" w:space="0" w:color="auto"/>
      </w:divBdr>
    </w:div>
    <w:div w:id="720910159">
      <w:bodyDiv w:val="1"/>
      <w:marLeft w:val="0"/>
      <w:marRight w:val="0"/>
      <w:marTop w:val="0"/>
      <w:marBottom w:val="0"/>
      <w:divBdr>
        <w:top w:val="none" w:sz="0" w:space="0" w:color="auto"/>
        <w:left w:val="none" w:sz="0" w:space="0" w:color="auto"/>
        <w:bottom w:val="none" w:sz="0" w:space="0" w:color="auto"/>
        <w:right w:val="none" w:sz="0" w:space="0" w:color="auto"/>
      </w:divBdr>
    </w:div>
    <w:div w:id="722405297">
      <w:bodyDiv w:val="1"/>
      <w:marLeft w:val="0"/>
      <w:marRight w:val="0"/>
      <w:marTop w:val="0"/>
      <w:marBottom w:val="0"/>
      <w:divBdr>
        <w:top w:val="none" w:sz="0" w:space="0" w:color="auto"/>
        <w:left w:val="none" w:sz="0" w:space="0" w:color="auto"/>
        <w:bottom w:val="none" w:sz="0" w:space="0" w:color="auto"/>
        <w:right w:val="none" w:sz="0" w:space="0" w:color="auto"/>
      </w:divBdr>
    </w:div>
    <w:div w:id="723649787">
      <w:bodyDiv w:val="1"/>
      <w:marLeft w:val="0"/>
      <w:marRight w:val="0"/>
      <w:marTop w:val="0"/>
      <w:marBottom w:val="0"/>
      <w:divBdr>
        <w:top w:val="none" w:sz="0" w:space="0" w:color="auto"/>
        <w:left w:val="none" w:sz="0" w:space="0" w:color="auto"/>
        <w:bottom w:val="none" w:sz="0" w:space="0" w:color="auto"/>
        <w:right w:val="none" w:sz="0" w:space="0" w:color="auto"/>
      </w:divBdr>
    </w:div>
    <w:div w:id="725300415">
      <w:bodyDiv w:val="1"/>
      <w:marLeft w:val="0"/>
      <w:marRight w:val="0"/>
      <w:marTop w:val="0"/>
      <w:marBottom w:val="0"/>
      <w:divBdr>
        <w:top w:val="none" w:sz="0" w:space="0" w:color="auto"/>
        <w:left w:val="none" w:sz="0" w:space="0" w:color="auto"/>
        <w:bottom w:val="none" w:sz="0" w:space="0" w:color="auto"/>
        <w:right w:val="none" w:sz="0" w:space="0" w:color="auto"/>
      </w:divBdr>
    </w:div>
    <w:div w:id="726732802">
      <w:bodyDiv w:val="1"/>
      <w:marLeft w:val="0"/>
      <w:marRight w:val="0"/>
      <w:marTop w:val="0"/>
      <w:marBottom w:val="0"/>
      <w:divBdr>
        <w:top w:val="none" w:sz="0" w:space="0" w:color="auto"/>
        <w:left w:val="none" w:sz="0" w:space="0" w:color="auto"/>
        <w:bottom w:val="none" w:sz="0" w:space="0" w:color="auto"/>
        <w:right w:val="none" w:sz="0" w:space="0" w:color="auto"/>
      </w:divBdr>
    </w:div>
    <w:div w:id="727191918">
      <w:bodyDiv w:val="1"/>
      <w:marLeft w:val="0"/>
      <w:marRight w:val="0"/>
      <w:marTop w:val="0"/>
      <w:marBottom w:val="0"/>
      <w:divBdr>
        <w:top w:val="none" w:sz="0" w:space="0" w:color="auto"/>
        <w:left w:val="none" w:sz="0" w:space="0" w:color="auto"/>
        <w:bottom w:val="none" w:sz="0" w:space="0" w:color="auto"/>
        <w:right w:val="none" w:sz="0" w:space="0" w:color="auto"/>
      </w:divBdr>
    </w:div>
    <w:div w:id="727344155">
      <w:bodyDiv w:val="1"/>
      <w:marLeft w:val="0"/>
      <w:marRight w:val="0"/>
      <w:marTop w:val="0"/>
      <w:marBottom w:val="0"/>
      <w:divBdr>
        <w:top w:val="none" w:sz="0" w:space="0" w:color="auto"/>
        <w:left w:val="none" w:sz="0" w:space="0" w:color="auto"/>
        <w:bottom w:val="none" w:sz="0" w:space="0" w:color="auto"/>
        <w:right w:val="none" w:sz="0" w:space="0" w:color="auto"/>
      </w:divBdr>
    </w:div>
    <w:div w:id="728843270">
      <w:bodyDiv w:val="1"/>
      <w:marLeft w:val="0"/>
      <w:marRight w:val="0"/>
      <w:marTop w:val="0"/>
      <w:marBottom w:val="0"/>
      <w:divBdr>
        <w:top w:val="none" w:sz="0" w:space="0" w:color="auto"/>
        <w:left w:val="none" w:sz="0" w:space="0" w:color="auto"/>
        <w:bottom w:val="none" w:sz="0" w:space="0" w:color="auto"/>
        <w:right w:val="none" w:sz="0" w:space="0" w:color="auto"/>
      </w:divBdr>
    </w:div>
    <w:div w:id="730229246">
      <w:bodyDiv w:val="1"/>
      <w:marLeft w:val="0"/>
      <w:marRight w:val="0"/>
      <w:marTop w:val="0"/>
      <w:marBottom w:val="0"/>
      <w:divBdr>
        <w:top w:val="none" w:sz="0" w:space="0" w:color="auto"/>
        <w:left w:val="none" w:sz="0" w:space="0" w:color="auto"/>
        <w:bottom w:val="none" w:sz="0" w:space="0" w:color="auto"/>
        <w:right w:val="none" w:sz="0" w:space="0" w:color="auto"/>
      </w:divBdr>
    </w:div>
    <w:div w:id="730925011">
      <w:bodyDiv w:val="1"/>
      <w:marLeft w:val="0"/>
      <w:marRight w:val="0"/>
      <w:marTop w:val="0"/>
      <w:marBottom w:val="0"/>
      <w:divBdr>
        <w:top w:val="none" w:sz="0" w:space="0" w:color="auto"/>
        <w:left w:val="none" w:sz="0" w:space="0" w:color="auto"/>
        <w:bottom w:val="none" w:sz="0" w:space="0" w:color="auto"/>
        <w:right w:val="none" w:sz="0" w:space="0" w:color="auto"/>
      </w:divBdr>
    </w:div>
    <w:div w:id="732194059">
      <w:bodyDiv w:val="1"/>
      <w:marLeft w:val="0"/>
      <w:marRight w:val="0"/>
      <w:marTop w:val="0"/>
      <w:marBottom w:val="0"/>
      <w:divBdr>
        <w:top w:val="none" w:sz="0" w:space="0" w:color="auto"/>
        <w:left w:val="none" w:sz="0" w:space="0" w:color="auto"/>
        <w:bottom w:val="none" w:sz="0" w:space="0" w:color="auto"/>
        <w:right w:val="none" w:sz="0" w:space="0" w:color="auto"/>
      </w:divBdr>
    </w:div>
    <w:div w:id="732854816">
      <w:bodyDiv w:val="1"/>
      <w:marLeft w:val="0"/>
      <w:marRight w:val="0"/>
      <w:marTop w:val="0"/>
      <w:marBottom w:val="0"/>
      <w:divBdr>
        <w:top w:val="none" w:sz="0" w:space="0" w:color="auto"/>
        <w:left w:val="none" w:sz="0" w:space="0" w:color="auto"/>
        <w:bottom w:val="none" w:sz="0" w:space="0" w:color="auto"/>
        <w:right w:val="none" w:sz="0" w:space="0" w:color="auto"/>
      </w:divBdr>
    </w:div>
    <w:div w:id="737554194">
      <w:bodyDiv w:val="1"/>
      <w:marLeft w:val="0"/>
      <w:marRight w:val="0"/>
      <w:marTop w:val="0"/>
      <w:marBottom w:val="0"/>
      <w:divBdr>
        <w:top w:val="none" w:sz="0" w:space="0" w:color="auto"/>
        <w:left w:val="none" w:sz="0" w:space="0" w:color="auto"/>
        <w:bottom w:val="none" w:sz="0" w:space="0" w:color="auto"/>
        <w:right w:val="none" w:sz="0" w:space="0" w:color="auto"/>
      </w:divBdr>
    </w:div>
    <w:div w:id="737674110">
      <w:bodyDiv w:val="1"/>
      <w:marLeft w:val="0"/>
      <w:marRight w:val="0"/>
      <w:marTop w:val="0"/>
      <w:marBottom w:val="0"/>
      <w:divBdr>
        <w:top w:val="none" w:sz="0" w:space="0" w:color="auto"/>
        <w:left w:val="none" w:sz="0" w:space="0" w:color="auto"/>
        <w:bottom w:val="none" w:sz="0" w:space="0" w:color="auto"/>
        <w:right w:val="none" w:sz="0" w:space="0" w:color="auto"/>
      </w:divBdr>
    </w:div>
    <w:div w:id="740516726">
      <w:bodyDiv w:val="1"/>
      <w:marLeft w:val="0"/>
      <w:marRight w:val="0"/>
      <w:marTop w:val="0"/>
      <w:marBottom w:val="0"/>
      <w:divBdr>
        <w:top w:val="none" w:sz="0" w:space="0" w:color="auto"/>
        <w:left w:val="none" w:sz="0" w:space="0" w:color="auto"/>
        <w:bottom w:val="none" w:sz="0" w:space="0" w:color="auto"/>
        <w:right w:val="none" w:sz="0" w:space="0" w:color="auto"/>
      </w:divBdr>
    </w:div>
    <w:div w:id="742488115">
      <w:bodyDiv w:val="1"/>
      <w:marLeft w:val="0"/>
      <w:marRight w:val="0"/>
      <w:marTop w:val="0"/>
      <w:marBottom w:val="0"/>
      <w:divBdr>
        <w:top w:val="none" w:sz="0" w:space="0" w:color="auto"/>
        <w:left w:val="none" w:sz="0" w:space="0" w:color="auto"/>
        <w:bottom w:val="none" w:sz="0" w:space="0" w:color="auto"/>
        <w:right w:val="none" w:sz="0" w:space="0" w:color="auto"/>
      </w:divBdr>
    </w:div>
    <w:div w:id="745610840">
      <w:bodyDiv w:val="1"/>
      <w:marLeft w:val="0"/>
      <w:marRight w:val="0"/>
      <w:marTop w:val="0"/>
      <w:marBottom w:val="0"/>
      <w:divBdr>
        <w:top w:val="none" w:sz="0" w:space="0" w:color="auto"/>
        <w:left w:val="none" w:sz="0" w:space="0" w:color="auto"/>
        <w:bottom w:val="none" w:sz="0" w:space="0" w:color="auto"/>
        <w:right w:val="none" w:sz="0" w:space="0" w:color="auto"/>
      </w:divBdr>
    </w:div>
    <w:div w:id="747650978">
      <w:bodyDiv w:val="1"/>
      <w:marLeft w:val="0"/>
      <w:marRight w:val="0"/>
      <w:marTop w:val="0"/>
      <w:marBottom w:val="0"/>
      <w:divBdr>
        <w:top w:val="none" w:sz="0" w:space="0" w:color="auto"/>
        <w:left w:val="none" w:sz="0" w:space="0" w:color="auto"/>
        <w:bottom w:val="none" w:sz="0" w:space="0" w:color="auto"/>
        <w:right w:val="none" w:sz="0" w:space="0" w:color="auto"/>
      </w:divBdr>
    </w:div>
    <w:div w:id="748159916">
      <w:bodyDiv w:val="1"/>
      <w:marLeft w:val="0"/>
      <w:marRight w:val="0"/>
      <w:marTop w:val="0"/>
      <w:marBottom w:val="0"/>
      <w:divBdr>
        <w:top w:val="none" w:sz="0" w:space="0" w:color="auto"/>
        <w:left w:val="none" w:sz="0" w:space="0" w:color="auto"/>
        <w:bottom w:val="none" w:sz="0" w:space="0" w:color="auto"/>
        <w:right w:val="none" w:sz="0" w:space="0" w:color="auto"/>
      </w:divBdr>
    </w:div>
    <w:div w:id="755129550">
      <w:bodyDiv w:val="1"/>
      <w:marLeft w:val="0"/>
      <w:marRight w:val="0"/>
      <w:marTop w:val="0"/>
      <w:marBottom w:val="0"/>
      <w:divBdr>
        <w:top w:val="none" w:sz="0" w:space="0" w:color="auto"/>
        <w:left w:val="none" w:sz="0" w:space="0" w:color="auto"/>
        <w:bottom w:val="none" w:sz="0" w:space="0" w:color="auto"/>
        <w:right w:val="none" w:sz="0" w:space="0" w:color="auto"/>
      </w:divBdr>
    </w:div>
    <w:div w:id="756245719">
      <w:bodyDiv w:val="1"/>
      <w:marLeft w:val="0"/>
      <w:marRight w:val="0"/>
      <w:marTop w:val="0"/>
      <w:marBottom w:val="0"/>
      <w:divBdr>
        <w:top w:val="none" w:sz="0" w:space="0" w:color="auto"/>
        <w:left w:val="none" w:sz="0" w:space="0" w:color="auto"/>
        <w:bottom w:val="none" w:sz="0" w:space="0" w:color="auto"/>
        <w:right w:val="none" w:sz="0" w:space="0" w:color="auto"/>
      </w:divBdr>
    </w:div>
    <w:div w:id="757479320">
      <w:bodyDiv w:val="1"/>
      <w:marLeft w:val="0"/>
      <w:marRight w:val="0"/>
      <w:marTop w:val="0"/>
      <w:marBottom w:val="0"/>
      <w:divBdr>
        <w:top w:val="none" w:sz="0" w:space="0" w:color="auto"/>
        <w:left w:val="none" w:sz="0" w:space="0" w:color="auto"/>
        <w:bottom w:val="none" w:sz="0" w:space="0" w:color="auto"/>
        <w:right w:val="none" w:sz="0" w:space="0" w:color="auto"/>
      </w:divBdr>
    </w:div>
    <w:div w:id="761532466">
      <w:bodyDiv w:val="1"/>
      <w:marLeft w:val="0"/>
      <w:marRight w:val="0"/>
      <w:marTop w:val="0"/>
      <w:marBottom w:val="0"/>
      <w:divBdr>
        <w:top w:val="none" w:sz="0" w:space="0" w:color="auto"/>
        <w:left w:val="none" w:sz="0" w:space="0" w:color="auto"/>
        <w:bottom w:val="none" w:sz="0" w:space="0" w:color="auto"/>
        <w:right w:val="none" w:sz="0" w:space="0" w:color="auto"/>
      </w:divBdr>
    </w:div>
    <w:div w:id="763378584">
      <w:bodyDiv w:val="1"/>
      <w:marLeft w:val="0"/>
      <w:marRight w:val="0"/>
      <w:marTop w:val="0"/>
      <w:marBottom w:val="0"/>
      <w:divBdr>
        <w:top w:val="none" w:sz="0" w:space="0" w:color="auto"/>
        <w:left w:val="none" w:sz="0" w:space="0" w:color="auto"/>
        <w:bottom w:val="none" w:sz="0" w:space="0" w:color="auto"/>
        <w:right w:val="none" w:sz="0" w:space="0" w:color="auto"/>
      </w:divBdr>
    </w:div>
    <w:div w:id="763721594">
      <w:bodyDiv w:val="1"/>
      <w:marLeft w:val="0"/>
      <w:marRight w:val="0"/>
      <w:marTop w:val="0"/>
      <w:marBottom w:val="0"/>
      <w:divBdr>
        <w:top w:val="none" w:sz="0" w:space="0" w:color="auto"/>
        <w:left w:val="none" w:sz="0" w:space="0" w:color="auto"/>
        <w:bottom w:val="none" w:sz="0" w:space="0" w:color="auto"/>
        <w:right w:val="none" w:sz="0" w:space="0" w:color="auto"/>
      </w:divBdr>
    </w:div>
    <w:div w:id="764228600">
      <w:bodyDiv w:val="1"/>
      <w:marLeft w:val="0"/>
      <w:marRight w:val="0"/>
      <w:marTop w:val="0"/>
      <w:marBottom w:val="0"/>
      <w:divBdr>
        <w:top w:val="none" w:sz="0" w:space="0" w:color="auto"/>
        <w:left w:val="none" w:sz="0" w:space="0" w:color="auto"/>
        <w:bottom w:val="none" w:sz="0" w:space="0" w:color="auto"/>
        <w:right w:val="none" w:sz="0" w:space="0" w:color="auto"/>
      </w:divBdr>
    </w:div>
    <w:div w:id="765926256">
      <w:bodyDiv w:val="1"/>
      <w:marLeft w:val="0"/>
      <w:marRight w:val="0"/>
      <w:marTop w:val="0"/>
      <w:marBottom w:val="0"/>
      <w:divBdr>
        <w:top w:val="none" w:sz="0" w:space="0" w:color="auto"/>
        <w:left w:val="none" w:sz="0" w:space="0" w:color="auto"/>
        <w:bottom w:val="none" w:sz="0" w:space="0" w:color="auto"/>
        <w:right w:val="none" w:sz="0" w:space="0" w:color="auto"/>
      </w:divBdr>
    </w:div>
    <w:div w:id="768430220">
      <w:bodyDiv w:val="1"/>
      <w:marLeft w:val="0"/>
      <w:marRight w:val="0"/>
      <w:marTop w:val="0"/>
      <w:marBottom w:val="0"/>
      <w:divBdr>
        <w:top w:val="none" w:sz="0" w:space="0" w:color="auto"/>
        <w:left w:val="none" w:sz="0" w:space="0" w:color="auto"/>
        <w:bottom w:val="none" w:sz="0" w:space="0" w:color="auto"/>
        <w:right w:val="none" w:sz="0" w:space="0" w:color="auto"/>
      </w:divBdr>
    </w:div>
    <w:div w:id="770666835">
      <w:bodyDiv w:val="1"/>
      <w:marLeft w:val="0"/>
      <w:marRight w:val="0"/>
      <w:marTop w:val="0"/>
      <w:marBottom w:val="0"/>
      <w:divBdr>
        <w:top w:val="none" w:sz="0" w:space="0" w:color="auto"/>
        <w:left w:val="none" w:sz="0" w:space="0" w:color="auto"/>
        <w:bottom w:val="none" w:sz="0" w:space="0" w:color="auto"/>
        <w:right w:val="none" w:sz="0" w:space="0" w:color="auto"/>
      </w:divBdr>
    </w:div>
    <w:div w:id="772477442">
      <w:bodyDiv w:val="1"/>
      <w:marLeft w:val="0"/>
      <w:marRight w:val="0"/>
      <w:marTop w:val="0"/>
      <w:marBottom w:val="0"/>
      <w:divBdr>
        <w:top w:val="none" w:sz="0" w:space="0" w:color="auto"/>
        <w:left w:val="none" w:sz="0" w:space="0" w:color="auto"/>
        <w:bottom w:val="none" w:sz="0" w:space="0" w:color="auto"/>
        <w:right w:val="none" w:sz="0" w:space="0" w:color="auto"/>
      </w:divBdr>
    </w:div>
    <w:div w:id="772701180">
      <w:bodyDiv w:val="1"/>
      <w:marLeft w:val="0"/>
      <w:marRight w:val="0"/>
      <w:marTop w:val="0"/>
      <w:marBottom w:val="0"/>
      <w:divBdr>
        <w:top w:val="none" w:sz="0" w:space="0" w:color="auto"/>
        <w:left w:val="none" w:sz="0" w:space="0" w:color="auto"/>
        <w:bottom w:val="none" w:sz="0" w:space="0" w:color="auto"/>
        <w:right w:val="none" w:sz="0" w:space="0" w:color="auto"/>
      </w:divBdr>
    </w:div>
    <w:div w:id="772818731">
      <w:bodyDiv w:val="1"/>
      <w:marLeft w:val="0"/>
      <w:marRight w:val="0"/>
      <w:marTop w:val="0"/>
      <w:marBottom w:val="0"/>
      <w:divBdr>
        <w:top w:val="none" w:sz="0" w:space="0" w:color="auto"/>
        <w:left w:val="none" w:sz="0" w:space="0" w:color="auto"/>
        <w:bottom w:val="none" w:sz="0" w:space="0" w:color="auto"/>
        <w:right w:val="none" w:sz="0" w:space="0" w:color="auto"/>
      </w:divBdr>
    </w:div>
    <w:div w:id="773088905">
      <w:bodyDiv w:val="1"/>
      <w:marLeft w:val="0"/>
      <w:marRight w:val="0"/>
      <w:marTop w:val="0"/>
      <w:marBottom w:val="0"/>
      <w:divBdr>
        <w:top w:val="none" w:sz="0" w:space="0" w:color="auto"/>
        <w:left w:val="none" w:sz="0" w:space="0" w:color="auto"/>
        <w:bottom w:val="none" w:sz="0" w:space="0" w:color="auto"/>
        <w:right w:val="none" w:sz="0" w:space="0" w:color="auto"/>
      </w:divBdr>
    </w:div>
    <w:div w:id="773405311">
      <w:bodyDiv w:val="1"/>
      <w:marLeft w:val="0"/>
      <w:marRight w:val="0"/>
      <w:marTop w:val="0"/>
      <w:marBottom w:val="0"/>
      <w:divBdr>
        <w:top w:val="none" w:sz="0" w:space="0" w:color="auto"/>
        <w:left w:val="none" w:sz="0" w:space="0" w:color="auto"/>
        <w:bottom w:val="none" w:sz="0" w:space="0" w:color="auto"/>
        <w:right w:val="none" w:sz="0" w:space="0" w:color="auto"/>
      </w:divBdr>
    </w:div>
    <w:div w:id="773980791">
      <w:bodyDiv w:val="1"/>
      <w:marLeft w:val="0"/>
      <w:marRight w:val="0"/>
      <w:marTop w:val="0"/>
      <w:marBottom w:val="0"/>
      <w:divBdr>
        <w:top w:val="none" w:sz="0" w:space="0" w:color="auto"/>
        <w:left w:val="none" w:sz="0" w:space="0" w:color="auto"/>
        <w:bottom w:val="none" w:sz="0" w:space="0" w:color="auto"/>
        <w:right w:val="none" w:sz="0" w:space="0" w:color="auto"/>
      </w:divBdr>
    </w:div>
    <w:div w:id="775055366">
      <w:bodyDiv w:val="1"/>
      <w:marLeft w:val="0"/>
      <w:marRight w:val="0"/>
      <w:marTop w:val="0"/>
      <w:marBottom w:val="0"/>
      <w:divBdr>
        <w:top w:val="none" w:sz="0" w:space="0" w:color="auto"/>
        <w:left w:val="none" w:sz="0" w:space="0" w:color="auto"/>
        <w:bottom w:val="none" w:sz="0" w:space="0" w:color="auto"/>
        <w:right w:val="none" w:sz="0" w:space="0" w:color="auto"/>
      </w:divBdr>
    </w:div>
    <w:div w:id="783040348">
      <w:bodyDiv w:val="1"/>
      <w:marLeft w:val="0"/>
      <w:marRight w:val="0"/>
      <w:marTop w:val="0"/>
      <w:marBottom w:val="0"/>
      <w:divBdr>
        <w:top w:val="none" w:sz="0" w:space="0" w:color="auto"/>
        <w:left w:val="none" w:sz="0" w:space="0" w:color="auto"/>
        <w:bottom w:val="none" w:sz="0" w:space="0" w:color="auto"/>
        <w:right w:val="none" w:sz="0" w:space="0" w:color="auto"/>
      </w:divBdr>
    </w:div>
    <w:div w:id="783302708">
      <w:bodyDiv w:val="1"/>
      <w:marLeft w:val="0"/>
      <w:marRight w:val="0"/>
      <w:marTop w:val="0"/>
      <w:marBottom w:val="0"/>
      <w:divBdr>
        <w:top w:val="none" w:sz="0" w:space="0" w:color="auto"/>
        <w:left w:val="none" w:sz="0" w:space="0" w:color="auto"/>
        <w:bottom w:val="none" w:sz="0" w:space="0" w:color="auto"/>
        <w:right w:val="none" w:sz="0" w:space="0" w:color="auto"/>
      </w:divBdr>
    </w:div>
    <w:div w:id="783384512">
      <w:bodyDiv w:val="1"/>
      <w:marLeft w:val="0"/>
      <w:marRight w:val="0"/>
      <w:marTop w:val="0"/>
      <w:marBottom w:val="0"/>
      <w:divBdr>
        <w:top w:val="none" w:sz="0" w:space="0" w:color="auto"/>
        <w:left w:val="none" w:sz="0" w:space="0" w:color="auto"/>
        <w:bottom w:val="none" w:sz="0" w:space="0" w:color="auto"/>
        <w:right w:val="none" w:sz="0" w:space="0" w:color="auto"/>
      </w:divBdr>
    </w:div>
    <w:div w:id="788085686">
      <w:bodyDiv w:val="1"/>
      <w:marLeft w:val="0"/>
      <w:marRight w:val="0"/>
      <w:marTop w:val="0"/>
      <w:marBottom w:val="0"/>
      <w:divBdr>
        <w:top w:val="none" w:sz="0" w:space="0" w:color="auto"/>
        <w:left w:val="none" w:sz="0" w:space="0" w:color="auto"/>
        <w:bottom w:val="none" w:sz="0" w:space="0" w:color="auto"/>
        <w:right w:val="none" w:sz="0" w:space="0" w:color="auto"/>
      </w:divBdr>
    </w:div>
    <w:div w:id="788203326">
      <w:bodyDiv w:val="1"/>
      <w:marLeft w:val="0"/>
      <w:marRight w:val="0"/>
      <w:marTop w:val="0"/>
      <w:marBottom w:val="0"/>
      <w:divBdr>
        <w:top w:val="none" w:sz="0" w:space="0" w:color="auto"/>
        <w:left w:val="none" w:sz="0" w:space="0" w:color="auto"/>
        <w:bottom w:val="none" w:sz="0" w:space="0" w:color="auto"/>
        <w:right w:val="none" w:sz="0" w:space="0" w:color="auto"/>
      </w:divBdr>
    </w:div>
    <w:div w:id="790897572">
      <w:bodyDiv w:val="1"/>
      <w:marLeft w:val="0"/>
      <w:marRight w:val="0"/>
      <w:marTop w:val="0"/>
      <w:marBottom w:val="0"/>
      <w:divBdr>
        <w:top w:val="none" w:sz="0" w:space="0" w:color="auto"/>
        <w:left w:val="none" w:sz="0" w:space="0" w:color="auto"/>
        <w:bottom w:val="none" w:sz="0" w:space="0" w:color="auto"/>
        <w:right w:val="none" w:sz="0" w:space="0" w:color="auto"/>
      </w:divBdr>
    </w:div>
    <w:div w:id="790974505">
      <w:bodyDiv w:val="1"/>
      <w:marLeft w:val="0"/>
      <w:marRight w:val="0"/>
      <w:marTop w:val="0"/>
      <w:marBottom w:val="0"/>
      <w:divBdr>
        <w:top w:val="none" w:sz="0" w:space="0" w:color="auto"/>
        <w:left w:val="none" w:sz="0" w:space="0" w:color="auto"/>
        <w:bottom w:val="none" w:sz="0" w:space="0" w:color="auto"/>
        <w:right w:val="none" w:sz="0" w:space="0" w:color="auto"/>
      </w:divBdr>
    </w:div>
    <w:div w:id="791554106">
      <w:bodyDiv w:val="1"/>
      <w:marLeft w:val="0"/>
      <w:marRight w:val="0"/>
      <w:marTop w:val="0"/>
      <w:marBottom w:val="0"/>
      <w:divBdr>
        <w:top w:val="none" w:sz="0" w:space="0" w:color="auto"/>
        <w:left w:val="none" w:sz="0" w:space="0" w:color="auto"/>
        <w:bottom w:val="none" w:sz="0" w:space="0" w:color="auto"/>
        <w:right w:val="none" w:sz="0" w:space="0" w:color="auto"/>
      </w:divBdr>
    </w:div>
    <w:div w:id="791703551">
      <w:bodyDiv w:val="1"/>
      <w:marLeft w:val="0"/>
      <w:marRight w:val="0"/>
      <w:marTop w:val="0"/>
      <w:marBottom w:val="0"/>
      <w:divBdr>
        <w:top w:val="none" w:sz="0" w:space="0" w:color="auto"/>
        <w:left w:val="none" w:sz="0" w:space="0" w:color="auto"/>
        <w:bottom w:val="none" w:sz="0" w:space="0" w:color="auto"/>
        <w:right w:val="none" w:sz="0" w:space="0" w:color="auto"/>
      </w:divBdr>
    </w:div>
    <w:div w:id="795568376">
      <w:bodyDiv w:val="1"/>
      <w:marLeft w:val="0"/>
      <w:marRight w:val="0"/>
      <w:marTop w:val="0"/>
      <w:marBottom w:val="0"/>
      <w:divBdr>
        <w:top w:val="none" w:sz="0" w:space="0" w:color="auto"/>
        <w:left w:val="none" w:sz="0" w:space="0" w:color="auto"/>
        <w:bottom w:val="none" w:sz="0" w:space="0" w:color="auto"/>
        <w:right w:val="none" w:sz="0" w:space="0" w:color="auto"/>
      </w:divBdr>
    </w:div>
    <w:div w:id="796071114">
      <w:bodyDiv w:val="1"/>
      <w:marLeft w:val="0"/>
      <w:marRight w:val="0"/>
      <w:marTop w:val="0"/>
      <w:marBottom w:val="0"/>
      <w:divBdr>
        <w:top w:val="none" w:sz="0" w:space="0" w:color="auto"/>
        <w:left w:val="none" w:sz="0" w:space="0" w:color="auto"/>
        <w:bottom w:val="none" w:sz="0" w:space="0" w:color="auto"/>
        <w:right w:val="none" w:sz="0" w:space="0" w:color="auto"/>
      </w:divBdr>
    </w:div>
    <w:div w:id="797652083">
      <w:bodyDiv w:val="1"/>
      <w:marLeft w:val="0"/>
      <w:marRight w:val="0"/>
      <w:marTop w:val="0"/>
      <w:marBottom w:val="0"/>
      <w:divBdr>
        <w:top w:val="none" w:sz="0" w:space="0" w:color="auto"/>
        <w:left w:val="none" w:sz="0" w:space="0" w:color="auto"/>
        <w:bottom w:val="none" w:sz="0" w:space="0" w:color="auto"/>
        <w:right w:val="none" w:sz="0" w:space="0" w:color="auto"/>
      </w:divBdr>
    </w:div>
    <w:div w:id="798764845">
      <w:bodyDiv w:val="1"/>
      <w:marLeft w:val="0"/>
      <w:marRight w:val="0"/>
      <w:marTop w:val="0"/>
      <w:marBottom w:val="0"/>
      <w:divBdr>
        <w:top w:val="none" w:sz="0" w:space="0" w:color="auto"/>
        <w:left w:val="none" w:sz="0" w:space="0" w:color="auto"/>
        <w:bottom w:val="none" w:sz="0" w:space="0" w:color="auto"/>
        <w:right w:val="none" w:sz="0" w:space="0" w:color="auto"/>
      </w:divBdr>
    </w:div>
    <w:div w:id="799765419">
      <w:bodyDiv w:val="1"/>
      <w:marLeft w:val="0"/>
      <w:marRight w:val="0"/>
      <w:marTop w:val="0"/>
      <w:marBottom w:val="0"/>
      <w:divBdr>
        <w:top w:val="none" w:sz="0" w:space="0" w:color="auto"/>
        <w:left w:val="none" w:sz="0" w:space="0" w:color="auto"/>
        <w:bottom w:val="none" w:sz="0" w:space="0" w:color="auto"/>
        <w:right w:val="none" w:sz="0" w:space="0" w:color="auto"/>
      </w:divBdr>
    </w:div>
    <w:div w:id="800347753">
      <w:bodyDiv w:val="1"/>
      <w:marLeft w:val="0"/>
      <w:marRight w:val="0"/>
      <w:marTop w:val="0"/>
      <w:marBottom w:val="0"/>
      <w:divBdr>
        <w:top w:val="none" w:sz="0" w:space="0" w:color="auto"/>
        <w:left w:val="none" w:sz="0" w:space="0" w:color="auto"/>
        <w:bottom w:val="none" w:sz="0" w:space="0" w:color="auto"/>
        <w:right w:val="none" w:sz="0" w:space="0" w:color="auto"/>
      </w:divBdr>
    </w:div>
    <w:div w:id="802649258">
      <w:bodyDiv w:val="1"/>
      <w:marLeft w:val="0"/>
      <w:marRight w:val="0"/>
      <w:marTop w:val="0"/>
      <w:marBottom w:val="0"/>
      <w:divBdr>
        <w:top w:val="none" w:sz="0" w:space="0" w:color="auto"/>
        <w:left w:val="none" w:sz="0" w:space="0" w:color="auto"/>
        <w:bottom w:val="none" w:sz="0" w:space="0" w:color="auto"/>
        <w:right w:val="none" w:sz="0" w:space="0" w:color="auto"/>
      </w:divBdr>
    </w:div>
    <w:div w:id="804010699">
      <w:bodyDiv w:val="1"/>
      <w:marLeft w:val="0"/>
      <w:marRight w:val="0"/>
      <w:marTop w:val="0"/>
      <w:marBottom w:val="0"/>
      <w:divBdr>
        <w:top w:val="none" w:sz="0" w:space="0" w:color="auto"/>
        <w:left w:val="none" w:sz="0" w:space="0" w:color="auto"/>
        <w:bottom w:val="none" w:sz="0" w:space="0" w:color="auto"/>
        <w:right w:val="none" w:sz="0" w:space="0" w:color="auto"/>
      </w:divBdr>
    </w:div>
    <w:div w:id="805010878">
      <w:bodyDiv w:val="1"/>
      <w:marLeft w:val="0"/>
      <w:marRight w:val="0"/>
      <w:marTop w:val="0"/>
      <w:marBottom w:val="0"/>
      <w:divBdr>
        <w:top w:val="none" w:sz="0" w:space="0" w:color="auto"/>
        <w:left w:val="none" w:sz="0" w:space="0" w:color="auto"/>
        <w:bottom w:val="none" w:sz="0" w:space="0" w:color="auto"/>
        <w:right w:val="none" w:sz="0" w:space="0" w:color="auto"/>
      </w:divBdr>
    </w:div>
    <w:div w:id="805203286">
      <w:bodyDiv w:val="1"/>
      <w:marLeft w:val="0"/>
      <w:marRight w:val="0"/>
      <w:marTop w:val="0"/>
      <w:marBottom w:val="0"/>
      <w:divBdr>
        <w:top w:val="none" w:sz="0" w:space="0" w:color="auto"/>
        <w:left w:val="none" w:sz="0" w:space="0" w:color="auto"/>
        <w:bottom w:val="none" w:sz="0" w:space="0" w:color="auto"/>
        <w:right w:val="none" w:sz="0" w:space="0" w:color="auto"/>
      </w:divBdr>
    </w:div>
    <w:div w:id="805273035">
      <w:bodyDiv w:val="1"/>
      <w:marLeft w:val="0"/>
      <w:marRight w:val="0"/>
      <w:marTop w:val="0"/>
      <w:marBottom w:val="0"/>
      <w:divBdr>
        <w:top w:val="none" w:sz="0" w:space="0" w:color="auto"/>
        <w:left w:val="none" w:sz="0" w:space="0" w:color="auto"/>
        <w:bottom w:val="none" w:sz="0" w:space="0" w:color="auto"/>
        <w:right w:val="none" w:sz="0" w:space="0" w:color="auto"/>
      </w:divBdr>
    </w:div>
    <w:div w:id="807404693">
      <w:bodyDiv w:val="1"/>
      <w:marLeft w:val="0"/>
      <w:marRight w:val="0"/>
      <w:marTop w:val="0"/>
      <w:marBottom w:val="0"/>
      <w:divBdr>
        <w:top w:val="none" w:sz="0" w:space="0" w:color="auto"/>
        <w:left w:val="none" w:sz="0" w:space="0" w:color="auto"/>
        <w:bottom w:val="none" w:sz="0" w:space="0" w:color="auto"/>
        <w:right w:val="none" w:sz="0" w:space="0" w:color="auto"/>
      </w:divBdr>
    </w:div>
    <w:div w:id="808746736">
      <w:bodyDiv w:val="1"/>
      <w:marLeft w:val="0"/>
      <w:marRight w:val="0"/>
      <w:marTop w:val="0"/>
      <w:marBottom w:val="0"/>
      <w:divBdr>
        <w:top w:val="none" w:sz="0" w:space="0" w:color="auto"/>
        <w:left w:val="none" w:sz="0" w:space="0" w:color="auto"/>
        <w:bottom w:val="none" w:sz="0" w:space="0" w:color="auto"/>
        <w:right w:val="none" w:sz="0" w:space="0" w:color="auto"/>
      </w:divBdr>
    </w:div>
    <w:div w:id="810681036">
      <w:bodyDiv w:val="1"/>
      <w:marLeft w:val="0"/>
      <w:marRight w:val="0"/>
      <w:marTop w:val="0"/>
      <w:marBottom w:val="0"/>
      <w:divBdr>
        <w:top w:val="none" w:sz="0" w:space="0" w:color="auto"/>
        <w:left w:val="none" w:sz="0" w:space="0" w:color="auto"/>
        <w:bottom w:val="none" w:sz="0" w:space="0" w:color="auto"/>
        <w:right w:val="none" w:sz="0" w:space="0" w:color="auto"/>
      </w:divBdr>
    </w:div>
    <w:div w:id="811754558">
      <w:bodyDiv w:val="1"/>
      <w:marLeft w:val="0"/>
      <w:marRight w:val="0"/>
      <w:marTop w:val="0"/>
      <w:marBottom w:val="0"/>
      <w:divBdr>
        <w:top w:val="none" w:sz="0" w:space="0" w:color="auto"/>
        <w:left w:val="none" w:sz="0" w:space="0" w:color="auto"/>
        <w:bottom w:val="none" w:sz="0" w:space="0" w:color="auto"/>
        <w:right w:val="none" w:sz="0" w:space="0" w:color="auto"/>
      </w:divBdr>
    </w:div>
    <w:div w:id="812404615">
      <w:bodyDiv w:val="1"/>
      <w:marLeft w:val="0"/>
      <w:marRight w:val="0"/>
      <w:marTop w:val="0"/>
      <w:marBottom w:val="0"/>
      <w:divBdr>
        <w:top w:val="none" w:sz="0" w:space="0" w:color="auto"/>
        <w:left w:val="none" w:sz="0" w:space="0" w:color="auto"/>
        <w:bottom w:val="none" w:sz="0" w:space="0" w:color="auto"/>
        <w:right w:val="none" w:sz="0" w:space="0" w:color="auto"/>
      </w:divBdr>
    </w:div>
    <w:div w:id="814175642">
      <w:bodyDiv w:val="1"/>
      <w:marLeft w:val="0"/>
      <w:marRight w:val="0"/>
      <w:marTop w:val="0"/>
      <w:marBottom w:val="0"/>
      <w:divBdr>
        <w:top w:val="none" w:sz="0" w:space="0" w:color="auto"/>
        <w:left w:val="none" w:sz="0" w:space="0" w:color="auto"/>
        <w:bottom w:val="none" w:sz="0" w:space="0" w:color="auto"/>
        <w:right w:val="none" w:sz="0" w:space="0" w:color="auto"/>
      </w:divBdr>
    </w:div>
    <w:div w:id="814250868">
      <w:bodyDiv w:val="1"/>
      <w:marLeft w:val="0"/>
      <w:marRight w:val="0"/>
      <w:marTop w:val="0"/>
      <w:marBottom w:val="0"/>
      <w:divBdr>
        <w:top w:val="none" w:sz="0" w:space="0" w:color="auto"/>
        <w:left w:val="none" w:sz="0" w:space="0" w:color="auto"/>
        <w:bottom w:val="none" w:sz="0" w:space="0" w:color="auto"/>
        <w:right w:val="none" w:sz="0" w:space="0" w:color="auto"/>
      </w:divBdr>
    </w:div>
    <w:div w:id="816150081">
      <w:bodyDiv w:val="1"/>
      <w:marLeft w:val="0"/>
      <w:marRight w:val="0"/>
      <w:marTop w:val="0"/>
      <w:marBottom w:val="0"/>
      <w:divBdr>
        <w:top w:val="none" w:sz="0" w:space="0" w:color="auto"/>
        <w:left w:val="none" w:sz="0" w:space="0" w:color="auto"/>
        <w:bottom w:val="none" w:sz="0" w:space="0" w:color="auto"/>
        <w:right w:val="none" w:sz="0" w:space="0" w:color="auto"/>
      </w:divBdr>
    </w:div>
    <w:div w:id="816995001">
      <w:bodyDiv w:val="1"/>
      <w:marLeft w:val="0"/>
      <w:marRight w:val="0"/>
      <w:marTop w:val="0"/>
      <w:marBottom w:val="0"/>
      <w:divBdr>
        <w:top w:val="none" w:sz="0" w:space="0" w:color="auto"/>
        <w:left w:val="none" w:sz="0" w:space="0" w:color="auto"/>
        <w:bottom w:val="none" w:sz="0" w:space="0" w:color="auto"/>
        <w:right w:val="none" w:sz="0" w:space="0" w:color="auto"/>
      </w:divBdr>
    </w:div>
    <w:div w:id="819154322">
      <w:bodyDiv w:val="1"/>
      <w:marLeft w:val="0"/>
      <w:marRight w:val="0"/>
      <w:marTop w:val="0"/>
      <w:marBottom w:val="0"/>
      <w:divBdr>
        <w:top w:val="none" w:sz="0" w:space="0" w:color="auto"/>
        <w:left w:val="none" w:sz="0" w:space="0" w:color="auto"/>
        <w:bottom w:val="none" w:sz="0" w:space="0" w:color="auto"/>
        <w:right w:val="none" w:sz="0" w:space="0" w:color="auto"/>
      </w:divBdr>
    </w:div>
    <w:div w:id="819200745">
      <w:bodyDiv w:val="1"/>
      <w:marLeft w:val="0"/>
      <w:marRight w:val="0"/>
      <w:marTop w:val="0"/>
      <w:marBottom w:val="0"/>
      <w:divBdr>
        <w:top w:val="none" w:sz="0" w:space="0" w:color="auto"/>
        <w:left w:val="none" w:sz="0" w:space="0" w:color="auto"/>
        <w:bottom w:val="none" w:sz="0" w:space="0" w:color="auto"/>
        <w:right w:val="none" w:sz="0" w:space="0" w:color="auto"/>
      </w:divBdr>
    </w:div>
    <w:div w:id="819273025">
      <w:bodyDiv w:val="1"/>
      <w:marLeft w:val="0"/>
      <w:marRight w:val="0"/>
      <w:marTop w:val="0"/>
      <w:marBottom w:val="0"/>
      <w:divBdr>
        <w:top w:val="none" w:sz="0" w:space="0" w:color="auto"/>
        <w:left w:val="none" w:sz="0" w:space="0" w:color="auto"/>
        <w:bottom w:val="none" w:sz="0" w:space="0" w:color="auto"/>
        <w:right w:val="none" w:sz="0" w:space="0" w:color="auto"/>
      </w:divBdr>
    </w:div>
    <w:div w:id="820198120">
      <w:bodyDiv w:val="1"/>
      <w:marLeft w:val="0"/>
      <w:marRight w:val="0"/>
      <w:marTop w:val="0"/>
      <w:marBottom w:val="0"/>
      <w:divBdr>
        <w:top w:val="none" w:sz="0" w:space="0" w:color="auto"/>
        <w:left w:val="none" w:sz="0" w:space="0" w:color="auto"/>
        <w:bottom w:val="none" w:sz="0" w:space="0" w:color="auto"/>
        <w:right w:val="none" w:sz="0" w:space="0" w:color="auto"/>
      </w:divBdr>
    </w:div>
    <w:div w:id="821846353">
      <w:bodyDiv w:val="1"/>
      <w:marLeft w:val="0"/>
      <w:marRight w:val="0"/>
      <w:marTop w:val="0"/>
      <w:marBottom w:val="0"/>
      <w:divBdr>
        <w:top w:val="none" w:sz="0" w:space="0" w:color="auto"/>
        <w:left w:val="none" w:sz="0" w:space="0" w:color="auto"/>
        <w:bottom w:val="none" w:sz="0" w:space="0" w:color="auto"/>
        <w:right w:val="none" w:sz="0" w:space="0" w:color="auto"/>
      </w:divBdr>
    </w:div>
    <w:div w:id="824468550">
      <w:bodyDiv w:val="1"/>
      <w:marLeft w:val="0"/>
      <w:marRight w:val="0"/>
      <w:marTop w:val="0"/>
      <w:marBottom w:val="0"/>
      <w:divBdr>
        <w:top w:val="none" w:sz="0" w:space="0" w:color="auto"/>
        <w:left w:val="none" w:sz="0" w:space="0" w:color="auto"/>
        <w:bottom w:val="none" w:sz="0" w:space="0" w:color="auto"/>
        <w:right w:val="none" w:sz="0" w:space="0" w:color="auto"/>
      </w:divBdr>
    </w:div>
    <w:div w:id="824779933">
      <w:bodyDiv w:val="1"/>
      <w:marLeft w:val="0"/>
      <w:marRight w:val="0"/>
      <w:marTop w:val="0"/>
      <w:marBottom w:val="0"/>
      <w:divBdr>
        <w:top w:val="none" w:sz="0" w:space="0" w:color="auto"/>
        <w:left w:val="none" w:sz="0" w:space="0" w:color="auto"/>
        <w:bottom w:val="none" w:sz="0" w:space="0" w:color="auto"/>
        <w:right w:val="none" w:sz="0" w:space="0" w:color="auto"/>
      </w:divBdr>
    </w:div>
    <w:div w:id="824905272">
      <w:bodyDiv w:val="1"/>
      <w:marLeft w:val="0"/>
      <w:marRight w:val="0"/>
      <w:marTop w:val="0"/>
      <w:marBottom w:val="0"/>
      <w:divBdr>
        <w:top w:val="none" w:sz="0" w:space="0" w:color="auto"/>
        <w:left w:val="none" w:sz="0" w:space="0" w:color="auto"/>
        <w:bottom w:val="none" w:sz="0" w:space="0" w:color="auto"/>
        <w:right w:val="none" w:sz="0" w:space="0" w:color="auto"/>
      </w:divBdr>
    </w:div>
    <w:div w:id="827209019">
      <w:bodyDiv w:val="1"/>
      <w:marLeft w:val="0"/>
      <w:marRight w:val="0"/>
      <w:marTop w:val="0"/>
      <w:marBottom w:val="0"/>
      <w:divBdr>
        <w:top w:val="none" w:sz="0" w:space="0" w:color="auto"/>
        <w:left w:val="none" w:sz="0" w:space="0" w:color="auto"/>
        <w:bottom w:val="none" w:sz="0" w:space="0" w:color="auto"/>
        <w:right w:val="none" w:sz="0" w:space="0" w:color="auto"/>
      </w:divBdr>
    </w:div>
    <w:div w:id="831723291">
      <w:bodyDiv w:val="1"/>
      <w:marLeft w:val="0"/>
      <w:marRight w:val="0"/>
      <w:marTop w:val="0"/>
      <w:marBottom w:val="0"/>
      <w:divBdr>
        <w:top w:val="none" w:sz="0" w:space="0" w:color="auto"/>
        <w:left w:val="none" w:sz="0" w:space="0" w:color="auto"/>
        <w:bottom w:val="none" w:sz="0" w:space="0" w:color="auto"/>
        <w:right w:val="none" w:sz="0" w:space="0" w:color="auto"/>
      </w:divBdr>
    </w:div>
    <w:div w:id="835875068">
      <w:bodyDiv w:val="1"/>
      <w:marLeft w:val="0"/>
      <w:marRight w:val="0"/>
      <w:marTop w:val="0"/>
      <w:marBottom w:val="0"/>
      <w:divBdr>
        <w:top w:val="none" w:sz="0" w:space="0" w:color="auto"/>
        <w:left w:val="none" w:sz="0" w:space="0" w:color="auto"/>
        <w:bottom w:val="none" w:sz="0" w:space="0" w:color="auto"/>
        <w:right w:val="none" w:sz="0" w:space="0" w:color="auto"/>
      </w:divBdr>
    </w:div>
    <w:div w:id="836268855">
      <w:bodyDiv w:val="1"/>
      <w:marLeft w:val="0"/>
      <w:marRight w:val="0"/>
      <w:marTop w:val="0"/>
      <w:marBottom w:val="0"/>
      <w:divBdr>
        <w:top w:val="none" w:sz="0" w:space="0" w:color="auto"/>
        <w:left w:val="none" w:sz="0" w:space="0" w:color="auto"/>
        <w:bottom w:val="none" w:sz="0" w:space="0" w:color="auto"/>
        <w:right w:val="none" w:sz="0" w:space="0" w:color="auto"/>
      </w:divBdr>
    </w:div>
    <w:div w:id="837041085">
      <w:bodyDiv w:val="1"/>
      <w:marLeft w:val="0"/>
      <w:marRight w:val="0"/>
      <w:marTop w:val="0"/>
      <w:marBottom w:val="0"/>
      <w:divBdr>
        <w:top w:val="none" w:sz="0" w:space="0" w:color="auto"/>
        <w:left w:val="none" w:sz="0" w:space="0" w:color="auto"/>
        <w:bottom w:val="none" w:sz="0" w:space="0" w:color="auto"/>
        <w:right w:val="none" w:sz="0" w:space="0" w:color="auto"/>
      </w:divBdr>
    </w:div>
    <w:div w:id="837770763">
      <w:bodyDiv w:val="1"/>
      <w:marLeft w:val="0"/>
      <w:marRight w:val="0"/>
      <w:marTop w:val="0"/>
      <w:marBottom w:val="0"/>
      <w:divBdr>
        <w:top w:val="none" w:sz="0" w:space="0" w:color="auto"/>
        <w:left w:val="none" w:sz="0" w:space="0" w:color="auto"/>
        <w:bottom w:val="none" w:sz="0" w:space="0" w:color="auto"/>
        <w:right w:val="none" w:sz="0" w:space="0" w:color="auto"/>
      </w:divBdr>
    </w:div>
    <w:div w:id="838614301">
      <w:bodyDiv w:val="1"/>
      <w:marLeft w:val="0"/>
      <w:marRight w:val="0"/>
      <w:marTop w:val="0"/>
      <w:marBottom w:val="0"/>
      <w:divBdr>
        <w:top w:val="none" w:sz="0" w:space="0" w:color="auto"/>
        <w:left w:val="none" w:sz="0" w:space="0" w:color="auto"/>
        <w:bottom w:val="none" w:sz="0" w:space="0" w:color="auto"/>
        <w:right w:val="none" w:sz="0" w:space="0" w:color="auto"/>
      </w:divBdr>
    </w:div>
    <w:div w:id="843859316">
      <w:bodyDiv w:val="1"/>
      <w:marLeft w:val="0"/>
      <w:marRight w:val="0"/>
      <w:marTop w:val="0"/>
      <w:marBottom w:val="0"/>
      <w:divBdr>
        <w:top w:val="none" w:sz="0" w:space="0" w:color="auto"/>
        <w:left w:val="none" w:sz="0" w:space="0" w:color="auto"/>
        <w:bottom w:val="none" w:sz="0" w:space="0" w:color="auto"/>
        <w:right w:val="none" w:sz="0" w:space="0" w:color="auto"/>
      </w:divBdr>
    </w:div>
    <w:div w:id="847401344">
      <w:bodyDiv w:val="1"/>
      <w:marLeft w:val="0"/>
      <w:marRight w:val="0"/>
      <w:marTop w:val="0"/>
      <w:marBottom w:val="0"/>
      <w:divBdr>
        <w:top w:val="none" w:sz="0" w:space="0" w:color="auto"/>
        <w:left w:val="none" w:sz="0" w:space="0" w:color="auto"/>
        <w:bottom w:val="none" w:sz="0" w:space="0" w:color="auto"/>
        <w:right w:val="none" w:sz="0" w:space="0" w:color="auto"/>
      </w:divBdr>
    </w:div>
    <w:div w:id="847673085">
      <w:bodyDiv w:val="1"/>
      <w:marLeft w:val="0"/>
      <w:marRight w:val="0"/>
      <w:marTop w:val="0"/>
      <w:marBottom w:val="0"/>
      <w:divBdr>
        <w:top w:val="none" w:sz="0" w:space="0" w:color="auto"/>
        <w:left w:val="none" w:sz="0" w:space="0" w:color="auto"/>
        <w:bottom w:val="none" w:sz="0" w:space="0" w:color="auto"/>
        <w:right w:val="none" w:sz="0" w:space="0" w:color="auto"/>
      </w:divBdr>
    </w:div>
    <w:div w:id="848907530">
      <w:bodyDiv w:val="1"/>
      <w:marLeft w:val="0"/>
      <w:marRight w:val="0"/>
      <w:marTop w:val="0"/>
      <w:marBottom w:val="0"/>
      <w:divBdr>
        <w:top w:val="none" w:sz="0" w:space="0" w:color="auto"/>
        <w:left w:val="none" w:sz="0" w:space="0" w:color="auto"/>
        <w:bottom w:val="none" w:sz="0" w:space="0" w:color="auto"/>
        <w:right w:val="none" w:sz="0" w:space="0" w:color="auto"/>
      </w:divBdr>
    </w:div>
    <w:div w:id="850487918">
      <w:bodyDiv w:val="1"/>
      <w:marLeft w:val="0"/>
      <w:marRight w:val="0"/>
      <w:marTop w:val="0"/>
      <w:marBottom w:val="0"/>
      <w:divBdr>
        <w:top w:val="none" w:sz="0" w:space="0" w:color="auto"/>
        <w:left w:val="none" w:sz="0" w:space="0" w:color="auto"/>
        <w:bottom w:val="none" w:sz="0" w:space="0" w:color="auto"/>
        <w:right w:val="none" w:sz="0" w:space="0" w:color="auto"/>
      </w:divBdr>
    </w:div>
    <w:div w:id="851142540">
      <w:bodyDiv w:val="1"/>
      <w:marLeft w:val="0"/>
      <w:marRight w:val="0"/>
      <w:marTop w:val="0"/>
      <w:marBottom w:val="0"/>
      <w:divBdr>
        <w:top w:val="none" w:sz="0" w:space="0" w:color="auto"/>
        <w:left w:val="none" w:sz="0" w:space="0" w:color="auto"/>
        <w:bottom w:val="none" w:sz="0" w:space="0" w:color="auto"/>
        <w:right w:val="none" w:sz="0" w:space="0" w:color="auto"/>
      </w:divBdr>
    </w:div>
    <w:div w:id="851382632">
      <w:bodyDiv w:val="1"/>
      <w:marLeft w:val="0"/>
      <w:marRight w:val="0"/>
      <w:marTop w:val="0"/>
      <w:marBottom w:val="0"/>
      <w:divBdr>
        <w:top w:val="none" w:sz="0" w:space="0" w:color="auto"/>
        <w:left w:val="none" w:sz="0" w:space="0" w:color="auto"/>
        <w:bottom w:val="none" w:sz="0" w:space="0" w:color="auto"/>
        <w:right w:val="none" w:sz="0" w:space="0" w:color="auto"/>
      </w:divBdr>
    </w:div>
    <w:div w:id="853151686">
      <w:bodyDiv w:val="1"/>
      <w:marLeft w:val="0"/>
      <w:marRight w:val="0"/>
      <w:marTop w:val="0"/>
      <w:marBottom w:val="0"/>
      <w:divBdr>
        <w:top w:val="none" w:sz="0" w:space="0" w:color="auto"/>
        <w:left w:val="none" w:sz="0" w:space="0" w:color="auto"/>
        <w:bottom w:val="none" w:sz="0" w:space="0" w:color="auto"/>
        <w:right w:val="none" w:sz="0" w:space="0" w:color="auto"/>
      </w:divBdr>
    </w:div>
    <w:div w:id="854268738">
      <w:bodyDiv w:val="1"/>
      <w:marLeft w:val="0"/>
      <w:marRight w:val="0"/>
      <w:marTop w:val="0"/>
      <w:marBottom w:val="0"/>
      <w:divBdr>
        <w:top w:val="none" w:sz="0" w:space="0" w:color="auto"/>
        <w:left w:val="none" w:sz="0" w:space="0" w:color="auto"/>
        <w:bottom w:val="none" w:sz="0" w:space="0" w:color="auto"/>
        <w:right w:val="none" w:sz="0" w:space="0" w:color="auto"/>
      </w:divBdr>
    </w:div>
    <w:div w:id="855197184">
      <w:bodyDiv w:val="1"/>
      <w:marLeft w:val="0"/>
      <w:marRight w:val="0"/>
      <w:marTop w:val="0"/>
      <w:marBottom w:val="0"/>
      <w:divBdr>
        <w:top w:val="none" w:sz="0" w:space="0" w:color="auto"/>
        <w:left w:val="none" w:sz="0" w:space="0" w:color="auto"/>
        <w:bottom w:val="none" w:sz="0" w:space="0" w:color="auto"/>
        <w:right w:val="none" w:sz="0" w:space="0" w:color="auto"/>
      </w:divBdr>
    </w:div>
    <w:div w:id="856115356">
      <w:bodyDiv w:val="1"/>
      <w:marLeft w:val="0"/>
      <w:marRight w:val="0"/>
      <w:marTop w:val="0"/>
      <w:marBottom w:val="0"/>
      <w:divBdr>
        <w:top w:val="none" w:sz="0" w:space="0" w:color="auto"/>
        <w:left w:val="none" w:sz="0" w:space="0" w:color="auto"/>
        <w:bottom w:val="none" w:sz="0" w:space="0" w:color="auto"/>
        <w:right w:val="none" w:sz="0" w:space="0" w:color="auto"/>
      </w:divBdr>
    </w:div>
    <w:div w:id="857430949">
      <w:bodyDiv w:val="1"/>
      <w:marLeft w:val="0"/>
      <w:marRight w:val="0"/>
      <w:marTop w:val="0"/>
      <w:marBottom w:val="0"/>
      <w:divBdr>
        <w:top w:val="none" w:sz="0" w:space="0" w:color="auto"/>
        <w:left w:val="none" w:sz="0" w:space="0" w:color="auto"/>
        <w:bottom w:val="none" w:sz="0" w:space="0" w:color="auto"/>
        <w:right w:val="none" w:sz="0" w:space="0" w:color="auto"/>
      </w:divBdr>
    </w:div>
    <w:div w:id="860775158">
      <w:bodyDiv w:val="1"/>
      <w:marLeft w:val="0"/>
      <w:marRight w:val="0"/>
      <w:marTop w:val="0"/>
      <w:marBottom w:val="0"/>
      <w:divBdr>
        <w:top w:val="none" w:sz="0" w:space="0" w:color="auto"/>
        <w:left w:val="none" w:sz="0" w:space="0" w:color="auto"/>
        <w:bottom w:val="none" w:sz="0" w:space="0" w:color="auto"/>
        <w:right w:val="none" w:sz="0" w:space="0" w:color="auto"/>
      </w:divBdr>
    </w:div>
    <w:div w:id="861090312">
      <w:bodyDiv w:val="1"/>
      <w:marLeft w:val="0"/>
      <w:marRight w:val="0"/>
      <w:marTop w:val="0"/>
      <w:marBottom w:val="0"/>
      <w:divBdr>
        <w:top w:val="none" w:sz="0" w:space="0" w:color="auto"/>
        <w:left w:val="none" w:sz="0" w:space="0" w:color="auto"/>
        <w:bottom w:val="none" w:sz="0" w:space="0" w:color="auto"/>
        <w:right w:val="none" w:sz="0" w:space="0" w:color="auto"/>
      </w:divBdr>
    </w:div>
    <w:div w:id="861744517">
      <w:bodyDiv w:val="1"/>
      <w:marLeft w:val="0"/>
      <w:marRight w:val="0"/>
      <w:marTop w:val="0"/>
      <w:marBottom w:val="0"/>
      <w:divBdr>
        <w:top w:val="none" w:sz="0" w:space="0" w:color="auto"/>
        <w:left w:val="none" w:sz="0" w:space="0" w:color="auto"/>
        <w:bottom w:val="none" w:sz="0" w:space="0" w:color="auto"/>
        <w:right w:val="none" w:sz="0" w:space="0" w:color="auto"/>
      </w:divBdr>
    </w:div>
    <w:div w:id="865799434">
      <w:bodyDiv w:val="1"/>
      <w:marLeft w:val="0"/>
      <w:marRight w:val="0"/>
      <w:marTop w:val="0"/>
      <w:marBottom w:val="0"/>
      <w:divBdr>
        <w:top w:val="none" w:sz="0" w:space="0" w:color="auto"/>
        <w:left w:val="none" w:sz="0" w:space="0" w:color="auto"/>
        <w:bottom w:val="none" w:sz="0" w:space="0" w:color="auto"/>
        <w:right w:val="none" w:sz="0" w:space="0" w:color="auto"/>
      </w:divBdr>
    </w:div>
    <w:div w:id="868836185">
      <w:bodyDiv w:val="1"/>
      <w:marLeft w:val="0"/>
      <w:marRight w:val="0"/>
      <w:marTop w:val="0"/>
      <w:marBottom w:val="0"/>
      <w:divBdr>
        <w:top w:val="none" w:sz="0" w:space="0" w:color="auto"/>
        <w:left w:val="none" w:sz="0" w:space="0" w:color="auto"/>
        <w:bottom w:val="none" w:sz="0" w:space="0" w:color="auto"/>
        <w:right w:val="none" w:sz="0" w:space="0" w:color="auto"/>
      </w:divBdr>
    </w:div>
    <w:div w:id="871919598">
      <w:bodyDiv w:val="1"/>
      <w:marLeft w:val="0"/>
      <w:marRight w:val="0"/>
      <w:marTop w:val="0"/>
      <w:marBottom w:val="0"/>
      <w:divBdr>
        <w:top w:val="none" w:sz="0" w:space="0" w:color="auto"/>
        <w:left w:val="none" w:sz="0" w:space="0" w:color="auto"/>
        <w:bottom w:val="none" w:sz="0" w:space="0" w:color="auto"/>
        <w:right w:val="none" w:sz="0" w:space="0" w:color="auto"/>
      </w:divBdr>
    </w:div>
    <w:div w:id="872350654">
      <w:bodyDiv w:val="1"/>
      <w:marLeft w:val="0"/>
      <w:marRight w:val="0"/>
      <w:marTop w:val="0"/>
      <w:marBottom w:val="0"/>
      <w:divBdr>
        <w:top w:val="none" w:sz="0" w:space="0" w:color="auto"/>
        <w:left w:val="none" w:sz="0" w:space="0" w:color="auto"/>
        <w:bottom w:val="none" w:sz="0" w:space="0" w:color="auto"/>
        <w:right w:val="none" w:sz="0" w:space="0" w:color="auto"/>
      </w:divBdr>
    </w:div>
    <w:div w:id="876695013">
      <w:bodyDiv w:val="1"/>
      <w:marLeft w:val="0"/>
      <w:marRight w:val="0"/>
      <w:marTop w:val="0"/>
      <w:marBottom w:val="0"/>
      <w:divBdr>
        <w:top w:val="none" w:sz="0" w:space="0" w:color="auto"/>
        <w:left w:val="none" w:sz="0" w:space="0" w:color="auto"/>
        <w:bottom w:val="none" w:sz="0" w:space="0" w:color="auto"/>
        <w:right w:val="none" w:sz="0" w:space="0" w:color="auto"/>
      </w:divBdr>
    </w:div>
    <w:div w:id="878396708">
      <w:bodyDiv w:val="1"/>
      <w:marLeft w:val="0"/>
      <w:marRight w:val="0"/>
      <w:marTop w:val="0"/>
      <w:marBottom w:val="0"/>
      <w:divBdr>
        <w:top w:val="none" w:sz="0" w:space="0" w:color="auto"/>
        <w:left w:val="none" w:sz="0" w:space="0" w:color="auto"/>
        <w:bottom w:val="none" w:sz="0" w:space="0" w:color="auto"/>
        <w:right w:val="none" w:sz="0" w:space="0" w:color="auto"/>
      </w:divBdr>
    </w:div>
    <w:div w:id="879050667">
      <w:bodyDiv w:val="1"/>
      <w:marLeft w:val="0"/>
      <w:marRight w:val="0"/>
      <w:marTop w:val="0"/>
      <w:marBottom w:val="0"/>
      <w:divBdr>
        <w:top w:val="none" w:sz="0" w:space="0" w:color="auto"/>
        <w:left w:val="none" w:sz="0" w:space="0" w:color="auto"/>
        <w:bottom w:val="none" w:sz="0" w:space="0" w:color="auto"/>
        <w:right w:val="none" w:sz="0" w:space="0" w:color="auto"/>
      </w:divBdr>
    </w:div>
    <w:div w:id="879560992">
      <w:bodyDiv w:val="1"/>
      <w:marLeft w:val="0"/>
      <w:marRight w:val="0"/>
      <w:marTop w:val="0"/>
      <w:marBottom w:val="0"/>
      <w:divBdr>
        <w:top w:val="none" w:sz="0" w:space="0" w:color="auto"/>
        <w:left w:val="none" w:sz="0" w:space="0" w:color="auto"/>
        <w:bottom w:val="none" w:sz="0" w:space="0" w:color="auto"/>
        <w:right w:val="none" w:sz="0" w:space="0" w:color="auto"/>
      </w:divBdr>
    </w:div>
    <w:div w:id="881481441">
      <w:bodyDiv w:val="1"/>
      <w:marLeft w:val="0"/>
      <w:marRight w:val="0"/>
      <w:marTop w:val="0"/>
      <w:marBottom w:val="0"/>
      <w:divBdr>
        <w:top w:val="none" w:sz="0" w:space="0" w:color="auto"/>
        <w:left w:val="none" w:sz="0" w:space="0" w:color="auto"/>
        <w:bottom w:val="none" w:sz="0" w:space="0" w:color="auto"/>
        <w:right w:val="none" w:sz="0" w:space="0" w:color="auto"/>
      </w:divBdr>
    </w:div>
    <w:div w:id="882208063">
      <w:bodyDiv w:val="1"/>
      <w:marLeft w:val="0"/>
      <w:marRight w:val="0"/>
      <w:marTop w:val="0"/>
      <w:marBottom w:val="0"/>
      <w:divBdr>
        <w:top w:val="none" w:sz="0" w:space="0" w:color="auto"/>
        <w:left w:val="none" w:sz="0" w:space="0" w:color="auto"/>
        <w:bottom w:val="none" w:sz="0" w:space="0" w:color="auto"/>
        <w:right w:val="none" w:sz="0" w:space="0" w:color="auto"/>
      </w:divBdr>
    </w:div>
    <w:div w:id="884215952">
      <w:bodyDiv w:val="1"/>
      <w:marLeft w:val="0"/>
      <w:marRight w:val="0"/>
      <w:marTop w:val="0"/>
      <w:marBottom w:val="0"/>
      <w:divBdr>
        <w:top w:val="none" w:sz="0" w:space="0" w:color="auto"/>
        <w:left w:val="none" w:sz="0" w:space="0" w:color="auto"/>
        <w:bottom w:val="none" w:sz="0" w:space="0" w:color="auto"/>
        <w:right w:val="none" w:sz="0" w:space="0" w:color="auto"/>
      </w:divBdr>
    </w:div>
    <w:div w:id="888497070">
      <w:bodyDiv w:val="1"/>
      <w:marLeft w:val="0"/>
      <w:marRight w:val="0"/>
      <w:marTop w:val="0"/>
      <w:marBottom w:val="0"/>
      <w:divBdr>
        <w:top w:val="none" w:sz="0" w:space="0" w:color="auto"/>
        <w:left w:val="none" w:sz="0" w:space="0" w:color="auto"/>
        <w:bottom w:val="none" w:sz="0" w:space="0" w:color="auto"/>
        <w:right w:val="none" w:sz="0" w:space="0" w:color="auto"/>
      </w:divBdr>
    </w:div>
    <w:div w:id="889999176">
      <w:bodyDiv w:val="1"/>
      <w:marLeft w:val="0"/>
      <w:marRight w:val="0"/>
      <w:marTop w:val="0"/>
      <w:marBottom w:val="0"/>
      <w:divBdr>
        <w:top w:val="none" w:sz="0" w:space="0" w:color="auto"/>
        <w:left w:val="none" w:sz="0" w:space="0" w:color="auto"/>
        <w:bottom w:val="none" w:sz="0" w:space="0" w:color="auto"/>
        <w:right w:val="none" w:sz="0" w:space="0" w:color="auto"/>
      </w:divBdr>
    </w:div>
    <w:div w:id="891618204">
      <w:bodyDiv w:val="1"/>
      <w:marLeft w:val="0"/>
      <w:marRight w:val="0"/>
      <w:marTop w:val="0"/>
      <w:marBottom w:val="0"/>
      <w:divBdr>
        <w:top w:val="none" w:sz="0" w:space="0" w:color="auto"/>
        <w:left w:val="none" w:sz="0" w:space="0" w:color="auto"/>
        <w:bottom w:val="none" w:sz="0" w:space="0" w:color="auto"/>
        <w:right w:val="none" w:sz="0" w:space="0" w:color="auto"/>
      </w:divBdr>
    </w:div>
    <w:div w:id="893739245">
      <w:bodyDiv w:val="1"/>
      <w:marLeft w:val="0"/>
      <w:marRight w:val="0"/>
      <w:marTop w:val="0"/>
      <w:marBottom w:val="0"/>
      <w:divBdr>
        <w:top w:val="none" w:sz="0" w:space="0" w:color="auto"/>
        <w:left w:val="none" w:sz="0" w:space="0" w:color="auto"/>
        <w:bottom w:val="none" w:sz="0" w:space="0" w:color="auto"/>
        <w:right w:val="none" w:sz="0" w:space="0" w:color="auto"/>
      </w:divBdr>
    </w:div>
    <w:div w:id="895161759">
      <w:bodyDiv w:val="1"/>
      <w:marLeft w:val="0"/>
      <w:marRight w:val="0"/>
      <w:marTop w:val="0"/>
      <w:marBottom w:val="0"/>
      <w:divBdr>
        <w:top w:val="none" w:sz="0" w:space="0" w:color="auto"/>
        <w:left w:val="none" w:sz="0" w:space="0" w:color="auto"/>
        <w:bottom w:val="none" w:sz="0" w:space="0" w:color="auto"/>
        <w:right w:val="none" w:sz="0" w:space="0" w:color="auto"/>
      </w:divBdr>
    </w:div>
    <w:div w:id="896018192">
      <w:bodyDiv w:val="1"/>
      <w:marLeft w:val="0"/>
      <w:marRight w:val="0"/>
      <w:marTop w:val="0"/>
      <w:marBottom w:val="0"/>
      <w:divBdr>
        <w:top w:val="none" w:sz="0" w:space="0" w:color="auto"/>
        <w:left w:val="none" w:sz="0" w:space="0" w:color="auto"/>
        <w:bottom w:val="none" w:sz="0" w:space="0" w:color="auto"/>
        <w:right w:val="none" w:sz="0" w:space="0" w:color="auto"/>
      </w:divBdr>
    </w:div>
    <w:div w:id="896162328">
      <w:bodyDiv w:val="1"/>
      <w:marLeft w:val="0"/>
      <w:marRight w:val="0"/>
      <w:marTop w:val="0"/>
      <w:marBottom w:val="0"/>
      <w:divBdr>
        <w:top w:val="none" w:sz="0" w:space="0" w:color="auto"/>
        <w:left w:val="none" w:sz="0" w:space="0" w:color="auto"/>
        <w:bottom w:val="none" w:sz="0" w:space="0" w:color="auto"/>
        <w:right w:val="none" w:sz="0" w:space="0" w:color="auto"/>
      </w:divBdr>
    </w:div>
    <w:div w:id="896933287">
      <w:bodyDiv w:val="1"/>
      <w:marLeft w:val="0"/>
      <w:marRight w:val="0"/>
      <w:marTop w:val="0"/>
      <w:marBottom w:val="0"/>
      <w:divBdr>
        <w:top w:val="none" w:sz="0" w:space="0" w:color="auto"/>
        <w:left w:val="none" w:sz="0" w:space="0" w:color="auto"/>
        <w:bottom w:val="none" w:sz="0" w:space="0" w:color="auto"/>
        <w:right w:val="none" w:sz="0" w:space="0" w:color="auto"/>
      </w:divBdr>
    </w:div>
    <w:div w:id="899512137">
      <w:bodyDiv w:val="1"/>
      <w:marLeft w:val="0"/>
      <w:marRight w:val="0"/>
      <w:marTop w:val="0"/>
      <w:marBottom w:val="0"/>
      <w:divBdr>
        <w:top w:val="none" w:sz="0" w:space="0" w:color="auto"/>
        <w:left w:val="none" w:sz="0" w:space="0" w:color="auto"/>
        <w:bottom w:val="none" w:sz="0" w:space="0" w:color="auto"/>
        <w:right w:val="none" w:sz="0" w:space="0" w:color="auto"/>
      </w:divBdr>
    </w:div>
    <w:div w:id="900562703">
      <w:bodyDiv w:val="1"/>
      <w:marLeft w:val="0"/>
      <w:marRight w:val="0"/>
      <w:marTop w:val="0"/>
      <w:marBottom w:val="0"/>
      <w:divBdr>
        <w:top w:val="none" w:sz="0" w:space="0" w:color="auto"/>
        <w:left w:val="none" w:sz="0" w:space="0" w:color="auto"/>
        <w:bottom w:val="none" w:sz="0" w:space="0" w:color="auto"/>
        <w:right w:val="none" w:sz="0" w:space="0" w:color="auto"/>
      </w:divBdr>
    </w:div>
    <w:div w:id="904029164">
      <w:bodyDiv w:val="1"/>
      <w:marLeft w:val="0"/>
      <w:marRight w:val="0"/>
      <w:marTop w:val="0"/>
      <w:marBottom w:val="0"/>
      <w:divBdr>
        <w:top w:val="none" w:sz="0" w:space="0" w:color="auto"/>
        <w:left w:val="none" w:sz="0" w:space="0" w:color="auto"/>
        <w:bottom w:val="none" w:sz="0" w:space="0" w:color="auto"/>
        <w:right w:val="none" w:sz="0" w:space="0" w:color="auto"/>
      </w:divBdr>
    </w:div>
    <w:div w:id="908273680">
      <w:bodyDiv w:val="1"/>
      <w:marLeft w:val="0"/>
      <w:marRight w:val="0"/>
      <w:marTop w:val="0"/>
      <w:marBottom w:val="0"/>
      <w:divBdr>
        <w:top w:val="none" w:sz="0" w:space="0" w:color="auto"/>
        <w:left w:val="none" w:sz="0" w:space="0" w:color="auto"/>
        <w:bottom w:val="none" w:sz="0" w:space="0" w:color="auto"/>
        <w:right w:val="none" w:sz="0" w:space="0" w:color="auto"/>
      </w:divBdr>
    </w:div>
    <w:div w:id="911502154">
      <w:bodyDiv w:val="1"/>
      <w:marLeft w:val="0"/>
      <w:marRight w:val="0"/>
      <w:marTop w:val="0"/>
      <w:marBottom w:val="0"/>
      <w:divBdr>
        <w:top w:val="none" w:sz="0" w:space="0" w:color="auto"/>
        <w:left w:val="none" w:sz="0" w:space="0" w:color="auto"/>
        <w:bottom w:val="none" w:sz="0" w:space="0" w:color="auto"/>
        <w:right w:val="none" w:sz="0" w:space="0" w:color="auto"/>
      </w:divBdr>
    </w:div>
    <w:div w:id="911818657">
      <w:bodyDiv w:val="1"/>
      <w:marLeft w:val="0"/>
      <w:marRight w:val="0"/>
      <w:marTop w:val="0"/>
      <w:marBottom w:val="0"/>
      <w:divBdr>
        <w:top w:val="none" w:sz="0" w:space="0" w:color="auto"/>
        <w:left w:val="none" w:sz="0" w:space="0" w:color="auto"/>
        <w:bottom w:val="none" w:sz="0" w:space="0" w:color="auto"/>
        <w:right w:val="none" w:sz="0" w:space="0" w:color="auto"/>
      </w:divBdr>
    </w:div>
    <w:div w:id="912741586">
      <w:bodyDiv w:val="1"/>
      <w:marLeft w:val="0"/>
      <w:marRight w:val="0"/>
      <w:marTop w:val="0"/>
      <w:marBottom w:val="0"/>
      <w:divBdr>
        <w:top w:val="none" w:sz="0" w:space="0" w:color="auto"/>
        <w:left w:val="none" w:sz="0" w:space="0" w:color="auto"/>
        <w:bottom w:val="none" w:sz="0" w:space="0" w:color="auto"/>
        <w:right w:val="none" w:sz="0" w:space="0" w:color="auto"/>
      </w:divBdr>
    </w:div>
    <w:div w:id="913589393">
      <w:bodyDiv w:val="1"/>
      <w:marLeft w:val="0"/>
      <w:marRight w:val="0"/>
      <w:marTop w:val="0"/>
      <w:marBottom w:val="0"/>
      <w:divBdr>
        <w:top w:val="none" w:sz="0" w:space="0" w:color="auto"/>
        <w:left w:val="none" w:sz="0" w:space="0" w:color="auto"/>
        <w:bottom w:val="none" w:sz="0" w:space="0" w:color="auto"/>
        <w:right w:val="none" w:sz="0" w:space="0" w:color="auto"/>
      </w:divBdr>
    </w:div>
    <w:div w:id="914507680">
      <w:bodyDiv w:val="1"/>
      <w:marLeft w:val="0"/>
      <w:marRight w:val="0"/>
      <w:marTop w:val="0"/>
      <w:marBottom w:val="0"/>
      <w:divBdr>
        <w:top w:val="none" w:sz="0" w:space="0" w:color="auto"/>
        <w:left w:val="none" w:sz="0" w:space="0" w:color="auto"/>
        <w:bottom w:val="none" w:sz="0" w:space="0" w:color="auto"/>
        <w:right w:val="none" w:sz="0" w:space="0" w:color="auto"/>
      </w:divBdr>
    </w:div>
    <w:div w:id="920913019">
      <w:bodyDiv w:val="1"/>
      <w:marLeft w:val="0"/>
      <w:marRight w:val="0"/>
      <w:marTop w:val="0"/>
      <w:marBottom w:val="0"/>
      <w:divBdr>
        <w:top w:val="none" w:sz="0" w:space="0" w:color="auto"/>
        <w:left w:val="none" w:sz="0" w:space="0" w:color="auto"/>
        <w:bottom w:val="none" w:sz="0" w:space="0" w:color="auto"/>
        <w:right w:val="none" w:sz="0" w:space="0" w:color="auto"/>
      </w:divBdr>
    </w:div>
    <w:div w:id="921178994">
      <w:bodyDiv w:val="1"/>
      <w:marLeft w:val="0"/>
      <w:marRight w:val="0"/>
      <w:marTop w:val="0"/>
      <w:marBottom w:val="0"/>
      <w:divBdr>
        <w:top w:val="none" w:sz="0" w:space="0" w:color="auto"/>
        <w:left w:val="none" w:sz="0" w:space="0" w:color="auto"/>
        <w:bottom w:val="none" w:sz="0" w:space="0" w:color="auto"/>
        <w:right w:val="none" w:sz="0" w:space="0" w:color="auto"/>
      </w:divBdr>
    </w:div>
    <w:div w:id="923294810">
      <w:bodyDiv w:val="1"/>
      <w:marLeft w:val="0"/>
      <w:marRight w:val="0"/>
      <w:marTop w:val="0"/>
      <w:marBottom w:val="0"/>
      <w:divBdr>
        <w:top w:val="none" w:sz="0" w:space="0" w:color="auto"/>
        <w:left w:val="none" w:sz="0" w:space="0" w:color="auto"/>
        <w:bottom w:val="none" w:sz="0" w:space="0" w:color="auto"/>
        <w:right w:val="none" w:sz="0" w:space="0" w:color="auto"/>
      </w:divBdr>
    </w:div>
    <w:div w:id="923413755">
      <w:bodyDiv w:val="1"/>
      <w:marLeft w:val="0"/>
      <w:marRight w:val="0"/>
      <w:marTop w:val="0"/>
      <w:marBottom w:val="0"/>
      <w:divBdr>
        <w:top w:val="none" w:sz="0" w:space="0" w:color="auto"/>
        <w:left w:val="none" w:sz="0" w:space="0" w:color="auto"/>
        <w:bottom w:val="none" w:sz="0" w:space="0" w:color="auto"/>
        <w:right w:val="none" w:sz="0" w:space="0" w:color="auto"/>
      </w:divBdr>
    </w:div>
    <w:div w:id="926111407">
      <w:bodyDiv w:val="1"/>
      <w:marLeft w:val="0"/>
      <w:marRight w:val="0"/>
      <w:marTop w:val="0"/>
      <w:marBottom w:val="0"/>
      <w:divBdr>
        <w:top w:val="none" w:sz="0" w:space="0" w:color="auto"/>
        <w:left w:val="none" w:sz="0" w:space="0" w:color="auto"/>
        <w:bottom w:val="none" w:sz="0" w:space="0" w:color="auto"/>
        <w:right w:val="none" w:sz="0" w:space="0" w:color="auto"/>
      </w:divBdr>
    </w:div>
    <w:div w:id="926616228">
      <w:bodyDiv w:val="1"/>
      <w:marLeft w:val="0"/>
      <w:marRight w:val="0"/>
      <w:marTop w:val="0"/>
      <w:marBottom w:val="0"/>
      <w:divBdr>
        <w:top w:val="none" w:sz="0" w:space="0" w:color="auto"/>
        <w:left w:val="none" w:sz="0" w:space="0" w:color="auto"/>
        <w:bottom w:val="none" w:sz="0" w:space="0" w:color="auto"/>
        <w:right w:val="none" w:sz="0" w:space="0" w:color="auto"/>
      </w:divBdr>
    </w:div>
    <w:div w:id="926696257">
      <w:bodyDiv w:val="1"/>
      <w:marLeft w:val="0"/>
      <w:marRight w:val="0"/>
      <w:marTop w:val="0"/>
      <w:marBottom w:val="0"/>
      <w:divBdr>
        <w:top w:val="none" w:sz="0" w:space="0" w:color="auto"/>
        <w:left w:val="none" w:sz="0" w:space="0" w:color="auto"/>
        <w:bottom w:val="none" w:sz="0" w:space="0" w:color="auto"/>
        <w:right w:val="none" w:sz="0" w:space="0" w:color="auto"/>
      </w:divBdr>
    </w:div>
    <w:div w:id="928270601">
      <w:bodyDiv w:val="1"/>
      <w:marLeft w:val="0"/>
      <w:marRight w:val="0"/>
      <w:marTop w:val="0"/>
      <w:marBottom w:val="0"/>
      <w:divBdr>
        <w:top w:val="none" w:sz="0" w:space="0" w:color="auto"/>
        <w:left w:val="none" w:sz="0" w:space="0" w:color="auto"/>
        <w:bottom w:val="none" w:sz="0" w:space="0" w:color="auto"/>
        <w:right w:val="none" w:sz="0" w:space="0" w:color="auto"/>
      </w:divBdr>
    </w:div>
    <w:div w:id="932281340">
      <w:bodyDiv w:val="1"/>
      <w:marLeft w:val="0"/>
      <w:marRight w:val="0"/>
      <w:marTop w:val="0"/>
      <w:marBottom w:val="0"/>
      <w:divBdr>
        <w:top w:val="none" w:sz="0" w:space="0" w:color="auto"/>
        <w:left w:val="none" w:sz="0" w:space="0" w:color="auto"/>
        <w:bottom w:val="none" w:sz="0" w:space="0" w:color="auto"/>
        <w:right w:val="none" w:sz="0" w:space="0" w:color="auto"/>
      </w:divBdr>
    </w:div>
    <w:div w:id="937834189">
      <w:bodyDiv w:val="1"/>
      <w:marLeft w:val="0"/>
      <w:marRight w:val="0"/>
      <w:marTop w:val="0"/>
      <w:marBottom w:val="0"/>
      <w:divBdr>
        <w:top w:val="none" w:sz="0" w:space="0" w:color="auto"/>
        <w:left w:val="none" w:sz="0" w:space="0" w:color="auto"/>
        <w:bottom w:val="none" w:sz="0" w:space="0" w:color="auto"/>
        <w:right w:val="none" w:sz="0" w:space="0" w:color="auto"/>
      </w:divBdr>
    </w:div>
    <w:div w:id="937953529">
      <w:bodyDiv w:val="1"/>
      <w:marLeft w:val="0"/>
      <w:marRight w:val="0"/>
      <w:marTop w:val="0"/>
      <w:marBottom w:val="0"/>
      <w:divBdr>
        <w:top w:val="none" w:sz="0" w:space="0" w:color="auto"/>
        <w:left w:val="none" w:sz="0" w:space="0" w:color="auto"/>
        <w:bottom w:val="none" w:sz="0" w:space="0" w:color="auto"/>
        <w:right w:val="none" w:sz="0" w:space="0" w:color="auto"/>
      </w:divBdr>
    </w:div>
    <w:div w:id="938634034">
      <w:bodyDiv w:val="1"/>
      <w:marLeft w:val="0"/>
      <w:marRight w:val="0"/>
      <w:marTop w:val="0"/>
      <w:marBottom w:val="0"/>
      <w:divBdr>
        <w:top w:val="none" w:sz="0" w:space="0" w:color="auto"/>
        <w:left w:val="none" w:sz="0" w:space="0" w:color="auto"/>
        <w:bottom w:val="none" w:sz="0" w:space="0" w:color="auto"/>
        <w:right w:val="none" w:sz="0" w:space="0" w:color="auto"/>
      </w:divBdr>
    </w:div>
    <w:div w:id="942570277">
      <w:bodyDiv w:val="1"/>
      <w:marLeft w:val="0"/>
      <w:marRight w:val="0"/>
      <w:marTop w:val="0"/>
      <w:marBottom w:val="0"/>
      <w:divBdr>
        <w:top w:val="none" w:sz="0" w:space="0" w:color="auto"/>
        <w:left w:val="none" w:sz="0" w:space="0" w:color="auto"/>
        <w:bottom w:val="none" w:sz="0" w:space="0" w:color="auto"/>
        <w:right w:val="none" w:sz="0" w:space="0" w:color="auto"/>
      </w:divBdr>
    </w:div>
    <w:div w:id="942765753">
      <w:bodyDiv w:val="1"/>
      <w:marLeft w:val="0"/>
      <w:marRight w:val="0"/>
      <w:marTop w:val="0"/>
      <w:marBottom w:val="0"/>
      <w:divBdr>
        <w:top w:val="none" w:sz="0" w:space="0" w:color="auto"/>
        <w:left w:val="none" w:sz="0" w:space="0" w:color="auto"/>
        <w:bottom w:val="none" w:sz="0" w:space="0" w:color="auto"/>
        <w:right w:val="none" w:sz="0" w:space="0" w:color="auto"/>
      </w:divBdr>
    </w:div>
    <w:div w:id="942806074">
      <w:bodyDiv w:val="1"/>
      <w:marLeft w:val="0"/>
      <w:marRight w:val="0"/>
      <w:marTop w:val="0"/>
      <w:marBottom w:val="0"/>
      <w:divBdr>
        <w:top w:val="none" w:sz="0" w:space="0" w:color="auto"/>
        <w:left w:val="none" w:sz="0" w:space="0" w:color="auto"/>
        <w:bottom w:val="none" w:sz="0" w:space="0" w:color="auto"/>
        <w:right w:val="none" w:sz="0" w:space="0" w:color="auto"/>
      </w:divBdr>
    </w:div>
    <w:div w:id="945040408">
      <w:bodyDiv w:val="1"/>
      <w:marLeft w:val="0"/>
      <w:marRight w:val="0"/>
      <w:marTop w:val="0"/>
      <w:marBottom w:val="0"/>
      <w:divBdr>
        <w:top w:val="none" w:sz="0" w:space="0" w:color="auto"/>
        <w:left w:val="none" w:sz="0" w:space="0" w:color="auto"/>
        <w:bottom w:val="none" w:sz="0" w:space="0" w:color="auto"/>
        <w:right w:val="none" w:sz="0" w:space="0" w:color="auto"/>
      </w:divBdr>
    </w:div>
    <w:div w:id="945428339">
      <w:bodyDiv w:val="1"/>
      <w:marLeft w:val="0"/>
      <w:marRight w:val="0"/>
      <w:marTop w:val="0"/>
      <w:marBottom w:val="0"/>
      <w:divBdr>
        <w:top w:val="none" w:sz="0" w:space="0" w:color="auto"/>
        <w:left w:val="none" w:sz="0" w:space="0" w:color="auto"/>
        <w:bottom w:val="none" w:sz="0" w:space="0" w:color="auto"/>
        <w:right w:val="none" w:sz="0" w:space="0" w:color="auto"/>
      </w:divBdr>
    </w:div>
    <w:div w:id="946306520">
      <w:bodyDiv w:val="1"/>
      <w:marLeft w:val="0"/>
      <w:marRight w:val="0"/>
      <w:marTop w:val="0"/>
      <w:marBottom w:val="0"/>
      <w:divBdr>
        <w:top w:val="none" w:sz="0" w:space="0" w:color="auto"/>
        <w:left w:val="none" w:sz="0" w:space="0" w:color="auto"/>
        <w:bottom w:val="none" w:sz="0" w:space="0" w:color="auto"/>
        <w:right w:val="none" w:sz="0" w:space="0" w:color="auto"/>
      </w:divBdr>
    </w:div>
    <w:div w:id="947154571">
      <w:bodyDiv w:val="1"/>
      <w:marLeft w:val="0"/>
      <w:marRight w:val="0"/>
      <w:marTop w:val="0"/>
      <w:marBottom w:val="0"/>
      <w:divBdr>
        <w:top w:val="none" w:sz="0" w:space="0" w:color="auto"/>
        <w:left w:val="none" w:sz="0" w:space="0" w:color="auto"/>
        <w:bottom w:val="none" w:sz="0" w:space="0" w:color="auto"/>
        <w:right w:val="none" w:sz="0" w:space="0" w:color="auto"/>
      </w:divBdr>
    </w:div>
    <w:div w:id="949387259">
      <w:bodyDiv w:val="1"/>
      <w:marLeft w:val="0"/>
      <w:marRight w:val="0"/>
      <w:marTop w:val="0"/>
      <w:marBottom w:val="0"/>
      <w:divBdr>
        <w:top w:val="none" w:sz="0" w:space="0" w:color="auto"/>
        <w:left w:val="none" w:sz="0" w:space="0" w:color="auto"/>
        <w:bottom w:val="none" w:sz="0" w:space="0" w:color="auto"/>
        <w:right w:val="none" w:sz="0" w:space="0" w:color="auto"/>
      </w:divBdr>
      <w:divsChild>
        <w:div w:id="1069420667">
          <w:marLeft w:val="360"/>
          <w:marRight w:val="0"/>
          <w:marTop w:val="200"/>
          <w:marBottom w:val="0"/>
          <w:divBdr>
            <w:top w:val="none" w:sz="0" w:space="0" w:color="auto"/>
            <w:left w:val="none" w:sz="0" w:space="0" w:color="auto"/>
            <w:bottom w:val="none" w:sz="0" w:space="0" w:color="auto"/>
            <w:right w:val="none" w:sz="0" w:space="0" w:color="auto"/>
          </w:divBdr>
        </w:div>
      </w:divsChild>
    </w:div>
    <w:div w:id="950555658">
      <w:bodyDiv w:val="1"/>
      <w:marLeft w:val="0"/>
      <w:marRight w:val="0"/>
      <w:marTop w:val="0"/>
      <w:marBottom w:val="0"/>
      <w:divBdr>
        <w:top w:val="none" w:sz="0" w:space="0" w:color="auto"/>
        <w:left w:val="none" w:sz="0" w:space="0" w:color="auto"/>
        <w:bottom w:val="none" w:sz="0" w:space="0" w:color="auto"/>
        <w:right w:val="none" w:sz="0" w:space="0" w:color="auto"/>
      </w:divBdr>
    </w:div>
    <w:div w:id="953294280">
      <w:bodyDiv w:val="1"/>
      <w:marLeft w:val="0"/>
      <w:marRight w:val="0"/>
      <w:marTop w:val="0"/>
      <w:marBottom w:val="0"/>
      <w:divBdr>
        <w:top w:val="none" w:sz="0" w:space="0" w:color="auto"/>
        <w:left w:val="none" w:sz="0" w:space="0" w:color="auto"/>
        <w:bottom w:val="none" w:sz="0" w:space="0" w:color="auto"/>
        <w:right w:val="none" w:sz="0" w:space="0" w:color="auto"/>
      </w:divBdr>
    </w:div>
    <w:div w:id="955793209">
      <w:bodyDiv w:val="1"/>
      <w:marLeft w:val="0"/>
      <w:marRight w:val="0"/>
      <w:marTop w:val="0"/>
      <w:marBottom w:val="0"/>
      <w:divBdr>
        <w:top w:val="none" w:sz="0" w:space="0" w:color="auto"/>
        <w:left w:val="none" w:sz="0" w:space="0" w:color="auto"/>
        <w:bottom w:val="none" w:sz="0" w:space="0" w:color="auto"/>
        <w:right w:val="none" w:sz="0" w:space="0" w:color="auto"/>
      </w:divBdr>
    </w:div>
    <w:div w:id="955872215">
      <w:bodyDiv w:val="1"/>
      <w:marLeft w:val="0"/>
      <w:marRight w:val="0"/>
      <w:marTop w:val="0"/>
      <w:marBottom w:val="0"/>
      <w:divBdr>
        <w:top w:val="none" w:sz="0" w:space="0" w:color="auto"/>
        <w:left w:val="none" w:sz="0" w:space="0" w:color="auto"/>
        <w:bottom w:val="none" w:sz="0" w:space="0" w:color="auto"/>
        <w:right w:val="none" w:sz="0" w:space="0" w:color="auto"/>
      </w:divBdr>
    </w:div>
    <w:div w:id="956832099">
      <w:bodyDiv w:val="1"/>
      <w:marLeft w:val="0"/>
      <w:marRight w:val="0"/>
      <w:marTop w:val="0"/>
      <w:marBottom w:val="0"/>
      <w:divBdr>
        <w:top w:val="none" w:sz="0" w:space="0" w:color="auto"/>
        <w:left w:val="none" w:sz="0" w:space="0" w:color="auto"/>
        <w:bottom w:val="none" w:sz="0" w:space="0" w:color="auto"/>
        <w:right w:val="none" w:sz="0" w:space="0" w:color="auto"/>
      </w:divBdr>
    </w:div>
    <w:div w:id="956982974">
      <w:bodyDiv w:val="1"/>
      <w:marLeft w:val="0"/>
      <w:marRight w:val="0"/>
      <w:marTop w:val="0"/>
      <w:marBottom w:val="0"/>
      <w:divBdr>
        <w:top w:val="none" w:sz="0" w:space="0" w:color="auto"/>
        <w:left w:val="none" w:sz="0" w:space="0" w:color="auto"/>
        <w:bottom w:val="none" w:sz="0" w:space="0" w:color="auto"/>
        <w:right w:val="none" w:sz="0" w:space="0" w:color="auto"/>
      </w:divBdr>
    </w:div>
    <w:div w:id="969483505">
      <w:bodyDiv w:val="1"/>
      <w:marLeft w:val="0"/>
      <w:marRight w:val="0"/>
      <w:marTop w:val="0"/>
      <w:marBottom w:val="0"/>
      <w:divBdr>
        <w:top w:val="none" w:sz="0" w:space="0" w:color="auto"/>
        <w:left w:val="none" w:sz="0" w:space="0" w:color="auto"/>
        <w:bottom w:val="none" w:sz="0" w:space="0" w:color="auto"/>
        <w:right w:val="none" w:sz="0" w:space="0" w:color="auto"/>
      </w:divBdr>
    </w:div>
    <w:div w:id="969483915">
      <w:bodyDiv w:val="1"/>
      <w:marLeft w:val="0"/>
      <w:marRight w:val="0"/>
      <w:marTop w:val="0"/>
      <w:marBottom w:val="0"/>
      <w:divBdr>
        <w:top w:val="none" w:sz="0" w:space="0" w:color="auto"/>
        <w:left w:val="none" w:sz="0" w:space="0" w:color="auto"/>
        <w:bottom w:val="none" w:sz="0" w:space="0" w:color="auto"/>
        <w:right w:val="none" w:sz="0" w:space="0" w:color="auto"/>
      </w:divBdr>
    </w:div>
    <w:div w:id="977800158">
      <w:bodyDiv w:val="1"/>
      <w:marLeft w:val="0"/>
      <w:marRight w:val="0"/>
      <w:marTop w:val="0"/>
      <w:marBottom w:val="0"/>
      <w:divBdr>
        <w:top w:val="none" w:sz="0" w:space="0" w:color="auto"/>
        <w:left w:val="none" w:sz="0" w:space="0" w:color="auto"/>
        <w:bottom w:val="none" w:sz="0" w:space="0" w:color="auto"/>
        <w:right w:val="none" w:sz="0" w:space="0" w:color="auto"/>
      </w:divBdr>
    </w:div>
    <w:div w:id="979501779">
      <w:bodyDiv w:val="1"/>
      <w:marLeft w:val="0"/>
      <w:marRight w:val="0"/>
      <w:marTop w:val="0"/>
      <w:marBottom w:val="0"/>
      <w:divBdr>
        <w:top w:val="none" w:sz="0" w:space="0" w:color="auto"/>
        <w:left w:val="none" w:sz="0" w:space="0" w:color="auto"/>
        <w:bottom w:val="none" w:sz="0" w:space="0" w:color="auto"/>
        <w:right w:val="none" w:sz="0" w:space="0" w:color="auto"/>
      </w:divBdr>
    </w:div>
    <w:div w:id="985353055">
      <w:bodyDiv w:val="1"/>
      <w:marLeft w:val="0"/>
      <w:marRight w:val="0"/>
      <w:marTop w:val="0"/>
      <w:marBottom w:val="0"/>
      <w:divBdr>
        <w:top w:val="none" w:sz="0" w:space="0" w:color="auto"/>
        <w:left w:val="none" w:sz="0" w:space="0" w:color="auto"/>
        <w:bottom w:val="none" w:sz="0" w:space="0" w:color="auto"/>
        <w:right w:val="none" w:sz="0" w:space="0" w:color="auto"/>
      </w:divBdr>
    </w:div>
    <w:div w:id="986126934">
      <w:bodyDiv w:val="1"/>
      <w:marLeft w:val="0"/>
      <w:marRight w:val="0"/>
      <w:marTop w:val="0"/>
      <w:marBottom w:val="0"/>
      <w:divBdr>
        <w:top w:val="none" w:sz="0" w:space="0" w:color="auto"/>
        <w:left w:val="none" w:sz="0" w:space="0" w:color="auto"/>
        <w:bottom w:val="none" w:sz="0" w:space="0" w:color="auto"/>
        <w:right w:val="none" w:sz="0" w:space="0" w:color="auto"/>
      </w:divBdr>
    </w:div>
    <w:div w:id="986279511">
      <w:bodyDiv w:val="1"/>
      <w:marLeft w:val="0"/>
      <w:marRight w:val="0"/>
      <w:marTop w:val="0"/>
      <w:marBottom w:val="0"/>
      <w:divBdr>
        <w:top w:val="none" w:sz="0" w:space="0" w:color="auto"/>
        <w:left w:val="none" w:sz="0" w:space="0" w:color="auto"/>
        <w:bottom w:val="none" w:sz="0" w:space="0" w:color="auto"/>
        <w:right w:val="none" w:sz="0" w:space="0" w:color="auto"/>
      </w:divBdr>
    </w:div>
    <w:div w:id="988174412">
      <w:bodyDiv w:val="1"/>
      <w:marLeft w:val="0"/>
      <w:marRight w:val="0"/>
      <w:marTop w:val="0"/>
      <w:marBottom w:val="0"/>
      <w:divBdr>
        <w:top w:val="none" w:sz="0" w:space="0" w:color="auto"/>
        <w:left w:val="none" w:sz="0" w:space="0" w:color="auto"/>
        <w:bottom w:val="none" w:sz="0" w:space="0" w:color="auto"/>
        <w:right w:val="none" w:sz="0" w:space="0" w:color="auto"/>
      </w:divBdr>
    </w:div>
    <w:div w:id="989865242">
      <w:bodyDiv w:val="1"/>
      <w:marLeft w:val="0"/>
      <w:marRight w:val="0"/>
      <w:marTop w:val="0"/>
      <w:marBottom w:val="0"/>
      <w:divBdr>
        <w:top w:val="none" w:sz="0" w:space="0" w:color="auto"/>
        <w:left w:val="none" w:sz="0" w:space="0" w:color="auto"/>
        <w:bottom w:val="none" w:sz="0" w:space="0" w:color="auto"/>
        <w:right w:val="none" w:sz="0" w:space="0" w:color="auto"/>
      </w:divBdr>
    </w:div>
    <w:div w:id="989939216">
      <w:bodyDiv w:val="1"/>
      <w:marLeft w:val="0"/>
      <w:marRight w:val="0"/>
      <w:marTop w:val="0"/>
      <w:marBottom w:val="0"/>
      <w:divBdr>
        <w:top w:val="none" w:sz="0" w:space="0" w:color="auto"/>
        <w:left w:val="none" w:sz="0" w:space="0" w:color="auto"/>
        <w:bottom w:val="none" w:sz="0" w:space="0" w:color="auto"/>
        <w:right w:val="none" w:sz="0" w:space="0" w:color="auto"/>
      </w:divBdr>
    </w:div>
    <w:div w:id="993526902">
      <w:bodyDiv w:val="1"/>
      <w:marLeft w:val="0"/>
      <w:marRight w:val="0"/>
      <w:marTop w:val="0"/>
      <w:marBottom w:val="0"/>
      <w:divBdr>
        <w:top w:val="none" w:sz="0" w:space="0" w:color="auto"/>
        <w:left w:val="none" w:sz="0" w:space="0" w:color="auto"/>
        <w:bottom w:val="none" w:sz="0" w:space="0" w:color="auto"/>
        <w:right w:val="none" w:sz="0" w:space="0" w:color="auto"/>
      </w:divBdr>
    </w:div>
    <w:div w:id="994334831">
      <w:bodyDiv w:val="1"/>
      <w:marLeft w:val="0"/>
      <w:marRight w:val="0"/>
      <w:marTop w:val="0"/>
      <w:marBottom w:val="0"/>
      <w:divBdr>
        <w:top w:val="none" w:sz="0" w:space="0" w:color="auto"/>
        <w:left w:val="none" w:sz="0" w:space="0" w:color="auto"/>
        <w:bottom w:val="none" w:sz="0" w:space="0" w:color="auto"/>
        <w:right w:val="none" w:sz="0" w:space="0" w:color="auto"/>
      </w:divBdr>
    </w:div>
    <w:div w:id="994380790">
      <w:bodyDiv w:val="1"/>
      <w:marLeft w:val="0"/>
      <w:marRight w:val="0"/>
      <w:marTop w:val="0"/>
      <w:marBottom w:val="0"/>
      <w:divBdr>
        <w:top w:val="none" w:sz="0" w:space="0" w:color="auto"/>
        <w:left w:val="none" w:sz="0" w:space="0" w:color="auto"/>
        <w:bottom w:val="none" w:sz="0" w:space="0" w:color="auto"/>
        <w:right w:val="none" w:sz="0" w:space="0" w:color="auto"/>
      </w:divBdr>
    </w:div>
    <w:div w:id="994650058">
      <w:bodyDiv w:val="1"/>
      <w:marLeft w:val="0"/>
      <w:marRight w:val="0"/>
      <w:marTop w:val="0"/>
      <w:marBottom w:val="0"/>
      <w:divBdr>
        <w:top w:val="none" w:sz="0" w:space="0" w:color="auto"/>
        <w:left w:val="none" w:sz="0" w:space="0" w:color="auto"/>
        <w:bottom w:val="none" w:sz="0" w:space="0" w:color="auto"/>
        <w:right w:val="none" w:sz="0" w:space="0" w:color="auto"/>
      </w:divBdr>
    </w:div>
    <w:div w:id="999506535">
      <w:bodyDiv w:val="1"/>
      <w:marLeft w:val="0"/>
      <w:marRight w:val="0"/>
      <w:marTop w:val="0"/>
      <w:marBottom w:val="0"/>
      <w:divBdr>
        <w:top w:val="none" w:sz="0" w:space="0" w:color="auto"/>
        <w:left w:val="none" w:sz="0" w:space="0" w:color="auto"/>
        <w:bottom w:val="none" w:sz="0" w:space="0" w:color="auto"/>
        <w:right w:val="none" w:sz="0" w:space="0" w:color="auto"/>
      </w:divBdr>
    </w:div>
    <w:div w:id="999506680">
      <w:bodyDiv w:val="1"/>
      <w:marLeft w:val="0"/>
      <w:marRight w:val="0"/>
      <w:marTop w:val="0"/>
      <w:marBottom w:val="0"/>
      <w:divBdr>
        <w:top w:val="none" w:sz="0" w:space="0" w:color="auto"/>
        <w:left w:val="none" w:sz="0" w:space="0" w:color="auto"/>
        <w:bottom w:val="none" w:sz="0" w:space="0" w:color="auto"/>
        <w:right w:val="none" w:sz="0" w:space="0" w:color="auto"/>
      </w:divBdr>
    </w:div>
    <w:div w:id="1000812801">
      <w:bodyDiv w:val="1"/>
      <w:marLeft w:val="0"/>
      <w:marRight w:val="0"/>
      <w:marTop w:val="0"/>
      <w:marBottom w:val="0"/>
      <w:divBdr>
        <w:top w:val="none" w:sz="0" w:space="0" w:color="auto"/>
        <w:left w:val="none" w:sz="0" w:space="0" w:color="auto"/>
        <w:bottom w:val="none" w:sz="0" w:space="0" w:color="auto"/>
        <w:right w:val="none" w:sz="0" w:space="0" w:color="auto"/>
      </w:divBdr>
    </w:div>
    <w:div w:id="1003358204">
      <w:bodyDiv w:val="1"/>
      <w:marLeft w:val="0"/>
      <w:marRight w:val="0"/>
      <w:marTop w:val="0"/>
      <w:marBottom w:val="0"/>
      <w:divBdr>
        <w:top w:val="none" w:sz="0" w:space="0" w:color="auto"/>
        <w:left w:val="none" w:sz="0" w:space="0" w:color="auto"/>
        <w:bottom w:val="none" w:sz="0" w:space="0" w:color="auto"/>
        <w:right w:val="none" w:sz="0" w:space="0" w:color="auto"/>
      </w:divBdr>
    </w:div>
    <w:div w:id="1008674518">
      <w:bodyDiv w:val="1"/>
      <w:marLeft w:val="0"/>
      <w:marRight w:val="0"/>
      <w:marTop w:val="0"/>
      <w:marBottom w:val="0"/>
      <w:divBdr>
        <w:top w:val="none" w:sz="0" w:space="0" w:color="auto"/>
        <w:left w:val="none" w:sz="0" w:space="0" w:color="auto"/>
        <w:bottom w:val="none" w:sz="0" w:space="0" w:color="auto"/>
        <w:right w:val="none" w:sz="0" w:space="0" w:color="auto"/>
      </w:divBdr>
    </w:div>
    <w:div w:id="1009524089">
      <w:bodyDiv w:val="1"/>
      <w:marLeft w:val="0"/>
      <w:marRight w:val="0"/>
      <w:marTop w:val="0"/>
      <w:marBottom w:val="0"/>
      <w:divBdr>
        <w:top w:val="none" w:sz="0" w:space="0" w:color="auto"/>
        <w:left w:val="none" w:sz="0" w:space="0" w:color="auto"/>
        <w:bottom w:val="none" w:sz="0" w:space="0" w:color="auto"/>
        <w:right w:val="none" w:sz="0" w:space="0" w:color="auto"/>
      </w:divBdr>
    </w:div>
    <w:div w:id="1009869685">
      <w:bodyDiv w:val="1"/>
      <w:marLeft w:val="0"/>
      <w:marRight w:val="0"/>
      <w:marTop w:val="0"/>
      <w:marBottom w:val="0"/>
      <w:divBdr>
        <w:top w:val="none" w:sz="0" w:space="0" w:color="auto"/>
        <w:left w:val="none" w:sz="0" w:space="0" w:color="auto"/>
        <w:bottom w:val="none" w:sz="0" w:space="0" w:color="auto"/>
        <w:right w:val="none" w:sz="0" w:space="0" w:color="auto"/>
      </w:divBdr>
    </w:div>
    <w:div w:id="1010839729">
      <w:bodyDiv w:val="1"/>
      <w:marLeft w:val="0"/>
      <w:marRight w:val="0"/>
      <w:marTop w:val="0"/>
      <w:marBottom w:val="0"/>
      <w:divBdr>
        <w:top w:val="none" w:sz="0" w:space="0" w:color="auto"/>
        <w:left w:val="none" w:sz="0" w:space="0" w:color="auto"/>
        <w:bottom w:val="none" w:sz="0" w:space="0" w:color="auto"/>
        <w:right w:val="none" w:sz="0" w:space="0" w:color="auto"/>
      </w:divBdr>
    </w:div>
    <w:div w:id="1012997782">
      <w:bodyDiv w:val="1"/>
      <w:marLeft w:val="0"/>
      <w:marRight w:val="0"/>
      <w:marTop w:val="0"/>
      <w:marBottom w:val="0"/>
      <w:divBdr>
        <w:top w:val="none" w:sz="0" w:space="0" w:color="auto"/>
        <w:left w:val="none" w:sz="0" w:space="0" w:color="auto"/>
        <w:bottom w:val="none" w:sz="0" w:space="0" w:color="auto"/>
        <w:right w:val="none" w:sz="0" w:space="0" w:color="auto"/>
      </w:divBdr>
    </w:div>
    <w:div w:id="1014066658">
      <w:bodyDiv w:val="1"/>
      <w:marLeft w:val="0"/>
      <w:marRight w:val="0"/>
      <w:marTop w:val="0"/>
      <w:marBottom w:val="0"/>
      <w:divBdr>
        <w:top w:val="none" w:sz="0" w:space="0" w:color="auto"/>
        <w:left w:val="none" w:sz="0" w:space="0" w:color="auto"/>
        <w:bottom w:val="none" w:sz="0" w:space="0" w:color="auto"/>
        <w:right w:val="none" w:sz="0" w:space="0" w:color="auto"/>
      </w:divBdr>
    </w:div>
    <w:div w:id="1016273106">
      <w:bodyDiv w:val="1"/>
      <w:marLeft w:val="0"/>
      <w:marRight w:val="0"/>
      <w:marTop w:val="0"/>
      <w:marBottom w:val="0"/>
      <w:divBdr>
        <w:top w:val="none" w:sz="0" w:space="0" w:color="auto"/>
        <w:left w:val="none" w:sz="0" w:space="0" w:color="auto"/>
        <w:bottom w:val="none" w:sz="0" w:space="0" w:color="auto"/>
        <w:right w:val="none" w:sz="0" w:space="0" w:color="auto"/>
      </w:divBdr>
    </w:div>
    <w:div w:id="1017775793">
      <w:bodyDiv w:val="1"/>
      <w:marLeft w:val="0"/>
      <w:marRight w:val="0"/>
      <w:marTop w:val="0"/>
      <w:marBottom w:val="0"/>
      <w:divBdr>
        <w:top w:val="none" w:sz="0" w:space="0" w:color="auto"/>
        <w:left w:val="none" w:sz="0" w:space="0" w:color="auto"/>
        <w:bottom w:val="none" w:sz="0" w:space="0" w:color="auto"/>
        <w:right w:val="none" w:sz="0" w:space="0" w:color="auto"/>
      </w:divBdr>
    </w:div>
    <w:div w:id="1026057044">
      <w:bodyDiv w:val="1"/>
      <w:marLeft w:val="0"/>
      <w:marRight w:val="0"/>
      <w:marTop w:val="0"/>
      <w:marBottom w:val="0"/>
      <w:divBdr>
        <w:top w:val="none" w:sz="0" w:space="0" w:color="auto"/>
        <w:left w:val="none" w:sz="0" w:space="0" w:color="auto"/>
        <w:bottom w:val="none" w:sz="0" w:space="0" w:color="auto"/>
        <w:right w:val="none" w:sz="0" w:space="0" w:color="auto"/>
      </w:divBdr>
    </w:div>
    <w:div w:id="1027414946">
      <w:bodyDiv w:val="1"/>
      <w:marLeft w:val="0"/>
      <w:marRight w:val="0"/>
      <w:marTop w:val="0"/>
      <w:marBottom w:val="0"/>
      <w:divBdr>
        <w:top w:val="none" w:sz="0" w:space="0" w:color="auto"/>
        <w:left w:val="none" w:sz="0" w:space="0" w:color="auto"/>
        <w:bottom w:val="none" w:sz="0" w:space="0" w:color="auto"/>
        <w:right w:val="none" w:sz="0" w:space="0" w:color="auto"/>
      </w:divBdr>
    </w:div>
    <w:div w:id="1028526989">
      <w:bodyDiv w:val="1"/>
      <w:marLeft w:val="0"/>
      <w:marRight w:val="0"/>
      <w:marTop w:val="0"/>
      <w:marBottom w:val="0"/>
      <w:divBdr>
        <w:top w:val="none" w:sz="0" w:space="0" w:color="auto"/>
        <w:left w:val="none" w:sz="0" w:space="0" w:color="auto"/>
        <w:bottom w:val="none" w:sz="0" w:space="0" w:color="auto"/>
        <w:right w:val="none" w:sz="0" w:space="0" w:color="auto"/>
      </w:divBdr>
    </w:div>
    <w:div w:id="1029524378">
      <w:bodyDiv w:val="1"/>
      <w:marLeft w:val="0"/>
      <w:marRight w:val="0"/>
      <w:marTop w:val="0"/>
      <w:marBottom w:val="0"/>
      <w:divBdr>
        <w:top w:val="none" w:sz="0" w:space="0" w:color="auto"/>
        <w:left w:val="none" w:sz="0" w:space="0" w:color="auto"/>
        <w:bottom w:val="none" w:sz="0" w:space="0" w:color="auto"/>
        <w:right w:val="none" w:sz="0" w:space="0" w:color="auto"/>
      </w:divBdr>
    </w:div>
    <w:div w:id="1029529998">
      <w:bodyDiv w:val="1"/>
      <w:marLeft w:val="0"/>
      <w:marRight w:val="0"/>
      <w:marTop w:val="0"/>
      <w:marBottom w:val="0"/>
      <w:divBdr>
        <w:top w:val="none" w:sz="0" w:space="0" w:color="auto"/>
        <w:left w:val="none" w:sz="0" w:space="0" w:color="auto"/>
        <w:bottom w:val="none" w:sz="0" w:space="0" w:color="auto"/>
        <w:right w:val="none" w:sz="0" w:space="0" w:color="auto"/>
      </w:divBdr>
    </w:div>
    <w:div w:id="1029716363">
      <w:bodyDiv w:val="1"/>
      <w:marLeft w:val="0"/>
      <w:marRight w:val="0"/>
      <w:marTop w:val="0"/>
      <w:marBottom w:val="0"/>
      <w:divBdr>
        <w:top w:val="none" w:sz="0" w:space="0" w:color="auto"/>
        <w:left w:val="none" w:sz="0" w:space="0" w:color="auto"/>
        <w:bottom w:val="none" w:sz="0" w:space="0" w:color="auto"/>
        <w:right w:val="none" w:sz="0" w:space="0" w:color="auto"/>
      </w:divBdr>
    </w:div>
    <w:div w:id="1031416465">
      <w:bodyDiv w:val="1"/>
      <w:marLeft w:val="0"/>
      <w:marRight w:val="0"/>
      <w:marTop w:val="0"/>
      <w:marBottom w:val="0"/>
      <w:divBdr>
        <w:top w:val="none" w:sz="0" w:space="0" w:color="auto"/>
        <w:left w:val="none" w:sz="0" w:space="0" w:color="auto"/>
        <w:bottom w:val="none" w:sz="0" w:space="0" w:color="auto"/>
        <w:right w:val="none" w:sz="0" w:space="0" w:color="auto"/>
      </w:divBdr>
    </w:div>
    <w:div w:id="1033766402">
      <w:bodyDiv w:val="1"/>
      <w:marLeft w:val="0"/>
      <w:marRight w:val="0"/>
      <w:marTop w:val="0"/>
      <w:marBottom w:val="0"/>
      <w:divBdr>
        <w:top w:val="none" w:sz="0" w:space="0" w:color="auto"/>
        <w:left w:val="none" w:sz="0" w:space="0" w:color="auto"/>
        <w:bottom w:val="none" w:sz="0" w:space="0" w:color="auto"/>
        <w:right w:val="none" w:sz="0" w:space="0" w:color="auto"/>
      </w:divBdr>
    </w:div>
    <w:div w:id="1033917649">
      <w:bodyDiv w:val="1"/>
      <w:marLeft w:val="0"/>
      <w:marRight w:val="0"/>
      <w:marTop w:val="0"/>
      <w:marBottom w:val="0"/>
      <w:divBdr>
        <w:top w:val="none" w:sz="0" w:space="0" w:color="auto"/>
        <w:left w:val="none" w:sz="0" w:space="0" w:color="auto"/>
        <w:bottom w:val="none" w:sz="0" w:space="0" w:color="auto"/>
        <w:right w:val="none" w:sz="0" w:space="0" w:color="auto"/>
      </w:divBdr>
    </w:div>
    <w:div w:id="1041441726">
      <w:bodyDiv w:val="1"/>
      <w:marLeft w:val="0"/>
      <w:marRight w:val="0"/>
      <w:marTop w:val="0"/>
      <w:marBottom w:val="0"/>
      <w:divBdr>
        <w:top w:val="none" w:sz="0" w:space="0" w:color="auto"/>
        <w:left w:val="none" w:sz="0" w:space="0" w:color="auto"/>
        <w:bottom w:val="none" w:sz="0" w:space="0" w:color="auto"/>
        <w:right w:val="none" w:sz="0" w:space="0" w:color="auto"/>
      </w:divBdr>
    </w:div>
    <w:div w:id="1043747111">
      <w:bodyDiv w:val="1"/>
      <w:marLeft w:val="0"/>
      <w:marRight w:val="0"/>
      <w:marTop w:val="0"/>
      <w:marBottom w:val="0"/>
      <w:divBdr>
        <w:top w:val="none" w:sz="0" w:space="0" w:color="auto"/>
        <w:left w:val="none" w:sz="0" w:space="0" w:color="auto"/>
        <w:bottom w:val="none" w:sz="0" w:space="0" w:color="auto"/>
        <w:right w:val="none" w:sz="0" w:space="0" w:color="auto"/>
      </w:divBdr>
    </w:div>
    <w:div w:id="1045447288">
      <w:bodyDiv w:val="1"/>
      <w:marLeft w:val="0"/>
      <w:marRight w:val="0"/>
      <w:marTop w:val="0"/>
      <w:marBottom w:val="0"/>
      <w:divBdr>
        <w:top w:val="none" w:sz="0" w:space="0" w:color="auto"/>
        <w:left w:val="none" w:sz="0" w:space="0" w:color="auto"/>
        <w:bottom w:val="none" w:sz="0" w:space="0" w:color="auto"/>
        <w:right w:val="none" w:sz="0" w:space="0" w:color="auto"/>
      </w:divBdr>
    </w:div>
    <w:div w:id="1047101336">
      <w:bodyDiv w:val="1"/>
      <w:marLeft w:val="0"/>
      <w:marRight w:val="0"/>
      <w:marTop w:val="0"/>
      <w:marBottom w:val="0"/>
      <w:divBdr>
        <w:top w:val="none" w:sz="0" w:space="0" w:color="auto"/>
        <w:left w:val="none" w:sz="0" w:space="0" w:color="auto"/>
        <w:bottom w:val="none" w:sz="0" w:space="0" w:color="auto"/>
        <w:right w:val="none" w:sz="0" w:space="0" w:color="auto"/>
      </w:divBdr>
    </w:div>
    <w:div w:id="1047946358">
      <w:bodyDiv w:val="1"/>
      <w:marLeft w:val="0"/>
      <w:marRight w:val="0"/>
      <w:marTop w:val="0"/>
      <w:marBottom w:val="0"/>
      <w:divBdr>
        <w:top w:val="none" w:sz="0" w:space="0" w:color="auto"/>
        <w:left w:val="none" w:sz="0" w:space="0" w:color="auto"/>
        <w:bottom w:val="none" w:sz="0" w:space="0" w:color="auto"/>
        <w:right w:val="none" w:sz="0" w:space="0" w:color="auto"/>
      </w:divBdr>
    </w:div>
    <w:div w:id="1048801392">
      <w:bodyDiv w:val="1"/>
      <w:marLeft w:val="0"/>
      <w:marRight w:val="0"/>
      <w:marTop w:val="0"/>
      <w:marBottom w:val="0"/>
      <w:divBdr>
        <w:top w:val="none" w:sz="0" w:space="0" w:color="auto"/>
        <w:left w:val="none" w:sz="0" w:space="0" w:color="auto"/>
        <w:bottom w:val="none" w:sz="0" w:space="0" w:color="auto"/>
        <w:right w:val="none" w:sz="0" w:space="0" w:color="auto"/>
      </w:divBdr>
    </w:div>
    <w:div w:id="1051727427">
      <w:bodyDiv w:val="1"/>
      <w:marLeft w:val="0"/>
      <w:marRight w:val="0"/>
      <w:marTop w:val="0"/>
      <w:marBottom w:val="0"/>
      <w:divBdr>
        <w:top w:val="none" w:sz="0" w:space="0" w:color="auto"/>
        <w:left w:val="none" w:sz="0" w:space="0" w:color="auto"/>
        <w:bottom w:val="none" w:sz="0" w:space="0" w:color="auto"/>
        <w:right w:val="none" w:sz="0" w:space="0" w:color="auto"/>
      </w:divBdr>
    </w:div>
    <w:div w:id="1053433660">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5201112">
      <w:bodyDiv w:val="1"/>
      <w:marLeft w:val="0"/>
      <w:marRight w:val="0"/>
      <w:marTop w:val="0"/>
      <w:marBottom w:val="0"/>
      <w:divBdr>
        <w:top w:val="none" w:sz="0" w:space="0" w:color="auto"/>
        <w:left w:val="none" w:sz="0" w:space="0" w:color="auto"/>
        <w:bottom w:val="none" w:sz="0" w:space="0" w:color="auto"/>
        <w:right w:val="none" w:sz="0" w:space="0" w:color="auto"/>
      </w:divBdr>
    </w:div>
    <w:div w:id="1055658801">
      <w:bodyDiv w:val="1"/>
      <w:marLeft w:val="0"/>
      <w:marRight w:val="0"/>
      <w:marTop w:val="0"/>
      <w:marBottom w:val="0"/>
      <w:divBdr>
        <w:top w:val="none" w:sz="0" w:space="0" w:color="auto"/>
        <w:left w:val="none" w:sz="0" w:space="0" w:color="auto"/>
        <w:bottom w:val="none" w:sz="0" w:space="0" w:color="auto"/>
        <w:right w:val="none" w:sz="0" w:space="0" w:color="auto"/>
      </w:divBdr>
    </w:div>
    <w:div w:id="1055668125">
      <w:bodyDiv w:val="1"/>
      <w:marLeft w:val="0"/>
      <w:marRight w:val="0"/>
      <w:marTop w:val="0"/>
      <w:marBottom w:val="0"/>
      <w:divBdr>
        <w:top w:val="none" w:sz="0" w:space="0" w:color="auto"/>
        <w:left w:val="none" w:sz="0" w:space="0" w:color="auto"/>
        <w:bottom w:val="none" w:sz="0" w:space="0" w:color="auto"/>
        <w:right w:val="none" w:sz="0" w:space="0" w:color="auto"/>
      </w:divBdr>
    </w:div>
    <w:div w:id="1056009106">
      <w:bodyDiv w:val="1"/>
      <w:marLeft w:val="0"/>
      <w:marRight w:val="0"/>
      <w:marTop w:val="0"/>
      <w:marBottom w:val="0"/>
      <w:divBdr>
        <w:top w:val="none" w:sz="0" w:space="0" w:color="auto"/>
        <w:left w:val="none" w:sz="0" w:space="0" w:color="auto"/>
        <w:bottom w:val="none" w:sz="0" w:space="0" w:color="auto"/>
        <w:right w:val="none" w:sz="0" w:space="0" w:color="auto"/>
      </w:divBdr>
    </w:div>
    <w:div w:id="1058555420">
      <w:bodyDiv w:val="1"/>
      <w:marLeft w:val="0"/>
      <w:marRight w:val="0"/>
      <w:marTop w:val="0"/>
      <w:marBottom w:val="0"/>
      <w:divBdr>
        <w:top w:val="none" w:sz="0" w:space="0" w:color="auto"/>
        <w:left w:val="none" w:sz="0" w:space="0" w:color="auto"/>
        <w:bottom w:val="none" w:sz="0" w:space="0" w:color="auto"/>
        <w:right w:val="none" w:sz="0" w:space="0" w:color="auto"/>
      </w:divBdr>
    </w:div>
    <w:div w:id="1059287643">
      <w:bodyDiv w:val="1"/>
      <w:marLeft w:val="0"/>
      <w:marRight w:val="0"/>
      <w:marTop w:val="0"/>
      <w:marBottom w:val="0"/>
      <w:divBdr>
        <w:top w:val="none" w:sz="0" w:space="0" w:color="auto"/>
        <w:left w:val="none" w:sz="0" w:space="0" w:color="auto"/>
        <w:bottom w:val="none" w:sz="0" w:space="0" w:color="auto"/>
        <w:right w:val="none" w:sz="0" w:space="0" w:color="auto"/>
      </w:divBdr>
    </w:div>
    <w:div w:id="1059475990">
      <w:bodyDiv w:val="1"/>
      <w:marLeft w:val="0"/>
      <w:marRight w:val="0"/>
      <w:marTop w:val="0"/>
      <w:marBottom w:val="0"/>
      <w:divBdr>
        <w:top w:val="none" w:sz="0" w:space="0" w:color="auto"/>
        <w:left w:val="none" w:sz="0" w:space="0" w:color="auto"/>
        <w:bottom w:val="none" w:sz="0" w:space="0" w:color="auto"/>
        <w:right w:val="none" w:sz="0" w:space="0" w:color="auto"/>
      </w:divBdr>
    </w:div>
    <w:div w:id="1059934273">
      <w:bodyDiv w:val="1"/>
      <w:marLeft w:val="0"/>
      <w:marRight w:val="0"/>
      <w:marTop w:val="0"/>
      <w:marBottom w:val="0"/>
      <w:divBdr>
        <w:top w:val="none" w:sz="0" w:space="0" w:color="auto"/>
        <w:left w:val="none" w:sz="0" w:space="0" w:color="auto"/>
        <w:bottom w:val="none" w:sz="0" w:space="0" w:color="auto"/>
        <w:right w:val="none" w:sz="0" w:space="0" w:color="auto"/>
      </w:divBdr>
    </w:div>
    <w:div w:id="1060059344">
      <w:bodyDiv w:val="1"/>
      <w:marLeft w:val="0"/>
      <w:marRight w:val="0"/>
      <w:marTop w:val="0"/>
      <w:marBottom w:val="0"/>
      <w:divBdr>
        <w:top w:val="none" w:sz="0" w:space="0" w:color="auto"/>
        <w:left w:val="none" w:sz="0" w:space="0" w:color="auto"/>
        <w:bottom w:val="none" w:sz="0" w:space="0" w:color="auto"/>
        <w:right w:val="none" w:sz="0" w:space="0" w:color="auto"/>
      </w:divBdr>
    </w:div>
    <w:div w:id="1060445567">
      <w:bodyDiv w:val="1"/>
      <w:marLeft w:val="0"/>
      <w:marRight w:val="0"/>
      <w:marTop w:val="0"/>
      <w:marBottom w:val="0"/>
      <w:divBdr>
        <w:top w:val="none" w:sz="0" w:space="0" w:color="auto"/>
        <w:left w:val="none" w:sz="0" w:space="0" w:color="auto"/>
        <w:bottom w:val="none" w:sz="0" w:space="0" w:color="auto"/>
        <w:right w:val="none" w:sz="0" w:space="0" w:color="auto"/>
      </w:divBdr>
    </w:div>
    <w:div w:id="1064370271">
      <w:bodyDiv w:val="1"/>
      <w:marLeft w:val="0"/>
      <w:marRight w:val="0"/>
      <w:marTop w:val="0"/>
      <w:marBottom w:val="0"/>
      <w:divBdr>
        <w:top w:val="none" w:sz="0" w:space="0" w:color="auto"/>
        <w:left w:val="none" w:sz="0" w:space="0" w:color="auto"/>
        <w:bottom w:val="none" w:sz="0" w:space="0" w:color="auto"/>
        <w:right w:val="none" w:sz="0" w:space="0" w:color="auto"/>
      </w:divBdr>
    </w:div>
    <w:div w:id="1066689359">
      <w:bodyDiv w:val="1"/>
      <w:marLeft w:val="0"/>
      <w:marRight w:val="0"/>
      <w:marTop w:val="0"/>
      <w:marBottom w:val="0"/>
      <w:divBdr>
        <w:top w:val="none" w:sz="0" w:space="0" w:color="auto"/>
        <w:left w:val="none" w:sz="0" w:space="0" w:color="auto"/>
        <w:bottom w:val="none" w:sz="0" w:space="0" w:color="auto"/>
        <w:right w:val="none" w:sz="0" w:space="0" w:color="auto"/>
      </w:divBdr>
    </w:div>
    <w:div w:id="1066996526">
      <w:bodyDiv w:val="1"/>
      <w:marLeft w:val="0"/>
      <w:marRight w:val="0"/>
      <w:marTop w:val="0"/>
      <w:marBottom w:val="0"/>
      <w:divBdr>
        <w:top w:val="none" w:sz="0" w:space="0" w:color="auto"/>
        <w:left w:val="none" w:sz="0" w:space="0" w:color="auto"/>
        <w:bottom w:val="none" w:sz="0" w:space="0" w:color="auto"/>
        <w:right w:val="none" w:sz="0" w:space="0" w:color="auto"/>
      </w:divBdr>
    </w:div>
    <w:div w:id="1068113810">
      <w:bodyDiv w:val="1"/>
      <w:marLeft w:val="0"/>
      <w:marRight w:val="0"/>
      <w:marTop w:val="0"/>
      <w:marBottom w:val="0"/>
      <w:divBdr>
        <w:top w:val="none" w:sz="0" w:space="0" w:color="auto"/>
        <w:left w:val="none" w:sz="0" w:space="0" w:color="auto"/>
        <w:bottom w:val="none" w:sz="0" w:space="0" w:color="auto"/>
        <w:right w:val="none" w:sz="0" w:space="0" w:color="auto"/>
      </w:divBdr>
    </w:div>
    <w:div w:id="1068500068">
      <w:bodyDiv w:val="1"/>
      <w:marLeft w:val="0"/>
      <w:marRight w:val="0"/>
      <w:marTop w:val="0"/>
      <w:marBottom w:val="0"/>
      <w:divBdr>
        <w:top w:val="none" w:sz="0" w:space="0" w:color="auto"/>
        <w:left w:val="none" w:sz="0" w:space="0" w:color="auto"/>
        <w:bottom w:val="none" w:sz="0" w:space="0" w:color="auto"/>
        <w:right w:val="none" w:sz="0" w:space="0" w:color="auto"/>
      </w:divBdr>
    </w:div>
    <w:div w:id="1068917778">
      <w:bodyDiv w:val="1"/>
      <w:marLeft w:val="0"/>
      <w:marRight w:val="0"/>
      <w:marTop w:val="0"/>
      <w:marBottom w:val="0"/>
      <w:divBdr>
        <w:top w:val="none" w:sz="0" w:space="0" w:color="auto"/>
        <w:left w:val="none" w:sz="0" w:space="0" w:color="auto"/>
        <w:bottom w:val="none" w:sz="0" w:space="0" w:color="auto"/>
        <w:right w:val="none" w:sz="0" w:space="0" w:color="auto"/>
      </w:divBdr>
    </w:div>
    <w:div w:id="1069695024">
      <w:bodyDiv w:val="1"/>
      <w:marLeft w:val="0"/>
      <w:marRight w:val="0"/>
      <w:marTop w:val="0"/>
      <w:marBottom w:val="0"/>
      <w:divBdr>
        <w:top w:val="none" w:sz="0" w:space="0" w:color="auto"/>
        <w:left w:val="none" w:sz="0" w:space="0" w:color="auto"/>
        <w:bottom w:val="none" w:sz="0" w:space="0" w:color="auto"/>
        <w:right w:val="none" w:sz="0" w:space="0" w:color="auto"/>
      </w:divBdr>
    </w:div>
    <w:div w:id="1077434074">
      <w:bodyDiv w:val="1"/>
      <w:marLeft w:val="0"/>
      <w:marRight w:val="0"/>
      <w:marTop w:val="0"/>
      <w:marBottom w:val="0"/>
      <w:divBdr>
        <w:top w:val="none" w:sz="0" w:space="0" w:color="auto"/>
        <w:left w:val="none" w:sz="0" w:space="0" w:color="auto"/>
        <w:bottom w:val="none" w:sz="0" w:space="0" w:color="auto"/>
        <w:right w:val="none" w:sz="0" w:space="0" w:color="auto"/>
      </w:divBdr>
    </w:div>
    <w:div w:id="1078208345">
      <w:bodyDiv w:val="1"/>
      <w:marLeft w:val="0"/>
      <w:marRight w:val="0"/>
      <w:marTop w:val="0"/>
      <w:marBottom w:val="0"/>
      <w:divBdr>
        <w:top w:val="none" w:sz="0" w:space="0" w:color="auto"/>
        <w:left w:val="none" w:sz="0" w:space="0" w:color="auto"/>
        <w:bottom w:val="none" w:sz="0" w:space="0" w:color="auto"/>
        <w:right w:val="none" w:sz="0" w:space="0" w:color="auto"/>
      </w:divBdr>
    </w:div>
    <w:div w:id="1078792813">
      <w:bodyDiv w:val="1"/>
      <w:marLeft w:val="0"/>
      <w:marRight w:val="0"/>
      <w:marTop w:val="0"/>
      <w:marBottom w:val="0"/>
      <w:divBdr>
        <w:top w:val="none" w:sz="0" w:space="0" w:color="auto"/>
        <w:left w:val="none" w:sz="0" w:space="0" w:color="auto"/>
        <w:bottom w:val="none" w:sz="0" w:space="0" w:color="auto"/>
        <w:right w:val="none" w:sz="0" w:space="0" w:color="auto"/>
      </w:divBdr>
    </w:div>
    <w:div w:id="1079136574">
      <w:bodyDiv w:val="1"/>
      <w:marLeft w:val="0"/>
      <w:marRight w:val="0"/>
      <w:marTop w:val="0"/>
      <w:marBottom w:val="0"/>
      <w:divBdr>
        <w:top w:val="none" w:sz="0" w:space="0" w:color="auto"/>
        <w:left w:val="none" w:sz="0" w:space="0" w:color="auto"/>
        <w:bottom w:val="none" w:sz="0" w:space="0" w:color="auto"/>
        <w:right w:val="none" w:sz="0" w:space="0" w:color="auto"/>
      </w:divBdr>
    </w:div>
    <w:div w:id="1079138038">
      <w:bodyDiv w:val="1"/>
      <w:marLeft w:val="0"/>
      <w:marRight w:val="0"/>
      <w:marTop w:val="0"/>
      <w:marBottom w:val="0"/>
      <w:divBdr>
        <w:top w:val="none" w:sz="0" w:space="0" w:color="auto"/>
        <w:left w:val="none" w:sz="0" w:space="0" w:color="auto"/>
        <w:bottom w:val="none" w:sz="0" w:space="0" w:color="auto"/>
        <w:right w:val="none" w:sz="0" w:space="0" w:color="auto"/>
      </w:divBdr>
    </w:div>
    <w:div w:id="1082220006">
      <w:bodyDiv w:val="1"/>
      <w:marLeft w:val="0"/>
      <w:marRight w:val="0"/>
      <w:marTop w:val="0"/>
      <w:marBottom w:val="0"/>
      <w:divBdr>
        <w:top w:val="none" w:sz="0" w:space="0" w:color="auto"/>
        <w:left w:val="none" w:sz="0" w:space="0" w:color="auto"/>
        <w:bottom w:val="none" w:sz="0" w:space="0" w:color="auto"/>
        <w:right w:val="none" w:sz="0" w:space="0" w:color="auto"/>
      </w:divBdr>
    </w:div>
    <w:div w:id="1082289789">
      <w:bodyDiv w:val="1"/>
      <w:marLeft w:val="0"/>
      <w:marRight w:val="0"/>
      <w:marTop w:val="0"/>
      <w:marBottom w:val="0"/>
      <w:divBdr>
        <w:top w:val="none" w:sz="0" w:space="0" w:color="auto"/>
        <w:left w:val="none" w:sz="0" w:space="0" w:color="auto"/>
        <w:bottom w:val="none" w:sz="0" w:space="0" w:color="auto"/>
        <w:right w:val="none" w:sz="0" w:space="0" w:color="auto"/>
      </w:divBdr>
    </w:div>
    <w:div w:id="1083643094">
      <w:bodyDiv w:val="1"/>
      <w:marLeft w:val="0"/>
      <w:marRight w:val="0"/>
      <w:marTop w:val="0"/>
      <w:marBottom w:val="0"/>
      <w:divBdr>
        <w:top w:val="none" w:sz="0" w:space="0" w:color="auto"/>
        <w:left w:val="none" w:sz="0" w:space="0" w:color="auto"/>
        <w:bottom w:val="none" w:sz="0" w:space="0" w:color="auto"/>
        <w:right w:val="none" w:sz="0" w:space="0" w:color="auto"/>
      </w:divBdr>
    </w:div>
    <w:div w:id="1084061403">
      <w:bodyDiv w:val="1"/>
      <w:marLeft w:val="0"/>
      <w:marRight w:val="0"/>
      <w:marTop w:val="0"/>
      <w:marBottom w:val="0"/>
      <w:divBdr>
        <w:top w:val="none" w:sz="0" w:space="0" w:color="auto"/>
        <w:left w:val="none" w:sz="0" w:space="0" w:color="auto"/>
        <w:bottom w:val="none" w:sz="0" w:space="0" w:color="auto"/>
        <w:right w:val="none" w:sz="0" w:space="0" w:color="auto"/>
      </w:divBdr>
    </w:div>
    <w:div w:id="1084955167">
      <w:bodyDiv w:val="1"/>
      <w:marLeft w:val="0"/>
      <w:marRight w:val="0"/>
      <w:marTop w:val="0"/>
      <w:marBottom w:val="0"/>
      <w:divBdr>
        <w:top w:val="none" w:sz="0" w:space="0" w:color="auto"/>
        <w:left w:val="none" w:sz="0" w:space="0" w:color="auto"/>
        <w:bottom w:val="none" w:sz="0" w:space="0" w:color="auto"/>
        <w:right w:val="none" w:sz="0" w:space="0" w:color="auto"/>
      </w:divBdr>
    </w:div>
    <w:div w:id="1085959276">
      <w:bodyDiv w:val="1"/>
      <w:marLeft w:val="0"/>
      <w:marRight w:val="0"/>
      <w:marTop w:val="0"/>
      <w:marBottom w:val="0"/>
      <w:divBdr>
        <w:top w:val="none" w:sz="0" w:space="0" w:color="auto"/>
        <w:left w:val="none" w:sz="0" w:space="0" w:color="auto"/>
        <w:bottom w:val="none" w:sz="0" w:space="0" w:color="auto"/>
        <w:right w:val="none" w:sz="0" w:space="0" w:color="auto"/>
      </w:divBdr>
    </w:div>
    <w:div w:id="1086996526">
      <w:bodyDiv w:val="1"/>
      <w:marLeft w:val="0"/>
      <w:marRight w:val="0"/>
      <w:marTop w:val="0"/>
      <w:marBottom w:val="0"/>
      <w:divBdr>
        <w:top w:val="none" w:sz="0" w:space="0" w:color="auto"/>
        <w:left w:val="none" w:sz="0" w:space="0" w:color="auto"/>
        <w:bottom w:val="none" w:sz="0" w:space="0" w:color="auto"/>
        <w:right w:val="none" w:sz="0" w:space="0" w:color="auto"/>
      </w:divBdr>
    </w:div>
    <w:div w:id="1089697007">
      <w:bodyDiv w:val="1"/>
      <w:marLeft w:val="0"/>
      <w:marRight w:val="0"/>
      <w:marTop w:val="0"/>
      <w:marBottom w:val="0"/>
      <w:divBdr>
        <w:top w:val="none" w:sz="0" w:space="0" w:color="auto"/>
        <w:left w:val="none" w:sz="0" w:space="0" w:color="auto"/>
        <w:bottom w:val="none" w:sz="0" w:space="0" w:color="auto"/>
        <w:right w:val="none" w:sz="0" w:space="0" w:color="auto"/>
      </w:divBdr>
    </w:div>
    <w:div w:id="1091203111">
      <w:bodyDiv w:val="1"/>
      <w:marLeft w:val="0"/>
      <w:marRight w:val="0"/>
      <w:marTop w:val="0"/>
      <w:marBottom w:val="0"/>
      <w:divBdr>
        <w:top w:val="none" w:sz="0" w:space="0" w:color="auto"/>
        <w:left w:val="none" w:sz="0" w:space="0" w:color="auto"/>
        <w:bottom w:val="none" w:sz="0" w:space="0" w:color="auto"/>
        <w:right w:val="none" w:sz="0" w:space="0" w:color="auto"/>
      </w:divBdr>
    </w:div>
    <w:div w:id="1092818373">
      <w:bodyDiv w:val="1"/>
      <w:marLeft w:val="0"/>
      <w:marRight w:val="0"/>
      <w:marTop w:val="0"/>
      <w:marBottom w:val="0"/>
      <w:divBdr>
        <w:top w:val="none" w:sz="0" w:space="0" w:color="auto"/>
        <w:left w:val="none" w:sz="0" w:space="0" w:color="auto"/>
        <w:bottom w:val="none" w:sz="0" w:space="0" w:color="auto"/>
        <w:right w:val="none" w:sz="0" w:space="0" w:color="auto"/>
      </w:divBdr>
    </w:div>
    <w:div w:id="1098334242">
      <w:bodyDiv w:val="1"/>
      <w:marLeft w:val="0"/>
      <w:marRight w:val="0"/>
      <w:marTop w:val="0"/>
      <w:marBottom w:val="0"/>
      <w:divBdr>
        <w:top w:val="none" w:sz="0" w:space="0" w:color="auto"/>
        <w:left w:val="none" w:sz="0" w:space="0" w:color="auto"/>
        <w:bottom w:val="none" w:sz="0" w:space="0" w:color="auto"/>
        <w:right w:val="none" w:sz="0" w:space="0" w:color="auto"/>
      </w:divBdr>
    </w:div>
    <w:div w:id="1101025469">
      <w:bodyDiv w:val="1"/>
      <w:marLeft w:val="0"/>
      <w:marRight w:val="0"/>
      <w:marTop w:val="0"/>
      <w:marBottom w:val="0"/>
      <w:divBdr>
        <w:top w:val="none" w:sz="0" w:space="0" w:color="auto"/>
        <w:left w:val="none" w:sz="0" w:space="0" w:color="auto"/>
        <w:bottom w:val="none" w:sz="0" w:space="0" w:color="auto"/>
        <w:right w:val="none" w:sz="0" w:space="0" w:color="auto"/>
      </w:divBdr>
    </w:div>
    <w:div w:id="1103499618">
      <w:bodyDiv w:val="1"/>
      <w:marLeft w:val="0"/>
      <w:marRight w:val="0"/>
      <w:marTop w:val="0"/>
      <w:marBottom w:val="0"/>
      <w:divBdr>
        <w:top w:val="none" w:sz="0" w:space="0" w:color="auto"/>
        <w:left w:val="none" w:sz="0" w:space="0" w:color="auto"/>
        <w:bottom w:val="none" w:sz="0" w:space="0" w:color="auto"/>
        <w:right w:val="none" w:sz="0" w:space="0" w:color="auto"/>
      </w:divBdr>
    </w:div>
    <w:div w:id="1106077031">
      <w:bodyDiv w:val="1"/>
      <w:marLeft w:val="0"/>
      <w:marRight w:val="0"/>
      <w:marTop w:val="0"/>
      <w:marBottom w:val="0"/>
      <w:divBdr>
        <w:top w:val="none" w:sz="0" w:space="0" w:color="auto"/>
        <w:left w:val="none" w:sz="0" w:space="0" w:color="auto"/>
        <w:bottom w:val="none" w:sz="0" w:space="0" w:color="auto"/>
        <w:right w:val="none" w:sz="0" w:space="0" w:color="auto"/>
      </w:divBdr>
    </w:div>
    <w:div w:id="1106265267">
      <w:bodyDiv w:val="1"/>
      <w:marLeft w:val="0"/>
      <w:marRight w:val="0"/>
      <w:marTop w:val="0"/>
      <w:marBottom w:val="0"/>
      <w:divBdr>
        <w:top w:val="none" w:sz="0" w:space="0" w:color="auto"/>
        <w:left w:val="none" w:sz="0" w:space="0" w:color="auto"/>
        <w:bottom w:val="none" w:sz="0" w:space="0" w:color="auto"/>
        <w:right w:val="none" w:sz="0" w:space="0" w:color="auto"/>
      </w:divBdr>
    </w:div>
    <w:div w:id="1106268777">
      <w:bodyDiv w:val="1"/>
      <w:marLeft w:val="0"/>
      <w:marRight w:val="0"/>
      <w:marTop w:val="0"/>
      <w:marBottom w:val="0"/>
      <w:divBdr>
        <w:top w:val="none" w:sz="0" w:space="0" w:color="auto"/>
        <w:left w:val="none" w:sz="0" w:space="0" w:color="auto"/>
        <w:bottom w:val="none" w:sz="0" w:space="0" w:color="auto"/>
        <w:right w:val="none" w:sz="0" w:space="0" w:color="auto"/>
      </w:divBdr>
    </w:div>
    <w:div w:id="1106775457">
      <w:bodyDiv w:val="1"/>
      <w:marLeft w:val="0"/>
      <w:marRight w:val="0"/>
      <w:marTop w:val="0"/>
      <w:marBottom w:val="0"/>
      <w:divBdr>
        <w:top w:val="none" w:sz="0" w:space="0" w:color="auto"/>
        <w:left w:val="none" w:sz="0" w:space="0" w:color="auto"/>
        <w:bottom w:val="none" w:sz="0" w:space="0" w:color="auto"/>
        <w:right w:val="none" w:sz="0" w:space="0" w:color="auto"/>
      </w:divBdr>
    </w:div>
    <w:div w:id="1106803220">
      <w:bodyDiv w:val="1"/>
      <w:marLeft w:val="0"/>
      <w:marRight w:val="0"/>
      <w:marTop w:val="0"/>
      <w:marBottom w:val="0"/>
      <w:divBdr>
        <w:top w:val="none" w:sz="0" w:space="0" w:color="auto"/>
        <w:left w:val="none" w:sz="0" w:space="0" w:color="auto"/>
        <w:bottom w:val="none" w:sz="0" w:space="0" w:color="auto"/>
        <w:right w:val="none" w:sz="0" w:space="0" w:color="auto"/>
      </w:divBdr>
    </w:div>
    <w:div w:id="1108626783">
      <w:bodyDiv w:val="1"/>
      <w:marLeft w:val="0"/>
      <w:marRight w:val="0"/>
      <w:marTop w:val="0"/>
      <w:marBottom w:val="0"/>
      <w:divBdr>
        <w:top w:val="none" w:sz="0" w:space="0" w:color="auto"/>
        <w:left w:val="none" w:sz="0" w:space="0" w:color="auto"/>
        <w:bottom w:val="none" w:sz="0" w:space="0" w:color="auto"/>
        <w:right w:val="none" w:sz="0" w:space="0" w:color="auto"/>
      </w:divBdr>
    </w:div>
    <w:div w:id="1111626826">
      <w:bodyDiv w:val="1"/>
      <w:marLeft w:val="0"/>
      <w:marRight w:val="0"/>
      <w:marTop w:val="0"/>
      <w:marBottom w:val="0"/>
      <w:divBdr>
        <w:top w:val="none" w:sz="0" w:space="0" w:color="auto"/>
        <w:left w:val="none" w:sz="0" w:space="0" w:color="auto"/>
        <w:bottom w:val="none" w:sz="0" w:space="0" w:color="auto"/>
        <w:right w:val="none" w:sz="0" w:space="0" w:color="auto"/>
      </w:divBdr>
    </w:div>
    <w:div w:id="1111708061">
      <w:bodyDiv w:val="1"/>
      <w:marLeft w:val="0"/>
      <w:marRight w:val="0"/>
      <w:marTop w:val="0"/>
      <w:marBottom w:val="0"/>
      <w:divBdr>
        <w:top w:val="none" w:sz="0" w:space="0" w:color="auto"/>
        <w:left w:val="none" w:sz="0" w:space="0" w:color="auto"/>
        <w:bottom w:val="none" w:sz="0" w:space="0" w:color="auto"/>
        <w:right w:val="none" w:sz="0" w:space="0" w:color="auto"/>
      </w:divBdr>
    </w:div>
    <w:div w:id="1112936094">
      <w:bodyDiv w:val="1"/>
      <w:marLeft w:val="0"/>
      <w:marRight w:val="0"/>
      <w:marTop w:val="0"/>
      <w:marBottom w:val="0"/>
      <w:divBdr>
        <w:top w:val="none" w:sz="0" w:space="0" w:color="auto"/>
        <w:left w:val="none" w:sz="0" w:space="0" w:color="auto"/>
        <w:bottom w:val="none" w:sz="0" w:space="0" w:color="auto"/>
        <w:right w:val="none" w:sz="0" w:space="0" w:color="auto"/>
      </w:divBdr>
    </w:div>
    <w:div w:id="1113672031">
      <w:bodyDiv w:val="1"/>
      <w:marLeft w:val="0"/>
      <w:marRight w:val="0"/>
      <w:marTop w:val="0"/>
      <w:marBottom w:val="0"/>
      <w:divBdr>
        <w:top w:val="none" w:sz="0" w:space="0" w:color="auto"/>
        <w:left w:val="none" w:sz="0" w:space="0" w:color="auto"/>
        <w:bottom w:val="none" w:sz="0" w:space="0" w:color="auto"/>
        <w:right w:val="none" w:sz="0" w:space="0" w:color="auto"/>
      </w:divBdr>
    </w:div>
    <w:div w:id="1116945292">
      <w:bodyDiv w:val="1"/>
      <w:marLeft w:val="0"/>
      <w:marRight w:val="0"/>
      <w:marTop w:val="0"/>
      <w:marBottom w:val="0"/>
      <w:divBdr>
        <w:top w:val="none" w:sz="0" w:space="0" w:color="auto"/>
        <w:left w:val="none" w:sz="0" w:space="0" w:color="auto"/>
        <w:bottom w:val="none" w:sz="0" w:space="0" w:color="auto"/>
        <w:right w:val="none" w:sz="0" w:space="0" w:color="auto"/>
      </w:divBdr>
    </w:div>
    <w:div w:id="1121343389">
      <w:bodyDiv w:val="1"/>
      <w:marLeft w:val="0"/>
      <w:marRight w:val="0"/>
      <w:marTop w:val="0"/>
      <w:marBottom w:val="0"/>
      <w:divBdr>
        <w:top w:val="none" w:sz="0" w:space="0" w:color="auto"/>
        <w:left w:val="none" w:sz="0" w:space="0" w:color="auto"/>
        <w:bottom w:val="none" w:sz="0" w:space="0" w:color="auto"/>
        <w:right w:val="none" w:sz="0" w:space="0" w:color="auto"/>
      </w:divBdr>
    </w:div>
    <w:div w:id="1126774265">
      <w:bodyDiv w:val="1"/>
      <w:marLeft w:val="0"/>
      <w:marRight w:val="0"/>
      <w:marTop w:val="0"/>
      <w:marBottom w:val="0"/>
      <w:divBdr>
        <w:top w:val="none" w:sz="0" w:space="0" w:color="auto"/>
        <w:left w:val="none" w:sz="0" w:space="0" w:color="auto"/>
        <w:bottom w:val="none" w:sz="0" w:space="0" w:color="auto"/>
        <w:right w:val="none" w:sz="0" w:space="0" w:color="auto"/>
      </w:divBdr>
    </w:div>
    <w:div w:id="1126968626">
      <w:bodyDiv w:val="1"/>
      <w:marLeft w:val="0"/>
      <w:marRight w:val="0"/>
      <w:marTop w:val="0"/>
      <w:marBottom w:val="0"/>
      <w:divBdr>
        <w:top w:val="none" w:sz="0" w:space="0" w:color="auto"/>
        <w:left w:val="none" w:sz="0" w:space="0" w:color="auto"/>
        <w:bottom w:val="none" w:sz="0" w:space="0" w:color="auto"/>
        <w:right w:val="none" w:sz="0" w:space="0" w:color="auto"/>
      </w:divBdr>
    </w:div>
    <w:div w:id="1127354975">
      <w:bodyDiv w:val="1"/>
      <w:marLeft w:val="0"/>
      <w:marRight w:val="0"/>
      <w:marTop w:val="0"/>
      <w:marBottom w:val="0"/>
      <w:divBdr>
        <w:top w:val="none" w:sz="0" w:space="0" w:color="auto"/>
        <w:left w:val="none" w:sz="0" w:space="0" w:color="auto"/>
        <w:bottom w:val="none" w:sz="0" w:space="0" w:color="auto"/>
        <w:right w:val="none" w:sz="0" w:space="0" w:color="auto"/>
      </w:divBdr>
    </w:div>
    <w:div w:id="1128469168">
      <w:bodyDiv w:val="1"/>
      <w:marLeft w:val="0"/>
      <w:marRight w:val="0"/>
      <w:marTop w:val="0"/>
      <w:marBottom w:val="0"/>
      <w:divBdr>
        <w:top w:val="none" w:sz="0" w:space="0" w:color="auto"/>
        <w:left w:val="none" w:sz="0" w:space="0" w:color="auto"/>
        <w:bottom w:val="none" w:sz="0" w:space="0" w:color="auto"/>
        <w:right w:val="none" w:sz="0" w:space="0" w:color="auto"/>
      </w:divBdr>
    </w:div>
    <w:div w:id="1130519243">
      <w:bodyDiv w:val="1"/>
      <w:marLeft w:val="0"/>
      <w:marRight w:val="0"/>
      <w:marTop w:val="0"/>
      <w:marBottom w:val="0"/>
      <w:divBdr>
        <w:top w:val="none" w:sz="0" w:space="0" w:color="auto"/>
        <w:left w:val="none" w:sz="0" w:space="0" w:color="auto"/>
        <w:bottom w:val="none" w:sz="0" w:space="0" w:color="auto"/>
        <w:right w:val="none" w:sz="0" w:space="0" w:color="auto"/>
      </w:divBdr>
    </w:div>
    <w:div w:id="1130712561">
      <w:bodyDiv w:val="1"/>
      <w:marLeft w:val="0"/>
      <w:marRight w:val="0"/>
      <w:marTop w:val="0"/>
      <w:marBottom w:val="0"/>
      <w:divBdr>
        <w:top w:val="none" w:sz="0" w:space="0" w:color="auto"/>
        <w:left w:val="none" w:sz="0" w:space="0" w:color="auto"/>
        <w:bottom w:val="none" w:sz="0" w:space="0" w:color="auto"/>
        <w:right w:val="none" w:sz="0" w:space="0" w:color="auto"/>
      </w:divBdr>
    </w:div>
    <w:div w:id="1131901284">
      <w:bodyDiv w:val="1"/>
      <w:marLeft w:val="0"/>
      <w:marRight w:val="0"/>
      <w:marTop w:val="0"/>
      <w:marBottom w:val="0"/>
      <w:divBdr>
        <w:top w:val="none" w:sz="0" w:space="0" w:color="auto"/>
        <w:left w:val="none" w:sz="0" w:space="0" w:color="auto"/>
        <w:bottom w:val="none" w:sz="0" w:space="0" w:color="auto"/>
        <w:right w:val="none" w:sz="0" w:space="0" w:color="auto"/>
      </w:divBdr>
    </w:div>
    <w:div w:id="1133911019">
      <w:bodyDiv w:val="1"/>
      <w:marLeft w:val="0"/>
      <w:marRight w:val="0"/>
      <w:marTop w:val="0"/>
      <w:marBottom w:val="0"/>
      <w:divBdr>
        <w:top w:val="none" w:sz="0" w:space="0" w:color="auto"/>
        <w:left w:val="none" w:sz="0" w:space="0" w:color="auto"/>
        <w:bottom w:val="none" w:sz="0" w:space="0" w:color="auto"/>
        <w:right w:val="none" w:sz="0" w:space="0" w:color="auto"/>
      </w:divBdr>
    </w:div>
    <w:div w:id="1134450188">
      <w:bodyDiv w:val="1"/>
      <w:marLeft w:val="0"/>
      <w:marRight w:val="0"/>
      <w:marTop w:val="0"/>
      <w:marBottom w:val="0"/>
      <w:divBdr>
        <w:top w:val="none" w:sz="0" w:space="0" w:color="auto"/>
        <w:left w:val="none" w:sz="0" w:space="0" w:color="auto"/>
        <w:bottom w:val="none" w:sz="0" w:space="0" w:color="auto"/>
        <w:right w:val="none" w:sz="0" w:space="0" w:color="auto"/>
      </w:divBdr>
    </w:div>
    <w:div w:id="1135029203">
      <w:bodyDiv w:val="1"/>
      <w:marLeft w:val="0"/>
      <w:marRight w:val="0"/>
      <w:marTop w:val="0"/>
      <w:marBottom w:val="0"/>
      <w:divBdr>
        <w:top w:val="none" w:sz="0" w:space="0" w:color="auto"/>
        <w:left w:val="none" w:sz="0" w:space="0" w:color="auto"/>
        <w:bottom w:val="none" w:sz="0" w:space="0" w:color="auto"/>
        <w:right w:val="none" w:sz="0" w:space="0" w:color="auto"/>
      </w:divBdr>
    </w:div>
    <w:div w:id="1135608562">
      <w:bodyDiv w:val="1"/>
      <w:marLeft w:val="0"/>
      <w:marRight w:val="0"/>
      <w:marTop w:val="0"/>
      <w:marBottom w:val="0"/>
      <w:divBdr>
        <w:top w:val="none" w:sz="0" w:space="0" w:color="auto"/>
        <w:left w:val="none" w:sz="0" w:space="0" w:color="auto"/>
        <w:bottom w:val="none" w:sz="0" w:space="0" w:color="auto"/>
        <w:right w:val="none" w:sz="0" w:space="0" w:color="auto"/>
      </w:divBdr>
    </w:div>
    <w:div w:id="1136099287">
      <w:bodyDiv w:val="1"/>
      <w:marLeft w:val="0"/>
      <w:marRight w:val="0"/>
      <w:marTop w:val="0"/>
      <w:marBottom w:val="0"/>
      <w:divBdr>
        <w:top w:val="none" w:sz="0" w:space="0" w:color="auto"/>
        <w:left w:val="none" w:sz="0" w:space="0" w:color="auto"/>
        <w:bottom w:val="none" w:sz="0" w:space="0" w:color="auto"/>
        <w:right w:val="none" w:sz="0" w:space="0" w:color="auto"/>
      </w:divBdr>
    </w:div>
    <w:div w:id="1138374756">
      <w:bodyDiv w:val="1"/>
      <w:marLeft w:val="0"/>
      <w:marRight w:val="0"/>
      <w:marTop w:val="0"/>
      <w:marBottom w:val="0"/>
      <w:divBdr>
        <w:top w:val="none" w:sz="0" w:space="0" w:color="auto"/>
        <w:left w:val="none" w:sz="0" w:space="0" w:color="auto"/>
        <w:bottom w:val="none" w:sz="0" w:space="0" w:color="auto"/>
        <w:right w:val="none" w:sz="0" w:space="0" w:color="auto"/>
      </w:divBdr>
    </w:div>
    <w:div w:id="1141850838">
      <w:bodyDiv w:val="1"/>
      <w:marLeft w:val="0"/>
      <w:marRight w:val="0"/>
      <w:marTop w:val="0"/>
      <w:marBottom w:val="0"/>
      <w:divBdr>
        <w:top w:val="none" w:sz="0" w:space="0" w:color="auto"/>
        <w:left w:val="none" w:sz="0" w:space="0" w:color="auto"/>
        <w:bottom w:val="none" w:sz="0" w:space="0" w:color="auto"/>
        <w:right w:val="none" w:sz="0" w:space="0" w:color="auto"/>
      </w:divBdr>
    </w:div>
    <w:div w:id="1145270489">
      <w:bodyDiv w:val="1"/>
      <w:marLeft w:val="0"/>
      <w:marRight w:val="0"/>
      <w:marTop w:val="0"/>
      <w:marBottom w:val="0"/>
      <w:divBdr>
        <w:top w:val="none" w:sz="0" w:space="0" w:color="auto"/>
        <w:left w:val="none" w:sz="0" w:space="0" w:color="auto"/>
        <w:bottom w:val="none" w:sz="0" w:space="0" w:color="auto"/>
        <w:right w:val="none" w:sz="0" w:space="0" w:color="auto"/>
      </w:divBdr>
    </w:div>
    <w:div w:id="1147405121">
      <w:bodyDiv w:val="1"/>
      <w:marLeft w:val="0"/>
      <w:marRight w:val="0"/>
      <w:marTop w:val="0"/>
      <w:marBottom w:val="0"/>
      <w:divBdr>
        <w:top w:val="none" w:sz="0" w:space="0" w:color="auto"/>
        <w:left w:val="none" w:sz="0" w:space="0" w:color="auto"/>
        <w:bottom w:val="none" w:sz="0" w:space="0" w:color="auto"/>
        <w:right w:val="none" w:sz="0" w:space="0" w:color="auto"/>
      </w:divBdr>
    </w:div>
    <w:div w:id="1147431081">
      <w:bodyDiv w:val="1"/>
      <w:marLeft w:val="0"/>
      <w:marRight w:val="0"/>
      <w:marTop w:val="0"/>
      <w:marBottom w:val="0"/>
      <w:divBdr>
        <w:top w:val="none" w:sz="0" w:space="0" w:color="auto"/>
        <w:left w:val="none" w:sz="0" w:space="0" w:color="auto"/>
        <w:bottom w:val="none" w:sz="0" w:space="0" w:color="auto"/>
        <w:right w:val="none" w:sz="0" w:space="0" w:color="auto"/>
      </w:divBdr>
    </w:div>
    <w:div w:id="1148785682">
      <w:bodyDiv w:val="1"/>
      <w:marLeft w:val="0"/>
      <w:marRight w:val="0"/>
      <w:marTop w:val="0"/>
      <w:marBottom w:val="0"/>
      <w:divBdr>
        <w:top w:val="none" w:sz="0" w:space="0" w:color="auto"/>
        <w:left w:val="none" w:sz="0" w:space="0" w:color="auto"/>
        <w:bottom w:val="none" w:sz="0" w:space="0" w:color="auto"/>
        <w:right w:val="none" w:sz="0" w:space="0" w:color="auto"/>
      </w:divBdr>
    </w:div>
    <w:div w:id="1149202674">
      <w:bodyDiv w:val="1"/>
      <w:marLeft w:val="0"/>
      <w:marRight w:val="0"/>
      <w:marTop w:val="0"/>
      <w:marBottom w:val="0"/>
      <w:divBdr>
        <w:top w:val="none" w:sz="0" w:space="0" w:color="auto"/>
        <w:left w:val="none" w:sz="0" w:space="0" w:color="auto"/>
        <w:bottom w:val="none" w:sz="0" w:space="0" w:color="auto"/>
        <w:right w:val="none" w:sz="0" w:space="0" w:color="auto"/>
      </w:divBdr>
    </w:div>
    <w:div w:id="1149787568">
      <w:bodyDiv w:val="1"/>
      <w:marLeft w:val="0"/>
      <w:marRight w:val="0"/>
      <w:marTop w:val="0"/>
      <w:marBottom w:val="0"/>
      <w:divBdr>
        <w:top w:val="none" w:sz="0" w:space="0" w:color="auto"/>
        <w:left w:val="none" w:sz="0" w:space="0" w:color="auto"/>
        <w:bottom w:val="none" w:sz="0" w:space="0" w:color="auto"/>
        <w:right w:val="none" w:sz="0" w:space="0" w:color="auto"/>
      </w:divBdr>
    </w:div>
    <w:div w:id="1151362699">
      <w:bodyDiv w:val="1"/>
      <w:marLeft w:val="0"/>
      <w:marRight w:val="0"/>
      <w:marTop w:val="0"/>
      <w:marBottom w:val="0"/>
      <w:divBdr>
        <w:top w:val="none" w:sz="0" w:space="0" w:color="auto"/>
        <w:left w:val="none" w:sz="0" w:space="0" w:color="auto"/>
        <w:bottom w:val="none" w:sz="0" w:space="0" w:color="auto"/>
        <w:right w:val="none" w:sz="0" w:space="0" w:color="auto"/>
      </w:divBdr>
    </w:div>
    <w:div w:id="1151872282">
      <w:bodyDiv w:val="1"/>
      <w:marLeft w:val="0"/>
      <w:marRight w:val="0"/>
      <w:marTop w:val="0"/>
      <w:marBottom w:val="0"/>
      <w:divBdr>
        <w:top w:val="none" w:sz="0" w:space="0" w:color="auto"/>
        <w:left w:val="none" w:sz="0" w:space="0" w:color="auto"/>
        <w:bottom w:val="none" w:sz="0" w:space="0" w:color="auto"/>
        <w:right w:val="none" w:sz="0" w:space="0" w:color="auto"/>
      </w:divBdr>
    </w:div>
    <w:div w:id="1154181753">
      <w:bodyDiv w:val="1"/>
      <w:marLeft w:val="0"/>
      <w:marRight w:val="0"/>
      <w:marTop w:val="0"/>
      <w:marBottom w:val="0"/>
      <w:divBdr>
        <w:top w:val="none" w:sz="0" w:space="0" w:color="auto"/>
        <w:left w:val="none" w:sz="0" w:space="0" w:color="auto"/>
        <w:bottom w:val="none" w:sz="0" w:space="0" w:color="auto"/>
        <w:right w:val="none" w:sz="0" w:space="0" w:color="auto"/>
      </w:divBdr>
    </w:div>
    <w:div w:id="1157572831">
      <w:bodyDiv w:val="1"/>
      <w:marLeft w:val="0"/>
      <w:marRight w:val="0"/>
      <w:marTop w:val="0"/>
      <w:marBottom w:val="0"/>
      <w:divBdr>
        <w:top w:val="none" w:sz="0" w:space="0" w:color="auto"/>
        <w:left w:val="none" w:sz="0" w:space="0" w:color="auto"/>
        <w:bottom w:val="none" w:sz="0" w:space="0" w:color="auto"/>
        <w:right w:val="none" w:sz="0" w:space="0" w:color="auto"/>
      </w:divBdr>
    </w:div>
    <w:div w:id="1159347198">
      <w:bodyDiv w:val="1"/>
      <w:marLeft w:val="0"/>
      <w:marRight w:val="0"/>
      <w:marTop w:val="0"/>
      <w:marBottom w:val="0"/>
      <w:divBdr>
        <w:top w:val="none" w:sz="0" w:space="0" w:color="auto"/>
        <w:left w:val="none" w:sz="0" w:space="0" w:color="auto"/>
        <w:bottom w:val="none" w:sz="0" w:space="0" w:color="auto"/>
        <w:right w:val="none" w:sz="0" w:space="0" w:color="auto"/>
      </w:divBdr>
    </w:div>
    <w:div w:id="1160973151">
      <w:bodyDiv w:val="1"/>
      <w:marLeft w:val="0"/>
      <w:marRight w:val="0"/>
      <w:marTop w:val="0"/>
      <w:marBottom w:val="0"/>
      <w:divBdr>
        <w:top w:val="none" w:sz="0" w:space="0" w:color="auto"/>
        <w:left w:val="none" w:sz="0" w:space="0" w:color="auto"/>
        <w:bottom w:val="none" w:sz="0" w:space="0" w:color="auto"/>
        <w:right w:val="none" w:sz="0" w:space="0" w:color="auto"/>
      </w:divBdr>
    </w:div>
    <w:div w:id="1161896745">
      <w:bodyDiv w:val="1"/>
      <w:marLeft w:val="0"/>
      <w:marRight w:val="0"/>
      <w:marTop w:val="0"/>
      <w:marBottom w:val="0"/>
      <w:divBdr>
        <w:top w:val="none" w:sz="0" w:space="0" w:color="auto"/>
        <w:left w:val="none" w:sz="0" w:space="0" w:color="auto"/>
        <w:bottom w:val="none" w:sz="0" w:space="0" w:color="auto"/>
        <w:right w:val="none" w:sz="0" w:space="0" w:color="auto"/>
      </w:divBdr>
    </w:div>
    <w:div w:id="1165630572">
      <w:bodyDiv w:val="1"/>
      <w:marLeft w:val="0"/>
      <w:marRight w:val="0"/>
      <w:marTop w:val="0"/>
      <w:marBottom w:val="0"/>
      <w:divBdr>
        <w:top w:val="none" w:sz="0" w:space="0" w:color="auto"/>
        <w:left w:val="none" w:sz="0" w:space="0" w:color="auto"/>
        <w:bottom w:val="none" w:sz="0" w:space="0" w:color="auto"/>
        <w:right w:val="none" w:sz="0" w:space="0" w:color="auto"/>
      </w:divBdr>
    </w:div>
    <w:div w:id="1165704830">
      <w:bodyDiv w:val="1"/>
      <w:marLeft w:val="0"/>
      <w:marRight w:val="0"/>
      <w:marTop w:val="0"/>
      <w:marBottom w:val="0"/>
      <w:divBdr>
        <w:top w:val="none" w:sz="0" w:space="0" w:color="auto"/>
        <w:left w:val="none" w:sz="0" w:space="0" w:color="auto"/>
        <w:bottom w:val="none" w:sz="0" w:space="0" w:color="auto"/>
        <w:right w:val="none" w:sz="0" w:space="0" w:color="auto"/>
      </w:divBdr>
    </w:div>
    <w:div w:id="1166703899">
      <w:bodyDiv w:val="1"/>
      <w:marLeft w:val="0"/>
      <w:marRight w:val="0"/>
      <w:marTop w:val="0"/>
      <w:marBottom w:val="0"/>
      <w:divBdr>
        <w:top w:val="none" w:sz="0" w:space="0" w:color="auto"/>
        <w:left w:val="none" w:sz="0" w:space="0" w:color="auto"/>
        <w:bottom w:val="none" w:sz="0" w:space="0" w:color="auto"/>
        <w:right w:val="none" w:sz="0" w:space="0" w:color="auto"/>
      </w:divBdr>
    </w:div>
    <w:div w:id="1171724471">
      <w:bodyDiv w:val="1"/>
      <w:marLeft w:val="0"/>
      <w:marRight w:val="0"/>
      <w:marTop w:val="0"/>
      <w:marBottom w:val="0"/>
      <w:divBdr>
        <w:top w:val="none" w:sz="0" w:space="0" w:color="auto"/>
        <w:left w:val="none" w:sz="0" w:space="0" w:color="auto"/>
        <w:bottom w:val="none" w:sz="0" w:space="0" w:color="auto"/>
        <w:right w:val="none" w:sz="0" w:space="0" w:color="auto"/>
      </w:divBdr>
    </w:div>
    <w:div w:id="1175607627">
      <w:bodyDiv w:val="1"/>
      <w:marLeft w:val="0"/>
      <w:marRight w:val="0"/>
      <w:marTop w:val="0"/>
      <w:marBottom w:val="0"/>
      <w:divBdr>
        <w:top w:val="none" w:sz="0" w:space="0" w:color="auto"/>
        <w:left w:val="none" w:sz="0" w:space="0" w:color="auto"/>
        <w:bottom w:val="none" w:sz="0" w:space="0" w:color="auto"/>
        <w:right w:val="none" w:sz="0" w:space="0" w:color="auto"/>
      </w:divBdr>
    </w:div>
    <w:div w:id="1178811835">
      <w:bodyDiv w:val="1"/>
      <w:marLeft w:val="0"/>
      <w:marRight w:val="0"/>
      <w:marTop w:val="0"/>
      <w:marBottom w:val="0"/>
      <w:divBdr>
        <w:top w:val="none" w:sz="0" w:space="0" w:color="auto"/>
        <w:left w:val="none" w:sz="0" w:space="0" w:color="auto"/>
        <w:bottom w:val="none" w:sz="0" w:space="0" w:color="auto"/>
        <w:right w:val="none" w:sz="0" w:space="0" w:color="auto"/>
      </w:divBdr>
    </w:div>
    <w:div w:id="1179000898">
      <w:bodyDiv w:val="1"/>
      <w:marLeft w:val="0"/>
      <w:marRight w:val="0"/>
      <w:marTop w:val="0"/>
      <w:marBottom w:val="0"/>
      <w:divBdr>
        <w:top w:val="none" w:sz="0" w:space="0" w:color="auto"/>
        <w:left w:val="none" w:sz="0" w:space="0" w:color="auto"/>
        <w:bottom w:val="none" w:sz="0" w:space="0" w:color="auto"/>
        <w:right w:val="none" w:sz="0" w:space="0" w:color="auto"/>
      </w:divBdr>
    </w:div>
    <w:div w:id="1180894638">
      <w:bodyDiv w:val="1"/>
      <w:marLeft w:val="0"/>
      <w:marRight w:val="0"/>
      <w:marTop w:val="0"/>
      <w:marBottom w:val="0"/>
      <w:divBdr>
        <w:top w:val="none" w:sz="0" w:space="0" w:color="auto"/>
        <w:left w:val="none" w:sz="0" w:space="0" w:color="auto"/>
        <w:bottom w:val="none" w:sz="0" w:space="0" w:color="auto"/>
        <w:right w:val="none" w:sz="0" w:space="0" w:color="auto"/>
      </w:divBdr>
    </w:div>
    <w:div w:id="1181548726">
      <w:bodyDiv w:val="1"/>
      <w:marLeft w:val="0"/>
      <w:marRight w:val="0"/>
      <w:marTop w:val="0"/>
      <w:marBottom w:val="0"/>
      <w:divBdr>
        <w:top w:val="none" w:sz="0" w:space="0" w:color="auto"/>
        <w:left w:val="none" w:sz="0" w:space="0" w:color="auto"/>
        <w:bottom w:val="none" w:sz="0" w:space="0" w:color="auto"/>
        <w:right w:val="none" w:sz="0" w:space="0" w:color="auto"/>
      </w:divBdr>
    </w:div>
    <w:div w:id="1181896607">
      <w:bodyDiv w:val="1"/>
      <w:marLeft w:val="0"/>
      <w:marRight w:val="0"/>
      <w:marTop w:val="0"/>
      <w:marBottom w:val="0"/>
      <w:divBdr>
        <w:top w:val="none" w:sz="0" w:space="0" w:color="auto"/>
        <w:left w:val="none" w:sz="0" w:space="0" w:color="auto"/>
        <w:bottom w:val="none" w:sz="0" w:space="0" w:color="auto"/>
        <w:right w:val="none" w:sz="0" w:space="0" w:color="auto"/>
      </w:divBdr>
    </w:div>
    <w:div w:id="1185244030">
      <w:bodyDiv w:val="1"/>
      <w:marLeft w:val="0"/>
      <w:marRight w:val="0"/>
      <w:marTop w:val="0"/>
      <w:marBottom w:val="0"/>
      <w:divBdr>
        <w:top w:val="none" w:sz="0" w:space="0" w:color="auto"/>
        <w:left w:val="none" w:sz="0" w:space="0" w:color="auto"/>
        <w:bottom w:val="none" w:sz="0" w:space="0" w:color="auto"/>
        <w:right w:val="none" w:sz="0" w:space="0" w:color="auto"/>
      </w:divBdr>
    </w:div>
    <w:div w:id="1186022514">
      <w:bodyDiv w:val="1"/>
      <w:marLeft w:val="0"/>
      <w:marRight w:val="0"/>
      <w:marTop w:val="0"/>
      <w:marBottom w:val="0"/>
      <w:divBdr>
        <w:top w:val="none" w:sz="0" w:space="0" w:color="auto"/>
        <w:left w:val="none" w:sz="0" w:space="0" w:color="auto"/>
        <w:bottom w:val="none" w:sz="0" w:space="0" w:color="auto"/>
        <w:right w:val="none" w:sz="0" w:space="0" w:color="auto"/>
      </w:divBdr>
    </w:div>
    <w:div w:id="1186089733">
      <w:bodyDiv w:val="1"/>
      <w:marLeft w:val="0"/>
      <w:marRight w:val="0"/>
      <w:marTop w:val="0"/>
      <w:marBottom w:val="0"/>
      <w:divBdr>
        <w:top w:val="none" w:sz="0" w:space="0" w:color="auto"/>
        <w:left w:val="none" w:sz="0" w:space="0" w:color="auto"/>
        <w:bottom w:val="none" w:sz="0" w:space="0" w:color="auto"/>
        <w:right w:val="none" w:sz="0" w:space="0" w:color="auto"/>
      </w:divBdr>
    </w:div>
    <w:div w:id="1188371744">
      <w:bodyDiv w:val="1"/>
      <w:marLeft w:val="0"/>
      <w:marRight w:val="0"/>
      <w:marTop w:val="0"/>
      <w:marBottom w:val="0"/>
      <w:divBdr>
        <w:top w:val="none" w:sz="0" w:space="0" w:color="auto"/>
        <w:left w:val="none" w:sz="0" w:space="0" w:color="auto"/>
        <w:bottom w:val="none" w:sz="0" w:space="0" w:color="auto"/>
        <w:right w:val="none" w:sz="0" w:space="0" w:color="auto"/>
      </w:divBdr>
    </w:div>
    <w:div w:id="1188565253">
      <w:bodyDiv w:val="1"/>
      <w:marLeft w:val="0"/>
      <w:marRight w:val="0"/>
      <w:marTop w:val="0"/>
      <w:marBottom w:val="0"/>
      <w:divBdr>
        <w:top w:val="none" w:sz="0" w:space="0" w:color="auto"/>
        <w:left w:val="none" w:sz="0" w:space="0" w:color="auto"/>
        <w:bottom w:val="none" w:sz="0" w:space="0" w:color="auto"/>
        <w:right w:val="none" w:sz="0" w:space="0" w:color="auto"/>
      </w:divBdr>
    </w:div>
    <w:div w:id="1190413456">
      <w:bodyDiv w:val="1"/>
      <w:marLeft w:val="0"/>
      <w:marRight w:val="0"/>
      <w:marTop w:val="0"/>
      <w:marBottom w:val="0"/>
      <w:divBdr>
        <w:top w:val="none" w:sz="0" w:space="0" w:color="auto"/>
        <w:left w:val="none" w:sz="0" w:space="0" w:color="auto"/>
        <w:bottom w:val="none" w:sz="0" w:space="0" w:color="auto"/>
        <w:right w:val="none" w:sz="0" w:space="0" w:color="auto"/>
      </w:divBdr>
    </w:div>
    <w:div w:id="1191147066">
      <w:bodyDiv w:val="1"/>
      <w:marLeft w:val="0"/>
      <w:marRight w:val="0"/>
      <w:marTop w:val="0"/>
      <w:marBottom w:val="0"/>
      <w:divBdr>
        <w:top w:val="none" w:sz="0" w:space="0" w:color="auto"/>
        <w:left w:val="none" w:sz="0" w:space="0" w:color="auto"/>
        <w:bottom w:val="none" w:sz="0" w:space="0" w:color="auto"/>
        <w:right w:val="none" w:sz="0" w:space="0" w:color="auto"/>
      </w:divBdr>
    </w:div>
    <w:div w:id="1200976545">
      <w:bodyDiv w:val="1"/>
      <w:marLeft w:val="0"/>
      <w:marRight w:val="0"/>
      <w:marTop w:val="0"/>
      <w:marBottom w:val="0"/>
      <w:divBdr>
        <w:top w:val="none" w:sz="0" w:space="0" w:color="auto"/>
        <w:left w:val="none" w:sz="0" w:space="0" w:color="auto"/>
        <w:bottom w:val="none" w:sz="0" w:space="0" w:color="auto"/>
        <w:right w:val="none" w:sz="0" w:space="0" w:color="auto"/>
      </w:divBdr>
    </w:div>
    <w:div w:id="1201359734">
      <w:bodyDiv w:val="1"/>
      <w:marLeft w:val="0"/>
      <w:marRight w:val="0"/>
      <w:marTop w:val="0"/>
      <w:marBottom w:val="0"/>
      <w:divBdr>
        <w:top w:val="none" w:sz="0" w:space="0" w:color="auto"/>
        <w:left w:val="none" w:sz="0" w:space="0" w:color="auto"/>
        <w:bottom w:val="none" w:sz="0" w:space="0" w:color="auto"/>
        <w:right w:val="none" w:sz="0" w:space="0" w:color="auto"/>
      </w:divBdr>
    </w:div>
    <w:div w:id="1201472167">
      <w:bodyDiv w:val="1"/>
      <w:marLeft w:val="0"/>
      <w:marRight w:val="0"/>
      <w:marTop w:val="0"/>
      <w:marBottom w:val="0"/>
      <w:divBdr>
        <w:top w:val="none" w:sz="0" w:space="0" w:color="auto"/>
        <w:left w:val="none" w:sz="0" w:space="0" w:color="auto"/>
        <w:bottom w:val="none" w:sz="0" w:space="0" w:color="auto"/>
        <w:right w:val="none" w:sz="0" w:space="0" w:color="auto"/>
      </w:divBdr>
    </w:div>
    <w:div w:id="1202673641">
      <w:bodyDiv w:val="1"/>
      <w:marLeft w:val="0"/>
      <w:marRight w:val="0"/>
      <w:marTop w:val="0"/>
      <w:marBottom w:val="0"/>
      <w:divBdr>
        <w:top w:val="none" w:sz="0" w:space="0" w:color="auto"/>
        <w:left w:val="none" w:sz="0" w:space="0" w:color="auto"/>
        <w:bottom w:val="none" w:sz="0" w:space="0" w:color="auto"/>
        <w:right w:val="none" w:sz="0" w:space="0" w:color="auto"/>
      </w:divBdr>
    </w:div>
    <w:div w:id="1202717077">
      <w:bodyDiv w:val="1"/>
      <w:marLeft w:val="0"/>
      <w:marRight w:val="0"/>
      <w:marTop w:val="0"/>
      <w:marBottom w:val="0"/>
      <w:divBdr>
        <w:top w:val="none" w:sz="0" w:space="0" w:color="auto"/>
        <w:left w:val="none" w:sz="0" w:space="0" w:color="auto"/>
        <w:bottom w:val="none" w:sz="0" w:space="0" w:color="auto"/>
        <w:right w:val="none" w:sz="0" w:space="0" w:color="auto"/>
      </w:divBdr>
    </w:div>
    <w:div w:id="1202792495">
      <w:bodyDiv w:val="1"/>
      <w:marLeft w:val="0"/>
      <w:marRight w:val="0"/>
      <w:marTop w:val="0"/>
      <w:marBottom w:val="0"/>
      <w:divBdr>
        <w:top w:val="none" w:sz="0" w:space="0" w:color="auto"/>
        <w:left w:val="none" w:sz="0" w:space="0" w:color="auto"/>
        <w:bottom w:val="none" w:sz="0" w:space="0" w:color="auto"/>
        <w:right w:val="none" w:sz="0" w:space="0" w:color="auto"/>
      </w:divBdr>
    </w:div>
    <w:div w:id="1204176938">
      <w:bodyDiv w:val="1"/>
      <w:marLeft w:val="0"/>
      <w:marRight w:val="0"/>
      <w:marTop w:val="0"/>
      <w:marBottom w:val="0"/>
      <w:divBdr>
        <w:top w:val="none" w:sz="0" w:space="0" w:color="auto"/>
        <w:left w:val="none" w:sz="0" w:space="0" w:color="auto"/>
        <w:bottom w:val="none" w:sz="0" w:space="0" w:color="auto"/>
        <w:right w:val="none" w:sz="0" w:space="0" w:color="auto"/>
      </w:divBdr>
    </w:div>
    <w:div w:id="1204905059">
      <w:bodyDiv w:val="1"/>
      <w:marLeft w:val="0"/>
      <w:marRight w:val="0"/>
      <w:marTop w:val="0"/>
      <w:marBottom w:val="0"/>
      <w:divBdr>
        <w:top w:val="none" w:sz="0" w:space="0" w:color="auto"/>
        <w:left w:val="none" w:sz="0" w:space="0" w:color="auto"/>
        <w:bottom w:val="none" w:sz="0" w:space="0" w:color="auto"/>
        <w:right w:val="none" w:sz="0" w:space="0" w:color="auto"/>
      </w:divBdr>
    </w:div>
    <w:div w:id="1205411865">
      <w:bodyDiv w:val="1"/>
      <w:marLeft w:val="0"/>
      <w:marRight w:val="0"/>
      <w:marTop w:val="0"/>
      <w:marBottom w:val="0"/>
      <w:divBdr>
        <w:top w:val="none" w:sz="0" w:space="0" w:color="auto"/>
        <w:left w:val="none" w:sz="0" w:space="0" w:color="auto"/>
        <w:bottom w:val="none" w:sz="0" w:space="0" w:color="auto"/>
        <w:right w:val="none" w:sz="0" w:space="0" w:color="auto"/>
      </w:divBdr>
    </w:div>
    <w:div w:id="1206601435">
      <w:bodyDiv w:val="1"/>
      <w:marLeft w:val="0"/>
      <w:marRight w:val="0"/>
      <w:marTop w:val="0"/>
      <w:marBottom w:val="0"/>
      <w:divBdr>
        <w:top w:val="none" w:sz="0" w:space="0" w:color="auto"/>
        <w:left w:val="none" w:sz="0" w:space="0" w:color="auto"/>
        <w:bottom w:val="none" w:sz="0" w:space="0" w:color="auto"/>
        <w:right w:val="none" w:sz="0" w:space="0" w:color="auto"/>
      </w:divBdr>
    </w:div>
    <w:div w:id="1208644900">
      <w:bodyDiv w:val="1"/>
      <w:marLeft w:val="0"/>
      <w:marRight w:val="0"/>
      <w:marTop w:val="0"/>
      <w:marBottom w:val="0"/>
      <w:divBdr>
        <w:top w:val="none" w:sz="0" w:space="0" w:color="auto"/>
        <w:left w:val="none" w:sz="0" w:space="0" w:color="auto"/>
        <w:bottom w:val="none" w:sz="0" w:space="0" w:color="auto"/>
        <w:right w:val="none" w:sz="0" w:space="0" w:color="auto"/>
      </w:divBdr>
    </w:div>
    <w:div w:id="1211113946">
      <w:bodyDiv w:val="1"/>
      <w:marLeft w:val="0"/>
      <w:marRight w:val="0"/>
      <w:marTop w:val="0"/>
      <w:marBottom w:val="0"/>
      <w:divBdr>
        <w:top w:val="none" w:sz="0" w:space="0" w:color="auto"/>
        <w:left w:val="none" w:sz="0" w:space="0" w:color="auto"/>
        <w:bottom w:val="none" w:sz="0" w:space="0" w:color="auto"/>
        <w:right w:val="none" w:sz="0" w:space="0" w:color="auto"/>
      </w:divBdr>
    </w:div>
    <w:div w:id="1212305693">
      <w:bodyDiv w:val="1"/>
      <w:marLeft w:val="0"/>
      <w:marRight w:val="0"/>
      <w:marTop w:val="0"/>
      <w:marBottom w:val="0"/>
      <w:divBdr>
        <w:top w:val="none" w:sz="0" w:space="0" w:color="auto"/>
        <w:left w:val="none" w:sz="0" w:space="0" w:color="auto"/>
        <w:bottom w:val="none" w:sz="0" w:space="0" w:color="auto"/>
        <w:right w:val="none" w:sz="0" w:space="0" w:color="auto"/>
      </w:divBdr>
    </w:div>
    <w:div w:id="1213034301">
      <w:bodyDiv w:val="1"/>
      <w:marLeft w:val="0"/>
      <w:marRight w:val="0"/>
      <w:marTop w:val="0"/>
      <w:marBottom w:val="0"/>
      <w:divBdr>
        <w:top w:val="none" w:sz="0" w:space="0" w:color="auto"/>
        <w:left w:val="none" w:sz="0" w:space="0" w:color="auto"/>
        <w:bottom w:val="none" w:sz="0" w:space="0" w:color="auto"/>
        <w:right w:val="none" w:sz="0" w:space="0" w:color="auto"/>
      </w:divBdr>
    </w:div>
    <w:div w:id="1215895069">
      <w:bodyDiv w:val="1"/>
      <w:marLeft w:val="0"/>
      <w:marRight w:val="0"/>
      <w:marTop w:val="0"/>
      <w:marBottom w:val="0"/>
      <w:divBdr>
        <w:top w:val="none" w:sz="0" w:space="0" w:color="auto"/>
        <w:left w:val="none" w:sz="0" w:space="0" w:color="auto"/>
        <w:bottom w:val="none" w:sz="0" w:space="0" w:color="auto"/>
        <w:right w:val="none" w:sz="0" w:space="0" w:color="auto"/>
      </w:divBdr>
    </w:div>
    <w:div w:id="1217424763">
      <w:bodyDiv w:val="1"/>
      <w:marLeft w:val="0"/>
      <w:marRight w:val="0"/>
      <w:marTop w:val="0"/>
      <w:marBottom w:val="0"/>
      <w:divBdr>
        <w:top w:val="none" w:sz="0" w:space="0" w:color="auto"/>
        <w:left w:val="none" w:sz="0" w:space="0" w:color="auto"/>
        <w:bottom w:val="none" w:sz="0" w:space="0" w:color="auto"/>
        <w:right w:val="none" w:sz="0" w:space="0" w:color="auto"/>
      </w:divBdr>
    </w:div>
    <w:div w:id="1218056235">
      <w:bodyDiv w:val="1"/>
      <w:marLeft w:val="0"/>
      <w:marRight w:val="0"/>
      <w:marTop w:val="0"/>
      <w:marBottom w:val="0"/>
      <w:divBdr>
        <w:top w:val="none" w:sz="0" w:space="0" w:color="auto"/>
        <w:left w:val="none" w:sz="0" w:space="0" w:color="auto"/>
        <w:bottom w:val="none" w:sz="0" w:space="0" w:color="auto"/>
        <w:right w:val="none" w:sz="0" w:space="0" w:color="auto"/>
      </w:divBdr>
    </w:div>
    <w:div w:id="1222450477">
      <w:bodyDiv w:val="1"/>
      <w:marLeft w:val="0"/>
      <w:marRight w:val="0"/>
      <w:marTop w:val="0"/>
      <w:marBottom w:val="0"/>
      <w:divBdr>
        <w:top w:val="none" w:sz="0" w:space="0" w:color="auto"/>
        <w:left w:val="none" w:sz="0" w:space="0" w:color="auto"/>
        <w:bottom w:val="none" w:sz="0" w:space="0" w:color="auto"/>
        <w:right w:val="none" w:sz="0" w:space="0" w:color="auto"/>
      </w:divBdr>
    </w:div>
    <w:div w:id="1223516084">
      <w:bodyDiv w:val="1"/>
      <w:marLeft w:val="0"/>
      <w:marRight w:val="0"/>
      <w:marTop w:val="0"/>
      <w:marBottom w:val="0"/>
      <w:divBdr>
        <w:top w:val="none" w:sz="0" w:space="0" w:color="auto"/>
        <w:left w:val="none" w:sz="0" w:space="0" w:color="auto"/>
        <w:bottom w:val="none" w:sz="0" w:space="0" w:color="auto"/>
        <w:right w:val="none" w:sz="0" w:space="0" w:color="auto"/>
      </w:divBdr>
    </w:div>
    <w:div w:id="1225414967">
      <w:bodyDiv w:val="1"/>
      <w:marLeft w:val="0"/>
      <w:marRight w:val="0"/>
      <w:marTop w:val="0"/>
      <w:marBottom w:val="0"/>
      <w:divBdr>
        <w:top w:val="none" w:sz="0" w:space="0" w:color="auto"/>
        <w:left w:val="none" w:sz="0" w:space="0" w:color="auto"/>
        <w:bottom w:val="none" w:sz="0" w:space="0" w:color="auto"/>
        <w:right w:val="none" w:sz="0" w:space="0" w:color="auto"/>
      </w:divBdr>
    </w:div>
    <w:div w:id="1225600201">
      <w:bodyDiv w:val="1"/>
      <w:marLeft w:val="0"/>
      <w:marRight w:val="0"/>
      <w:marTop w:val="0"/>
      <w:marBottom w:val="0"/>
      <w:divBdr>
        <w:top w:val="none" w:sz="0" w:space="0" w:color="auto"/>
        <w:left w:val="none" w:sz="0" w:space="0" w:color="auto"/>
        <w:bottom w:val="none" w:sz="0" w:space="0" w:color="auto"/>
        <w:right w:val="none" w:sz="0" w:space="0" w:color="auto"/>
      </w:divBdr>
    </w:div>
    <w:div w:id="1226448408">
      <w:bodyDiv w:val="1"/>
      <w:marLeft w:val="0"/>
      <w:marRight w:val="0"/>
      <w:marTop w:val="0"/>
      <w:marBottom w:val="0"/>
      <w:divBdr>
        <w:top w:val="none" w:sz="0" w:space="0" w:color="auto"/>
        <w:left w:val="none" w:sz="0" w:space="0" w:color="auto"/>
        <w:bottom w:val="none" w:sz="0" w:space="0" w:color="auto"/>
        <w:right w:val="none" w:sz="0" w:space="0" w:color="auto"/>
      </w:divBdr>
    </w:div>
    <w:div w:id="1228103465">
      <w:bodyDiv w:val="1"/>
      <w:marLeft w:val="0"/>
      <w:marRight w:val="0"/>
      <w:marTop w:val="0"/>
      <w:marBottom w:val="0"/>
      <w:divBdr>
        <w:top w:val="none" w:sz="0" w:space="0" w:color="auto"/>
        <w:left w:val="none" w:sz="0" w:space="0" w:color="auto"/>
        <w:bottom w:val="none" w:sz="0" w:space="0" w:color="auto"/>
        <w:right w:val="none" w:sz="0" w:space="0" w:color="auto"/>
      </w:divBdr>
    </w:div>
    <w:div w:id="1232037956">
      <w:bodyDiv w:val="1"/>
      <w:marLeft w:val="0"/>
      <w:marRight w:val="0"/>
      <w:marTop w:val="0"/>
      <w:marBottom w:val="0"/>
      <w:divBdr>
        <w:top w:val="none" w:sz="0" w:space="0" w:color="auto"/>
        <w:left w:val="none" w:sz="0" w:space="0" w:color="auto"/>
        <w:bottom w:val="none" w:sz="0" w:space="0" w:color="auto"/>
        <w:right w:val="none" w:sz="0" w:space="0" w:color="auto"/>
      </w:divBdr>
    </w:div>
    <w:div w:id="1235582257">
      <w:bodyDiv w:val="1"/>
      <w:marLeft w:val="0"/>
      <w:marRight w:val="0"/>
      <w:marTop w:val="0"/>
      <w:marBottom w:val="0"/>
      <w:divBdr>
        <w:top w:val="none" w:sz="0" w:space="0" w:color="auto"/>
        <w:left w:val="none" w:sz="0" w:space="0" w:color="auto"/>
        <w:bottom w:val="none" w:sz="0" w:space="0" w:color="auto"/>
        <w:right w:val="none" w:sz="0" w:space="0" w:color="auto"/>
      </w:divBdr>
    </w:div>
    <w:div w:id="1236669945">
      <w:bodyDiv w:val="1"/>
      <w:marLeft w:val="0"/>
      <w:marRight w:val="0"/>
      <w:marTop w:val="0"/>
      <w:marBottom w:val="0"/>
      <w:divBdr>
        <w:top w:val="none" w:sz="0" w:space="0" w:color="auto"/>
        <w:left w:val="none" w:sz="0" w:space="0" w:color="auto"/>
        <w:bottom w:val="none" w:sz="0" w:space="0" w:color="auto"/>
        <w:right w:val="none" w:sz="0" w:space="0" w:color="auto"/>
      </w:divBdr>
    </w:div>
    <w:div w:id="1237131639">
      <w:bodyDiv w:val="1"/>
      <w:marLeft w:val="0"/>
      <w:marRight w:val="0"/>
      <w:marTop w:val="0"/>
      <w:marBottom w:val="0"/>
      <w:divBdr>
        <w:top w:val="none" w:sz="0" w:space="0" w:color="auto"/>
        <w:left w:val="none" w:sz="0" w:space="0" w:color="auto"/>
        <w:bottom w:val="none" w:sz="0" w:space="0" w:color="auto"/>
        <w:right w:val="none" w:sz="0" w:space="0" w:color="auto"/>
      </w:divBdr>
    </w:div>
    <w:div w:id="1238901773">
      <w:bodyDiv w:val="1"/>
      <w:marLeft w:val="0"/>
      <w:marRight w:val="0"/>
      <w:marTop w:val="0"/>
      <w:marBottom w:val="0"/>
      <w:divBdr>
        <w:top w:val="none" w:sz="0" w:space="0" w:color="auto"/>
        <w:left w:val="none" w:sz="0" w:space="0" w:color="auto"/>
        <w:bottom w:val="none" w:sz="0" w:space="0" w:color="auto"/>
        <w:right w:val="none" w:sz="0" w:space="0" w:color="auto"/>
      </w:divBdr>
    </w:div>
    <w:div w:id="1240363625">
      <w:bodyDiv w:val="1"/>
      <w:marLeft w:val="0"/>
      <w:marRight w:val="0"/>
      <w:marTop w:val="0"/>
      <w:marBottom w:val="0"/>
      <w:divBdr>
        <w:top w:val="none" w:sz="0" w:space="0" w:color="auto"/>
        <w:left w:val="none" w:sz="0" w:space="0" w:color="auto"/>
        <w:bottom w:val="none" w:sz="0" w:space="0" w:color="auto"/>
        <w:right w:val="none" w:sz="0" w:space="0" w:color="auto"/>
      </w:divBdr>
    </w:div>
    <w:div w:id="1240555942">
      <w:bodyDiv w:val="1"/>
      <w:marLeft w:val="0"/>
      <w:marRight w:val="0"/>
      <w:marTop w:val="0"/>
      <w:marBottom w:val="0"/>
      <w:divBdr>
        <w:top w:val="none" w:sz="0" w:space="0" w:color="auto"/>
        <w:left w:val="none" w:sz="0" w:space="0" w:color="auto"/>
        <w:bottom w:val="none" w:sz="0" w:space="0" w:color="auto"/>
        <w:right w:val="none" w:sz="0" w:space="0" w:color="auto"/>
      </w:divBdr>
    </w:div>
    <w:div w:id="1244535650">
      <w:bodyDiv w:val="1"/>
      <w:marLeft w:val="0"/>
      <w:marRight w:val="0"/>
      <w:marTop w:val="0"/>
      <w:marBottom w:val="0"/>
      <w:divBdr>
        <w:top w:val="none" w:sz="0" w:space="0" w:color="auto"/>
        <w:left w:val="none" w:sz="0" w:space="0" w:color="auto"/>
        <w:bottom w:val="none" w:sz="0" w:space="0" w:color="auto"/>
        <w:right w:val="none" w:sz="0" w:space="0" w:color="auto"/>
      </w:divBdr>
    </w:div>
    <w:div w:id="1244680025">
      <w:bodyDiv w:val="1"/>
      <w:marLeft w:val="0"/>
      <w:marRight w:val="0"/>
      <w:marTop w:val="0"/>
      <w:marBottom w:val="0"/>
      <w:divBdr>
        <w:top w:val="none" w:sz="0" w:space="0" w:color="auto"/>
        <w:left w:val="none" w:sz="0" w:space="0" w:color="auto"/>
        <w:bottom w:val="none" w:sz="0" w:space="0" w:color="auto"/>
        <w:right w:val="none" w:sz="0" w:space="0" w:color="auto"/>
      </w:divBdr>
    </w:div>
    <w:div w:id="1247036626">
      <w:bodyDiv w:val="1"/>
      <w:marLeft w:val="0"/>
      <w:marRight w:val="0"/>
      <w:marTop w:val="0"/>
      <w:marBottom w:val="0"/>
      <w:divBdr>
        <w:top w:val="none" w:sz="0" w:space="0" w:color="auto"/>
        <w:left w:val="none" w:sz="0" w:space="0" w:color="auto"/>
        <w:bottom w:val="none" w:sz="0" w:space="0" w:color="auto"/>
        <w:right w:val="none" w:sz="0" w:space="0" w:color="auto"/>
      </w:divBdr>
    </w:div>
    <w:div w:id="1248884025">
      <w:bodyDiv w:val="1"/>
      <w:marLeft w:val="0"/>
      <w:marRight w:val="0"/>
      <w:marTop w:val="0"/>
      <w:marBottom w:val="0"/>
      <w:divBdr>
        <w:top w:val="none" w:sz="0" w:space="0" w:color="auto"/>
        <w:left w:val="none" w:sz="0" w:space="0" w:color="auto"/>
        <w:bottom w:val="none" w:sz="0" w:space="0" w:color="auto"/>
        <w:right w:val="none" w:sz="0" w:space="0" w:color="auto"/>
      </w:divBdr>
    </w:div>
    <w:div w:id="1249189660">
      <w:bodyDiv w:val="1"/>
      <w:marLeft w:val="0"/>
      <w:marRight w:val="0"/>
      <w:marTop w:val="0"/>
      <w:marBottom w:val="0"/>
      <w:divBdr>
        <w:top w:val="none" w:sz="0" w:space="0" w:color="auto"/>
        <w:left w:val="none" w:sz="0" w:space="0" w:color="auto"/>
        <w:bottom w:val="none" w:sz="0" w:space="0" w:color="auto"/>
        <w:right w:val="none" w:sz="0" w:space="0" w:color="auto"/>
      </w:divBdr>
    </w:div>
    <w:div w:id="1250114093">
      <w:bodyDiv w:val="1"/>
      <w:marLeft w:val="0"/>
      <w:marRight w:val="0"/>
      <w:marTop w:val="0"/>
      <w:marBottom w:val="0"/>
      <w:divBdr>
        <w:top w:val="none" w:sz="0" w:space="0" w:color="auto"/>
        <w:left w:val="none" w:sz="0" w:space="0" w:color="auto"/>
        <w:bottom w:val="none" w:sz="0" w:space="0" w:color="auto"/>
        <w:right w:val="none" w:sz="0" w:space="0" w:color="auto"/>
      </w:divBdr>
    </w:div>
    <w:div w:id="1252397509">
      <w:bodyDiv w:val="1"/>
      <w:marLeft w:val="0"/>
      <w:marRight w:val="0"/>
      <w:marTop w:val="0"/>
      <w:marBottom w:val="0"/>
      <w:divBdr>
        <w:top w:val="none" w:sz="0" w:space="0" w:color="auto"/>
        <w:left w:val="none" w:sz="0" w:space="0" w:color="auto"/>
        <w:bottom w:val="none" w:sz="0" w:space="0" w:color="auto"/>
        <w:right w:val="none" w:sz="0" w:space="0" w:color="auto"/>
      </w:divBdr>
    </w:div>
    <w:div w:id="1252592715">
      <w:bodyDiv w:val="1"/>
      <w:marLeft w:val="0"/>
      <w:marRight w:val="0"/>
      <w:marTop w:val="0"/>
      <w:marBottom w:val="0"/>
      <w:divBdr>
        <w:top w:val="none" w:sz="0" w:space="0" w:color="auto"/>
        <w:left w:val="none" w:sz="0" w:space="0" w:color="auto"/>
        <w:bottom w:val="none" w:sz="0" w:space="0" w:color="auto"/>
        <w:right w:val="none" w:sz="0" w:space="0" w:color="auto"/>
      </w:divBdr>
    </w:div>
    <w:div w:id="1257978866">
      <w:bodyDiv w:val="1"/>
      <w:marLeft w:val="0"/>
      <w:marRight w:val="0"/>
      <w:marTop w:val="0"/>
      <w:marBottom w:val="0"/>
      <w:divBdr>
        <w:top w:val="none" w:sz="0" w:space="0" w:color="auto"/>
        <w:left w:val="none" w:sz="0" w:space="0" w:color="auto"/>
        <w:bottom w:val="none" w:sz="0" w:space="0" w:color="auto"/>
        <w:right w:val="none" w:sz="0" w:space="0" w:color="auto"/>
      </w:divBdr>
    </w:div>
    <w:div w:id="1260597448">
      <w:bodyDiv w:val="1"/>
      <w:marLeft w:val="0"/>
      <w:marRight w:val="0"/>
      <w:marTop w:val="0"/>
      <w:marBottom w:val="0"/>
      <w:divBdr>
        <w:top w:val="none" w:sz="0" w:space="0" w:color="auto"/>
        <w:left w:val="none" w:sz="0" w:space="0" w:color="auto"/>
        <w:bottom w:val="none" w:sz="0" w:space="0" w:color="auto"/>
        <w:right w:val="none" w:sz="0" w:space="0" w:color="auto"/>
      </w:divBdr>
    </w:div>
    <w:div w:id="1267887006">
      <w:bodyDiv w:val="1"/>
      <w:marLeft w:val="0"/>
      <w:marRight w:val="0"/>
      <w:marTop w:val="0"/>
      <w:marBottom w:val="0"/>
      <w:divBdr>
        <w:top w:val="none" w:sz="0" w:space="0" w:color="auto"/>
        <w:left w:val="none" w:sz="0" w:space="0" w:color="auto"/>
        <w:bottom w:val="none" w:sz="0" w:space="0" w:color="auto"/>
        <w:right w:val="none" w:sz="0" w:space="0" w:color="auto"/>
      </w:divBdr>
    </w:div>
    <w:div w:id="1269653844">
      <w:bodyDiv w:val="1"/>
      <w:marLeft w:val="0"/>
      <w:marRight w:val="0"/>
      <w:marTop w:val="0"/>
      <w:marBottom w:val="0"/>
      <w:divBdr>
        <w:top w:val="none" w:sz="0" w:space="0" w:color="auto"/>
        <w:left w:val="none" w:sz="0" w:space="0" w:color="auto"/>
        <w:bottom w:val="none" w:sz="0" w:space="0" w:color="auto"/>
        <w:right w:val="none" w:sz="0" w:space="0" w:color="auto"/>
      </w:divBdr>
    </w:div>
    <w:div w:id="1270358804">
      <w:bodyDiv w:val="1"/>
      <w:marLeft w:val="0"/>
      <w:marRight w:val="0"/>
      <w:marTop w:val="0"/>
      <w:marBottom w:val="0"/>
      <w:divBdr>
        <w:top w:val="none" w:sz="0" w:space="0" w:color="auto"/>
        <w:left w:val="none" w:sz="0" w:space="0" w:color="auto"/>
        <w:bottom w:val="none" w:sz="0" w:space="0" w:color="auto"/>
        <w:right w:val="none" w:sz="0" w:space="0" w:color="auto"/>
      </w:divBdr>
    </w:div>
    <w:div w:id="1270966337">
      <w:bodyDiv w:val="1"/>
      <w:marLeft w:val="0"/>
      <w:marRight w:val="0"/>
      <w:marTop w:val="0"/>
      <w:marBottom w:val="0"/>
      <w:divBdr>
        <w:top w:val="none" w:sz="0" w:space="0" w:color="auto"/>
        <w:left w:val="none" w:sz="0" w:space="0" w:color="auto"/>
        <w:bottom w:val="none" w:sz="0" w:space="0" w:color="auto"/>
        <w:right w:val="none" w:sz="0" w:space="0" w:color="auto"/>
      </w:divBdr>
    </w:div>
    <w:div w:id="1271282656">
      <w:bodyDiv w:val="1"/>
      <w:marLeft w:val="0"/>
      <w:marRight w:val="0"/>
      <w:marTop w:val="0"/>
      <w:marBottom w:val="0"/>
      <w:divBdr>
        <w:top w:val="none" w:sz="0" w:space="0" w:color="auto"/>
        <w:left w:val="none" w:sz="0" w:space="0" w:color="auto"/>
        <w:bottom w:val="none" w:sz="0" w:space="0" w:color="auto"/>
        <w:right w:val="none" w:sz="0" w:space="0" w:color="auto"/>
      </w:divBdr>
    </w:div>
    <w:div w:id="1273584544">
      <w:bodyDiv w:val="1"/>
      <w:marLeft w:val="0"/>
      <w:marRight w:val="0"/>
      <w:marTop w:val="0"/>
      <w:marBottom w:val="0"/>
      <w:divBdr>
        <w:top w:val="none" w:sz="0" w:space="0" w:color="auto"/>
        <w:left w:val="none" w:sz="0" w:space="0" w:color="auto"/>
        <w:bottom w:val="none" w:sz="0" w:space="0" w:color="auto"/>
        <w:right w:val="none" w:sz="0" w:space="0" w:color="auto"/>
      </w:divBdr>
    </w:div>
    <w:div w:id="1274358719">
      <w:bodyDiv w:val="1"/>
      <w:marLeft w:val="0"/>
      <w:marRight w:val="0"/>
      <w:marTop w:val="0"/>
      <w:marBottom w:val="0"/>
      <w:divBdr>
        <w:top w:val="none" w:sz="0" w:space="0" w:color="auto"/>
        <w:left w:val="none" w:sz="0" w:space="0" w:color="auto"/>
        <w:bottom w:val="none" w:sz="0" w:space="0" w:color="auto"/>
        <w:right w:val="none" w:sz="0" w:space="0" w:color="auto"/>
      </w:divBdr>
    </w:div>
    <w:div w:id="1276448854">
      <w:bodyDiv w:val="1"/>
      <w:marLeft w:val="0"/>
      <w:marRight w:val="0"/>
      <w:marTop w:val="0"/>
      <w:marBottom w:val="0"/>
      <w:divBdr>
        <w:top w:val="none" w:sz="0" w:space="0" w:color="auto"/>
        <w:left w:val="none" w:sz="0" w:space="0" w:color="auto"/>
        <w:bottom w:val="none" w:sz="0" w:space="0" w:color="auto"/>
        <w:right w:val="none" w:sz="0" w:space="0" w:color="auto"/>
      </w:divBdr>
    </w:div>
    <w:div w:id="1277249784">
      <w:bodyDiv w:val="1"/>
      <w:marLeft w:val="0"/>
      <w:marRight w:val="0"/>
      <w:marTop w:val="0"/>
      <w:marBottom w:val="0"/>
      <w:divBdr>
        <w:top w:val="none" w:sz="0" w:space="0" w:color="auto"/>
        <w:left w:val="none" w:sz="0" w:space="0" w:color="auto"/>
        <w:bottom w:val="none" w:sz="0" w:space="0" w:color="auto"/>
        <w:right w:val="none" w:sz="0" w:space="0" w:color="auto"/>
      </w:divBdr>
    </w:div>
    <w:div w:id="1278370000">
      <w:bodyDiv w:val="1"/>
      <w:marLeft w:val="0"/>
      <w:marRight w:val="0"/>
      <w:marTop w:val="0"/>
      <w:marBottom w:val="0"/>
      <w:divBdr>
        <w:top w:val="none" w:sz="0" w:space="0" w:color="auto"/>
        <w:left w:val="none" w:sz="0" w:space="0" w:color="auto"/>
        <w:bottom w:val="none" w:sz="0" w:space="0" w:color="auto"/>
        <w:right w:val="none" w:sz="0" w:space="0" w:color="auto"/>
      </w:divBdr>
    </w:div>
    <w:div w:id="1279986794">
      <w:bodyDiv w:val="1"/>
      <w:marLeft w:val="0"/>
      <w:marRight w:val="0"/>
      <w:marTop w:val="0"/>
      <w:marBottom w:val="0"/>
      <w:divBdr>
        <w:top w:val="none" w:sz="0" w:space="0" w:color="auto"/>
        <w:left w:val="none" w:sz="0" w:space="0" w:color="auto"/>
        <w:bottom w:val="none" w:sz="0" w:space="0" w:color="auto"/>
        <w:right w:val="none" w:sz="0" w:space="0" w:color="auto"/>
      </w:divBdr>
    </w:div>
    <w:div w:id="1284732078">
      <w:bodyDiv w:val="1"/>
      <w:marLeft w:val="0"/>
      <w:marRight w:val="0"/>
      <w:marTop w:val="0"/>
      <w:marBottom w:val="0"/>
      <w:divBdr>
        <w:top w:val="none" w:sz="0" w:space="0" w:color="auto"/>
        <w:left w:val="none" w:sz="0" w:space="0" w:color="auto"/>
        <w:bottom w:val="none" w:sz="0" w:space="0" w:color="auto"/>
        <w:right w:val="none" w:sz="0" w:space="0" w:color="auto"/>
      </w:divBdr>
    </w:div>
    <w:div w:id="1285648480">
      <w:bodyDiv w:val="1"/>
      <w:marLeft w:val="0"/>
      <w:marRight w:val="0"/>
      <w:marTop w:val="0"/>
      <w:marBottom w:val="0"/>
      <w:divBdr>
        <w:top w:val="none" w:sz="0" w:space="0" w:color="auto"/>
        <w:left w:val="none" w:sz="0" w:space="0" w:color="auto"/>
        <w:bottom w:val="none" w:sz="0" w:space="0" w:color="auto"/>
        <w:right w:val="none" w:sz="0" w:space="0" w:color="auto"/>
      </w:divBdr>
    </w:div>
    <w:div w:id="1287849969">
      <w:bodyDiv w:val="1"/>
      <w:marLeft w:val="0"/>
      <w:marRight w:val="0"/>
      <w:marTop w:val="0"/>
      <w:marBottom w:val="0"/>
      <w:divBdr>
        <w:top w:val="none" w:sz="0" w:space="0" w:color="auto"/>
        <w:left w:val="none" w:sz="0" w:space="0" w:color="auto"/>
        <w:bottom w:val="none" w:sz="0" w:space="0" w:color="auto"/>
        <w:right w:val="none" w:sz="0" w:space="0" w:color="auto"/>
      </w:divBdr>
    </w:div>
    <w:div w:id="1288465426">
      <w:bodyDiv w:val="1"/>
      <w:marLeft w:val="0"/>
      <w:marRight w:val="0"/>
      <w:marTop w:val="0"/>
      <w:marBottom w:val="0"/>
      <w:divBdr>
        <w:top w:val="none" w:sz="0" w:space="0" w:color="auto"/>
        <w:left w:val="none" w:sz="0" w:space="0" w:color="auto"/>
        <w:bottom w:val="none" w:sz="0" w:space="0" w:color="auto"/>
        <w:right w:val="none" w:sz="0" w:space="0" w:color="auto"/>
      </w:divBdr>
    </w:div>
    <w:div w:id="1291545598">
      <w:bodyDiv w:val="1"/>
      <w:marLeft w:val="0"/>
      <w:marRight w:val="0"/>
      <w:marTop w:val="0"/>
      <w:marBottom w:val="0"/>
      <w:divBdr>
        <w:top w:val="none" w:sz="0" w:space="0" w:color="auto"/>
        <w:left w:val="none" w:sz="0" w:space="0" w:color="auto"/>
        <w:bottom w:val="none" w:sz="0" w:space="0" w:color="auto"/>
        <w:right w:val="none" w:sz="0" w:space="0" w:color="auto"/>
      </w:divBdr>
    </w:div>
    <w:div w:id="1292512015">
      <w:bodyDiv w:val="1"/>
      <w:marLeft w:val="0"/>
      <w:marRight w:val="0"/>
      <w:marTop w:val="0"/>
      <w:marBottom w:val="0"/>
      <w:divBdr>
        <w:top w:val="none" w:sz="0" w:space="0" w:color="auto"/>
        <w:left w:val="none" w:sz="0" w:space="0" w:color="auto"/>
        <w:bottom w:val="none" w:sz="0" w:space="0" w:color="auto"/>
        <w:right w:val="none" w:sz="0" w:space="0" w:color="auto"/>
      </w:divBdr>
    </w:div>
    <w:div w:id="1293292272">
      <w:bodyDiv w:val="1"/>
      <w:marLeft w:val="0"/>
      <w:marRight w:val="0"/>
      <w:marTop w:val="0"/>
      <w:marBottom w:val="0"/>
      <w:divBdr>
        <w:top w:val="none" w:sz="0" w:space="0" w:color="auto"/>
        <w:left w:val="none" w:sz="0" w:space="0" w:color="auto"/>
        <w:bottom w:val="none" w:sz="0" w:space="0" w:color="auto"/>
        <w:right w:val="none" w:sz="0" w:space="0" w:color="auto"/>
      </w:divBdr>
    </w:div>
    <w:div w:id="1294822143">
      <w:bodyDiv w:val="1"/>
      <w:marLeft w:val="0"/>
      <w:marRight w:val="0"/>
      <w:marTop w:val="0"/>
      <w:marBottom w:val="0"/>
      <w:divBdr>
        <w:top w:val="none" w:sz="0" w:space="0" w:color="auto"/>
        <w:left w:val="none" w:sz="0" w:space="0" w:color="auto"/>
        <w:bottom w:val="none" w:sz="0" w:space="0" w:color="auto"/>
        <w:right w:val="none" w:sz="0" w:space="0" w:color="auto"/>
      </w:divBdr>
    </w:div>
    <w:div w:id="1298411303">
      <w:bodyDiv w:val="1"/>
      <w:marLeft w:val="0"/>
      <w:marRight w:val="0"/>
      <w:marTop w:val="0"/>
      <w:marBottom w:val="0"/>
      <w:divBdr>
        <w:top w:val="none" w:sz="0" w:space="0" w:color="auto"/>
        <w:left w:val="none" w:sz="0" w:space="0" w:color="auto"/>
        <w:bottom w:val="none" w:sz="0" w:space="0" w:color="auto"/>
        <w:right w:val="none" w:sz="0" w:space="0" w:color="auto"/>
      </w:divBdr>
    </w:div>
    <w:div w:id="1299729342">
      <w:bodyDiv w:val="1"/>
      <w:marLeft w:val="0"/>
      <w:marRight w:val="0"/>
      <w:marTop w:val="0"/>
      <w:marBottom w:val="0"/>
      <w:divBdr>
        <w:top w:val="none" w:sz="0" w:space="0" w:color="auto"/>
        <w:left w:val="none" w:sz="0" w:space="0" w:color="auto"/>
        <w:bottom w:val="none" w:sz="0" w:space="0" w:color="auto"/>
        <w:right w:val="none" w:sz="0" w:space="0" w:color="auto"/>
      </w:divBdr>
    </w:div>
    <w:div w:id="1299802992">
      <w:bodyDiv w:val="1"/>
      <w:marLeft w:val="0"/>
      <w:marRight w:val="0"/>
      <w:marTop w:val="0"/>
      <w:marBottom w:val="0"/>
      <w:divBdr>
        <w:top w:val="none" w:sz="0" w:space="0" w:color="auto"/>
        <w:left w:val="none" w:sz="0" w:space="0" w:color="auto"/>
        <w:bottom w:val="none" w:sz="0" w:space="0" w:color="auto"/>
        <w:right w:val="none" w:sz="0" w:space="0" w:color="auto"/>
      </w:divBdr>
    </w:div>
    <w:div w:id="1300183838">
      <w:bodyDiv w:val="1"/>
      <w:marLeft w:val="0"/>
      <w:marRight w:val="0"/>
      <w:marTop w:val="0"/>
      <w:marBottom w:val="0"/>
      <w:divBdr>
        <w:top w:val="none" w:sz="0" w:space="0" w:color="auto"/>
        <w:left w:val="none" w:sz="0" w:space="0" w:color="auto"/>
        <w:bottom w:val="none" w:sz="0" w:space="0" w:color="auto"/>
        <w:right w:val="none" w:sz="0" w:space="0" w:color="auto"/>
      </w:divBdr>
    </w:div>
    <w:div w:id="1300724447">
      <w:bodyDiv w:val="1"/>
      <w:marLeft w:val="0"/>
      <w:marRight w:val="0"/>
      <w:marTop w:val="0"/>
      <w:marBottom w:val="0"/>
      <w:divBdr>
        <w:top w:val="none" w:sz="0" w:space="0" w:color="auto"/>
        <w:left w:val="none" w:sz="0" w:space="0" w:color="auto"/>
        <w:bottom w:val="none" w:sz="0" w:space="0" w:color="auto"/>
        <w:right w:val="none" w:sz="0" w:space="0" w:color="auto"/>
      </w:divBdr>
    </w:div>
    <w:div w:id="1300957990">
      <w:bodyDiv w:val="1"/>
      <w:marLeft w:val="0"/>
      <w:marRight w:val="0"/>
      <w:marTop w:val="0"/>
      <w:marBottom w:val="0"/>
      <w:divBdr>
        <w:top w:val="none" w:sz="0" w:space="0" w:color="auto"/>
        <w:left w:val="none" w:sz="0" w:space="0" w:color="auto"/>
        <w:bottom w:val="none" w:sz="0" w:space="0" w:color="auto"/>
        <w:right w:val="none" w:sz="0" w:space="0" w:color="auto"/>
      </w:divBdr>
    </w:div>
    <w:div w:id="1301493058">
      <w:bodyDiv w:val="1"/>
      <w:marLeft w:val="0"/>
      <w:marRight w:val="0"/>
      <w:marTop w:val="0"/>
      <w:marBottom w:val="0"/>
      <w:divBdr>
        <w:top w:val="none" w:sz="0" w:space="0" w:color="auto"/>
        <w:left w:val="none" w:sz="0" w:space="0" w:color="auto"/>
        <w:bottom w:val="none" w:sz="0" w:space="0" w:color="auto"/>
        <w:right w:val="none" w:sz="0" w:space="0" w:color="auto"/>
      </w:divBdr>
    </w:div>
    <w:div w:id="1302346716">
      <w:bodyDiv w:val="1"/>
      <w:marLeft w:val="0"/>
      <w:marRight w:val="0"/>
      <w:marTop w:val="0"/>
      <w:marBottom w:val="0"/>
      <w:divBdr>
        <w:top w:val="none" w:sz="0" w:space="0" w:color="auto"/>
        <w:left w:val="none" w:sz="0" w:space="0" w:color="auto"/>
        <w:bottom w:val="none" w:sz="0" w:space="0" w:color="auto"/>
        <w:right w:val="none" w:sz="0" w:space="0" w:color="auto"/>
      </w:divBdr>
    </w:div>
    <w:div w:id="1303314934">
      <w:bodyDiv w:val="1"/>
      <w:marLeft w:val="0"/>
      <w:marRight w:val="0"/>
      <w:marTop w:val="0"/>
      <w:marBottom w:val="0"/>
      <w:divBdr>
        <w:top w:val="none" w:sz="0" w:space="0" w:color="auto"/>
        <w:left w:val="none" w:sz="0" w:space="0" w:color="auto"/>
        <w:bottom w:val="none" w:sz="0" w:space="0" w:color="auto"/>
        <w:right w:val="none" w:sz="0" w:space="0" w:color="auto"/>
      </w:divBdr>
    </w:div>
    <w:div w:id="1309435894">
      <w:bodyDiv w:val="1"/>
      <w:marLeft w:val="0"/>
      <w:marRight w:val="0"/>
      <w:marTop w:val="0"/>
      <w:marBottom w:val="0"/>
      <w:divBdr>
        <w:top w:val="none" w:sz="0" w:space="0" w:color="auto"/>
        <w:left w:val="none" w:sz="0" w:space="0" w:color="auto"/>
        <w:bottom w:val="none" w:sz="0" w:space="0" w:color="auto"/>
        <w:right w:val="none" w:sz="0" w:space="0" w:color="auto"/>
      </w:divBdr>
    </w:div>
    <w:div w:id="1309945172">
      <w:bodyDiv w:val="1"/>
      <w:marLeft w:val="0"/>
      <w:marRight w:val="0"/>
      <w:marTop w:val="0"/>
      <w:marBottom w:val="0"/>
      <w:divBdr>
        <w:top w:val="none" w:sz="0" w:space="0" w:color="auto"/>
        <w:left w:val="none" w:sz="0" w:space="0" w:color="auto"/>
        <w:bottom w:val="none" w:sz="0" w:space="0" w:color="auto"/>
        <w:right w:val="none" w:sz="0" w:space="0" w:color="auto"/>
      </w:divBdr>
    </w:div>
    <w:div w:id="1310402275">
      <w:bodyDiv w:val="1"/>
      <w:marLeft w:val="0"/>
      <w:marRight w:val="0"/>
      <w:marTop w:val="0"/>
      <w:marBottom w:val="0"/>
      <w:divBdr>
        <w:top w:val="none" w:sz="0" w:space="0" w:color="auto"/>
        <w:left w:val="none" w:sz="0" w:space="0" w:color="auto"/>
        <w:bottom w:val="none" w:sz="0" w:space="0" w:color="auto"/>
        <w:right w:val="none" w:sz="0" w:space="0" w:color="auto"/>
      </w:divBdr>
    </w:div>
    <w:div w:id="1310667655">
      <w:bodyDiv w:val="1"/>
      <w:marLeft w:val="0"/>
      <w:marRight w:val="0"/>
      <w:marTop w:val="0"/>
      <w:marBottom w:val="0"/>
      <w:divBdr>
        <w:top w:val="none" w:sz="0" w:space="0" w:color="auto"/>
        <w:left w:val="none" w:sz="0" w:space="0" w:color="auto"/>
        <w:bottom w:val="none" w:sz="0" w:space="0" w:color="auto"/>
        <w:right w:val="none" w:sz="0" w:space="0" w:color="auto"/>
      </w:divBdr>
    </w:div>
    <w:div w:id="1310986257">
      <w:bodyDiv w:val="1"/>
      <w:marLeft w:val="0"/>
      <w:marRight w:val="0"/>
      <w:marTop w:val="0"/>
      <w:marBottom w:val="0"/>
      <w:divBdr>
        <w:top w:val="none" w:sz="0" w:space="0" w:color="auto"/>
        <w:left w:val="none" w:sz="0" w:space="0" w:color="auto"/>
        <w:bottom w:val="none" w:sz="0" w:space="0" w:color="auto"/>
        <w:right w:val="none" w:sz="0" w:space="0" w:color="auto"/>
      </w:divBdr>
    </w:div>
    <w:div w:id="1312712183">
      <w:bodyDiv w:val="1"/>
      <w:marLeft w:val="0"/>
      <w:marRight w:val="0"/>
      <w:marTop w:val="0"/>
      <w:marBottom w:val="0"/>
      <w:divBdr>
        <w:top w:val="none" w:sz="0" w:space="0" w:color="auto"/>
        <w:left w:val="none" w:sz="0" w:space="0" w:color="auto"/>
        <w:bottom w:val="none" w:sz="0" w:space="0" w:color="auto"/>
        <w:right w:val="none" w:sz="0" w:space="0" w:color="auto"/>
      </w:divBdr>
    </w:div>
    <w:div w:id="1314525499">
      <w:bodyDiv w:val="1"/>
      <w:marLeft w:val="0"/>
      <w:marRight w:val="0"/>
      <w:marTop w:val="0"/>
      <w:marBottom w:val="0"/>
      <w:divBdr>
        <w:top w:val="none" w:sz="0" w:space="0" w:color="auto"/>
        <w:left w:val="none" w:sz="0" w:space="0" w:color="auto"/>
        <w:bottom w:val="none" w:sz="0" w:space="0" w:color="auto"/>
        <w:right w:val="none" w:sz="0" w:space="0" w:color="auto"/>
      </w:divBdr>
      <w:divsChild>
        <w:div w:id="915826821">
          <w:marLeft w:val="360"/>
          <w:marRight w:val="0"/>
          <w:marTop w:val="200"/>
          <w:marBottom w:val="0"/>
          <w:divBdr>
            <w:top w:val="none" w:sz="0" w:space="0" w:color="auto"/>
            <w:left w:val="none" w:sz="0" w:space="0" w:color="auto"/>
            <w:bottom w:val="none" w:sz="0" w:space="0" w:color="auto"/>
            <w:right w:val="none" w:sz="0" w:space="0" w:color="auto"/>
          </w:divBdr>
        </w:div>
      </w:divsChild>
    </w:div>
    <w:div w:id="1314673365">
      <w:bodyDiv w:val="1"/>
      <w:marLeft w:val="0"/>
      <w:marRight w:val="0"/>
      <w:marTop w:val="0"/>
      <w:marBottom w:val="0"/>
      <w:divBdr>
        <w:top w:val="none" w:sz="0" w:space="0" w:color="auto"/>
        <w:left w:val="none" w:sz="0" w:space="0" w:color="auto"/>
        <w:bottom w:val="none" w:sz="0" w:space="0" w:color="auto"/>
        <w:right w:val="none" w:sz="0" w:space="0" w:color="auto"/>
      </w:divBdr>
    </w:div>
    <w:div w:id="1317030395">
      <w:bodyDiv w:val="1"/>
      <w:marLeft w:val="0"/>
      <w:marRight w:val="0"/>
      <w:marTop w:val="0"/>
      <w:marBottom w:val="0"/>
      <w:divBdr>
        <w:top w:val="none" w:sz="0" w:space="0" w:color="auto"/>
        <w:left w:val="none" w:sz="0" w:space="0" w:color="auto"/>
        <w:bottom w:val="none" w:sz="0" w:space="0" w:color="auto"/>
        <w:right w:val="none" w:sz="0" w:space="0" w:color="auto"/>
      </w:divBdr>
    </w:div>
    <w:div w:id="1319580184">
      <w:bodyDiv w:val="1"/>
      <w:marLeft w:val="0"/>
      <w:marRight w:val="0"/>
      <w:marTop w:val="0"/>
      <w:marBottom w:val="0"/>
      <w:divBdr>
        <w:top w:val="none" w:sz="0" w:space="0" w:color="auto"/>
        <w:left w:val="none" w:sz="0" w:space="0" w:color="auto"/>
        <w:bottom w:val="none" w:sz="0" w:space="0" w:color="auto"/>
        <w:right w:val="none" w:sz="0" w:space="0" w:color="auto"/>
      </w:divBdr>
    </w:div>
    <w:div w:id="1319843411">
      <w:bodyDiv w:val="1"/>
      <w:marLeft w:val="0"/>
      <w:marRight w:val="0"/>
      <w:marTop w:val="0"/>
      <w:marBottom w:val="0"/>
      <w:divBdr>
        <w:top w:val="none" w:sz="0" w:space="0" w:color="auto"/>
        <w:left w:val="none" w:sz="0" w:space="0" w:color="auto"/>
        <w:bottom w:val="none" w:sz="0" w:space="0" w:color="auto"/>
        <w:right w:val="none" w:sz="0" w:space="0" w:color="auto"/>
      </w:divBdr>
    </w:div>
    <w:div w:id="1319847358">
      <w:bodyDiv w:val="1"/>
      <w:marLeft w:val="0"/>
      <w:marRight w:val="0"/>
      <w:marTop w:val="0"/>
      <w:marBottom w:val="0"/>
      <w:divBdr>
        <w:top w:val="none" w:sz="0" w:space="0" w:color="auto"/>
        <w:left w:val="none" w:sz="0" w:space="0" w:color="auto"/>
        <w:bottom w:val="none" w:sz="0" w:space="0" w:color="auto"/>
        <w:right w:val="none" w:sz="0" w:space="0" w:color="auto"/>
      </w:divBdr>
    </w:div>
    <w:div w:id="1321038743">
      <w:bodyDiv w:val="1"/>
      <w:marLeft w:val="0"/>
      <w:marRight w:val="0"/>
      <w:marTop w:val="0"/>
      <w:marBottom w:val="0"/>
      <w:divBdr>
        <w:top w:val="none" w:sz="0" w:space="0" w:color="auto"/>
        <w:left w:val="none" w:sz="0" w:space="0" w:color="auto"/>
        <w:bottom w:val="none" w:sz="0" w:space="0" w:color="auto"/>
        <w:right w:val="none" w:sz="0" w:space="0" w:color="auto"/>
      </w:divBdr>
    </w:div>
    <w:div w:id="1322583889">
      <w:bodyDiv w:val="1"/>
      <w:marLeft w:val="0"/>
      <w:marRight w:val="0"/>
      <w:marTop w:val="0"/>
      <w:marBottom w:val="0"/>
      <w:divBdr>
        <w:top w:val="none" w:sz="0" w:space="0" w:color="auto"/>
        <w:left w:val="none" w:sz="0" w:space="0" w:color="auto"/>
        <w:bottom w:val="none" w:sz="0" w:space="0" w:color="auto"/>
        <w:right w:val="none" w:sz="0" w:space="0" w:color="auto"/>
      </w:divBdr>
    </w:div>
    <w:div w:id="1323503796">
      <w:bodyDiv w:val="1"/>
      <w:marLeft w:val="0"/>
      <w:marRight w:val="0"/>
      <w:marTop w:val="0"/>
      <w:marBottom w:val="0"/>
      <w:divBdr>
        <w:top w:val="none" w:sz="0" w:space="0" w:color="auto"/>
        <w:left w:val="none" w:sz="0" w:space="0" w:color="auto"/>
        <w:bottom w:val="none" w:sz="0" w:space="0" w:color="auto"/>
        <w:right w:val="none" w:sz="0" w:space="0" w:color="auto"/>
      </w:divBdr>
    </w:div>
    <w:div w:id="1323582015">
      <w:bodyDiv w:val="1"/>
      <w:marLeft w:val="0"/>
      <w:marRight w:val="0"/>
      <w:marTop w:val="0"/>
      <w:marBottom w:val="0"/>
      <w:divBdr>
        <w:top w:val="none" w:sz="0" w:space="0" w:color="auto"/>
        <w:left w:val="none" w:sz="0" w:space="0" w:color="auto"/>
        <w:bottom w:val="none" w:sz="0" w:space="0" w:color="auto"/>
        <w:right w:val="none" w:sz="0" w:space="0" w:color="auto"/>
      </w:divBdr>
    </w:div>
    <w:div w:id="1324116370">
      <w:bodyDiv w:val="1"/>
      <w:marLeft w:val="0"/>
      <w:marRight w:val="0"/>
      <w:marTop w:val="0"/>
      <w:marBottom w:val="0"/>
      <w:divBdr>
        <w:top w:val="none" w:sz="0" w:space="0" w:color="auto"/>
        <w:left w:val="none" w:sz="0" w:space="0" w:color="auto"/>
        <w:bottom w:val="none" w:sz="0" w:space="0" w:color="auto"/>
        <w:right w:val="none" w:sz="0" w:space="0" w:color="auto"/>
      </w:divBdr>
    </w:div>
    <w:div w:id="1325357130">
      <w:bodyDiv w:val="1"/>
      <w:marLeft w:val="0"/>
      <w:marRight w:val="0"/>
      <w:marTop w:val="0"/>
      <w:marBottom w:val="0"/>
      <w:divBdr>
        <w:top w:val="none" w:sz="0" w:space="0" w:color="auto"/>
        <w:left w:val="none" w:sz="0" w:space="0" w:color="auto"/>
        <w:bottom w:val="none" w:sz="0" w:space="0" w:color="auto"/>
        <w:right w:val="none" w:sz="0" w:space="0" w:color="auto"/>
      </w:divBdr>
    </w:div>
    <w:div w:id="1328433845">
      <w:bodyDiv w:val="1"/>
      <w:marLeft w:val="0"/>
      <w:marRight w:val="0"/>
      <w:marTop w:val="0"/>
      <w:marBottom w:val="0"/>
      <w:divBdr>
        <w:top w:val="none" w:sz="0" w:space="0" w:color="auto"/>
        <w:left w:val="none" w:sz="0" w:space="0" w:color="auto"/>
        <w:bottom w:val="none" w:sz="0" w:space="0" w:color="auto"/>
        <w:right w:val="none" w:sz="0" w:space="0" w:color="auto"/>
      </w:divBdr>
    </w:div>
    <w:div w:id="1330447265">
      <w:bodyDiv w:val="1"/>
      <w:marLeft w:val="0"/>
      <w:marRight w:val="0"/>
      <w:marTop w:val="0"/>
      <w:marBottom w:val="0"/>
      <w:divBdr>
        <w:top w:val="none" w:sz="0" w:space="0" w:color="auto"/>
        <w:left w:val="none" w:sz="0" w:space="0" w:color="auto"/>
        <w:bottom w:val="none" w:sz="0" w:space="0" w:color="auto"/>
        <w:right w:val="none" w:sz="0" w:space="0" w:color="auto"/>
      </w:divBdr>
    </w:div>
    <w:div w:id="1330867028">
      <w:bodyDiv w:val="1"/>
      <w:marLeft w:val="0"/>
      <w:marRight w:val="0"/>
      <w:marTop w:val="0"/>
      <w:marBottom w:val="0"/>
      <w:divBdr>
        <w:top w:val="none" w:sz="0" w:space="0" w:color="auto"/>
        <w:left w:val="none" w:sz="0" w:space="0" w:color="auto"/>
        <w:bottom w:val="none" w:sz="0" w:space="0" w:color="auto"/>
        <w:right w:val="none" w:sz="0" w:space="0" w:color="auto"/>
      </w:divBdr>
    </w:div>
    <w:div w:id="1331719457">
      <w:bodyDiv w:val="1"/>
      <w:marLeft w:val="0"/>
      <w:marRight w:val="0"/>
      <w:marTop w:val="0"/>
      <w:marBottom w:val="0"/>
      <w:divBdr>
        <w:top w:val="none" w:sz="0" w:space="0" w:color="auto"/>
        <w:left w:val="none" w:sz="0" w:space="0" w:color="auto"/>
        <w:bottom w:val="none" w:sz="0" w:space="0" w:color="auto"/>
        <w:right w:val="none" w:sz="0" w:space="0" w:color="auto"/>
      </w:divBdr>
    </w:div>
    <w:div w:id="1333680125">
      <w:bodyDiv w:val="1"/>
      <w:marLeft w:val="0"/>
      <w:marRight w:val="0"/>
      <w:marTop w:val="0"/>
      <w:marBottom w:val="0"/>
      <w:divBdr>
        <w:top w:val="none" w:sz="0" w:space="0" w:color="auto"/>
        <w:left w:val="none" w:sz="0" w:space="0" w:color="auto"/>
        <w:bottom w:val="none" w:sz="0" w:space="0" w:color="auto"/>
        <w:right w:val="none" w:sz="0" w:space="0" w:color="auto"/>
      </w:divBdr>
    </w:div>
    <w:div w:id="1333950759">
      <w:bodyDiv w:val="1"/>
      <w:marLeft w:val="0"/>
      <w:marRight w:val="0"/>
      <w:marTop w:val="0"/>
      <w:marBottom w:val="0"/>
      <w:divBdr>
        <w:top w:val="none" w:sz="0" w:space="0" w:color="auto"/>
        <w:left w:val="none" w:sz="0" w:space="0" w:color="auto"/>
        <w:bottom w:val="none" w:sz="0" w:space="0" w:color="auto"/>
        <w:right w:val="none" w:sz="0" w:space="0" w:color="auto"/>
      </w:divBdr>
    </w:div>
    <w:div w:id="1334837950">
      <w:bodyDiv w:val="1"/>
      <w:marLeft w:val="0"/>
      <w:marRight w:val="0"/>
      <w:marTop w:val="0"/>
      <w:marBottom w:val="0"/>
      <w:divBdr>
        <w:top w:val="none" w:sz="0" w:space="0" w:color="auto"/>
        <w:left w:val="none" w:sz="0" w:space="0" w:color="auto"/>
        <w:bottom w:val="none" w:sz="0" w:space="0" w:color="auto"/>
        <w:right w:val="none" w:sz="0" w:space="0" w:color="auto"/>
      </w:divBdr>
    </w:div>
    <w:div w:id="1336106621">
      <w:bodyDiv w:val="1"/>
      <w:marLeft w:val="0"/>
      <w:marRight w:val="0"/>
      <w:marTop w:val="0"/>
      <w:marBottom w:val="0"/>
      <w:divBdr>
        <w:top w:val="none" w:sz="0" w:space="0" w:color="auto"/>
        <w:left w:val="none" w:sz="0" w:space="0" w:color="auto"/>
        <w:bottom w:val="none" w:sz="0" w:space="0" w:color="auto"/>
        <w:right w:val="none" w:sz="0" w:space="0" w:color="auto"/>
      </w:divBdr>
    </w:div>
    <w:div w:id="1338072486">
      <w:bodyDiv w:val="1"/>
      <w:marLeft w:val="0"/>
      <w:marRight w:val="0"/>
      <w:marTop w:val="0"/>
      <w:marBottom w:val="0"/>
      <w:divBdr>
        <w:top w:val="none" w:sz="0" w:space="0" w:color="auto"/>
        <w:left w:val="none" w:sz="0" w:space="0" w:color="auto"/>
        <w:bottom w:val="none" w:sz="0" w:space="0" w:color="auto"/>
        <w:right w:val="none" w:sz="0" w:space="0" w:color="auto"/>
      </w:divBdr>
    </w:div>
    <w:div w:id="1338728007">
      <w:bodyDiv w:val="1"/>
      <w:marLeft w:val="0"/>
      <w:marRight w:val="0"/>
      <w:marTop w:val="0"/>
      <w:marBottom w:val="0"/>
      <w:divBdr>
        <w:top w:val="none" w:sz="0" w:space="0" w:color="auto"/>
        <w:left w:val="none" w:sz="0" w:space="0" w:color="auto"/>
        <w:bottom w:val="none" w:sz="0" w:space="0" w:color="auto"/>
        <w:right w:val="none" w:sz="0" w:space="0" w:color="auto"/>
      </w:divBdr>
    </w:div>
    <w:div w:id="1341078522">
      <w:bodyDiv w:val="1"/>
      <w:marLeft w:val="0"/>
      <w:marRight w:val="0"/>
      <w:marTop w:val="0"/>
      <w:marBottom w:val="0"/>
      <w:divBdr>
        <w:top w:val="none" w:sz="0" w:space="0" w:color="auto"/>
        <w:left w:val="none" w:sz="0" w:space="0" w:color="auto"/>
        <w:bottom w:val="none" w:sz="0" w:space="0" w:color="auto"/>
        <w:right w:val="none" w:sz="0" w:space="0" w:color="auto"/>
      </w:divBdr>
    </w:div>
    <w:div w:id="1341279104">
      <w:bodyDiv w:val="1"/>
      <w:marLeft w:val="0"/>
      <w:marRight w:val="0"/>
      <w:marTop w:val="0"/>
      <w:marBottom w:val="0"/>
      <w:divBdr>
        <w:top w:val="none" w:sz="0" w:space="0" w:color="auto"/>
        <w:left w:val="none" w:sz="0" w:space="0" w:color="auto"/>
        <w:bottom w:val="none" w:sz="0" w:space="0" w:color="auto"/>
        <w:right w:val="none" w:sz="0" w:space="0" w:color="auto"/>
      </w:divBdr>
    </w:div>
    <w:div w:id="1343509934">
      <w:bodyDiv w:val="1"/>
      <w:marLeft w:val="0"/>
      <w:marRight w:val="0"/>
      <w:marTop w:val="0"/>
      <w:marBottom w:val="0"/>
      <w:divBdr>
        <w:top w:val="none" w:sz="0" w:space="0" w:color="auto"/>
        <w:left w:val="none" w:sz="0" w:space="0" w:color="auto"/>
        <w:bottom w:val="none" w:sz="0" w:space="0" w:color="auto"/>
        <w:right w:val="none" w:sz="0" w:space="0" w:color="auto"/>
      </w:divBdr>
    </w:div>
    <w:div w:id="1352417474">
      <w:bodyDiv w:val="1"/>
      <w:marLeft w:val="0"/>
      <w:marRight w:val="0"/>
      <w:marTop w:val="0"/>
      <w:marBottom w:val="0"/>
      <w:divBdr>
        <w:top w:val="none" w:sz="0" w:space="0" w:color="auto"/>
        <w:left w:val="none" w:sz="0" w:space="0" w:color="auto"/>
        <w:bottom w:val="none" w:sz="0" w:space="0" w:color="auto"/>
        <w:right w:val="none" w:sz="0" w:space="0" w:color="auto"/>
      </w:divBdr>
    </w:div>
    <w:div w:id="1354696479">
      <w:bodyDiv w:val="1"/>
      <w:marLeft w:val="0"/>
      <w:marRight w:val="0"/>
      <w:marTop w:val="0"/>
      <w:marBottom w:val="0"/>
      <w:divBdr>
        <w:top w:val="none" w:sz="0" w:space="0" w:color="auto"/>
        <w:left w:val="none" w:sz="0" w:space="0" w:color="auto"/>
        <w:bottom w:val="none" w:sz="0" w:space="0" w:color="auto"/>
        <w:right w:val="none" w:sz="0" w:space="0" w:color="auto"/>
      </w:divBdr>
    </w:div>
    <w:div w:id="1355768375">
      <w:bodyDiv w:val="1"/>
      <w:marLeft w:val="0"/>
      <w:marRight w:val="0"/>
      <w:marTop w:val="0"/>
      <w:marBottom w:val="0"/>
      <w:divBdr>
        <w:top w:val="none" w:sz="0" w:space="0" w:color="auto"/>
        <w:left w:val="none" w:sz="0" w:space="0" w:color="auto"/>
        <w:bottom w:val="none" w:sz="0" w:space="0" w:color="auto"/>
        <w:right w:val="none" w:sz="0" w:space="0" w:color="auto"/>
      </w:divBdr>
    </w:div>
    <w:div w:id="1356880732">
      <w:bodyDiv w:val="1"/>
      <w:marLeft w:val="0"/>
      <w:marRight w:val="0"/>
      <w:marTop w:val="0"/>
      <w:marBottom w:val="0"/>
      <w:divBdr>
        <w:top w:val="none" w:sz="0" w:space="0" w:color="auto"/>
        <w:left w:val="none" w:sz="0" w:space="0" w:color="auto"/>
        <w:bottom w:val="none" w:sz="0" w:space="0" w:color="auto"/>
        <w:right w:val="none" w:sz="0" w:space="0" w:color="auto"/>
      </w:divBdr>
    </w:div>
    <w:div w:id="1356925039">
      <w:bodyDiv w:val="1"/>
      <w:marLeft w:val="0"/>
      <w:marRight w:val="0"/>
      <w:marTop w:val="0"/>
      <w:marBottom w:val="0"/>
      <w:divBdr>
        <w:top w:val="none" w:sz="0" w:space="0" w:color="auto"/>
        <w:left w:val="none" w:sz="0" w:space="0" w:color="auto"/>
        <w:bottom w:val="none" w:sz="0" w:space="0" w:color="auto"/>
        <w:right w:val="none" w:sz="0" w:space="0" w:color="auto"/>
      </w:divBdr>
    </w:div>
    <w:div w:id="1358040083">
      <w:bodyDiv w:val="1"/>
      <w:marLeft w:val="0"/>
      <w:marRight w:val="0"/>
      <w:marTop w:val="0"/>
      <w:marBottom w:val="0"/>
      <w:divBdr>
        <w:top w:val="none" w:sz="0" w:space="0" w:color="auto"/>
        <w:left w:val="none" w:sz="0" w:space="0" w:color="auto"/>
        <w:bottom w:val="none" w:sz="0" w:space="0" w:color="auto"/>
        <w:right w:val="none" w:sz="0" w:space="0" w:color="auto"/>
      </w:divBdr>
    </w:div>
    <w:div w:id="1358581948">
      <w:bodyDiv w:val="1"/>
      <w:marLeft w:val="0"/>
      <w:marRight w:val="0"/>
      <w:marTop w:val="0"/>
      <w:marBottom w:val="0"/>
      <w:divBdr>
        <w:top w:val="none" w:sz="0" w:space="0" w:color="auto"/>
        <w:left w:val="none" w:sz="0" w:space="0" w:color="auto"/>
        <w:bottom w:val="none" w:sz="0" w:space="0" w:color="auto"/>
        <w:right w:val="none" w:sz="0" w:space="0" w:color="auto"/>
      </w:divBdr>
    </w:div>
    <w:div w:id="1358777224">
      <w:bodyDiv w:val="1"/>
      <w:marLeft w:val="0"/>
      <w:marRight w:val="0"/>
      <w:marTop w:val="0"/>
      <w:marBottom w:val="0"/>
      <w:divBdr>
        <w:top w:val="none" w:sz="0" w:space="0" w:color="auto"/>
        <w:left w:val="none" w:sz="0" w:space="0" w:color="auto"/>
        <w:bottom w:val="none" w:sz="0" w:space="0" w:color="auto"/>
        <w:right w:val="none" w:sz="0" w:space="0" w:color="auto"/>
      </w:divBdr>
    </w:div>
    <w:div w:id="1359769307">
      <w:bodyDiv w:val="1"/>
      <w:marLeft w:val="0"/>
      <w:marRight w:val="0"/>
      <w:marTop w:val="0"/>
      <w:marBottom w:val="0"/>
      <w:divBdr>
        <w:top w:val="none" w:sz="0" w:space="0" w:color="auto"/>
        <w:left w:val="none" w:sz="0" w:space="0" w:color="auto"/>
        <w:bottom w:val="none" w:sz="0" w:space="0" w:color="auto"/>
        <w:right w:val="none" w:sz="0" w:space="0" w:color="auto"/>
      </w:divBdr>
    </w:div>
    <w:div w:id="1364474408">
      <w:bodyDiv w:val="1"/>
      <w:marLeft w:val="0"/>
      <w:marRight w:val="0"/>
      <w:marTop w:val="0"/>
      <w:marBottom w:val="0"/>
      <w:divBdr>
        <w:top w:val="none" w:sz="0" w:space="0" w:color="auto"/>
        <w:left w:val="none" w:sz="0" w:space="0" w:color="auto"/>
        <w:bottom w:val="none" w:sz="0" w:space="0" w:color="auto"/>
        <w:right w:val="none" w:sz="0" w:space="0" w:color="auto"/>
      </w:divBdr>
    </w:div>
    <w:div w:id="1364476983">
      <w:bodyDiv w:val="1"/>
      <w:marLeft w:val="0"/>
      <w:marRight w:val="0"/>
      <w:marTop w:val="0"/>
      <w:marBottom w:val="0"/>
      <w:divBdr>
        <w:top w:val="none" w:sz="0" w:space="0" w:color="auto"/>
        <w:left w:val="none" w:sz="0" w:space="0" w:color="auto"/>
        <w:bottom w:val="none" w:sz="0" w:space="0" w:color="auto"/>
        <w:right w:val="none" w:sz="0" w:space="0" w:color="auto"/>
      </w:divBdr>
    </w:div>
    <w:div w:id="1364793615">
      <w:bodyDiv w:val="1"/>
      <w:marLeft w:val="0"/>
      <w:marRight w:val="0"/>
      <w:marTop w:val="0"/>
      <w:marBottom w:val="0"/>
      <w:divBdr>
        <w:top w:val="none" w:sz="0" w:space="0" w:color="auto"/>
        <w:left w:val="none" w:sz="0" w:space="0" w:color="auto"/>
        <w:bottom w:val="none" w:sz="0" w:space="0" w:color="auto"/>
        <w:right w:val="none" w:sz="0" w:space="0" w:color="auto"/>
      </w:divBdr>
    </w:div>
    <w:div w:id="1369263326">
      <w:bodyDiv w:val="1"/>
      <w:marLeft w:val="0"/>
      <w:marRight w:val="0"/>
      <w:marTop w:val="0"/>
      <w:marBottom w:val="0"/>
      <w:divBdr>
        <w:top w:val="none" w:sz="0" w:space="0" w:color="auto"/>
        <w:left w:val="none" w:sz="0" w:space="0" w:color="auto"/>
        <w:bottom w:val="none" w:sz="0" w:space="0" w:color="auto"/>
        <w:right w:val="none" w:sz="0" w:space="0" w:color="auto"/>
      </w:divBdr>
    </w:div>
    <w:div w:id="1370913229">
      <w:bodyDiv w:val="1"/>
      <w:marLeft w:val="0"/>
      <w:marRight w:val="0"/>
      <w:marTop w:val="0"/>
      <w:marBottom w:val="0"/>
      <w:divBdr>
        <w:top w:val="none" w:sz="0" w:space="0" w:color="auto"/>
        <w:left w:val="none" w:sz="0" w:space="0" w:color="auto"/>
        <w:bottom w:val="none" w:sz="0" w:space="0" w:color="auto"/>
        <w:right w:val="none" w:sz="0" w:space="0" w:color="auto"/>
      </w:divBdr>
    </w:div>
    <w:div w:id="1371107671">
      <w:bodyDiv w:val="1"/>
      <w:marLeft w:val="0"/>
      <w:marRight w:val="0"/>
      <w:marTop w:val="0"/>
      <w:marBottom w:val="0"/>
      <w:divBdr>
        <w:top w:val="none" w:sz="0" w:space="0" w:color="auto"/>
        <w:left w:val="none" w:sz="0" w:space="0" w:color="auto"/>
        <w:bottom w:val="none" w:sz="0" w:space="0" w:color="auto"/>
        <w:right w:val="none" w:sz="0" w:space="0" w:color="auto"/>
      </w:divBdr>
    </w:div>
    <w:div w:id="1371614185">
      <w:bodyDiv w:val="1"/>
      <w:marLeft w:val="0"/>
      <w:marRight w:val="0"/>
      <w:marTop w:val="0"/>
      <w:marBottom w:val="0"/>
      <w:divBdr>
        <w:top w:val="none" w:sz="0" w:space="0" w:color="auto"/>
        <w:left w:val="none" w:sz="0" w:space="0" w:color="auto"/>
        <w:bottom w:val="none" w:sz="0" w:space="0" w:color="auto"/>
        <w:right w:val="none" w:sz="0" w:space="0" w:color="auto"/>
      </w:divBdr>
    </w:div>
    <w:div w:id="1372220013">
      <w:bodyDiv w:val="1"/>
      <w:marLeft w:val="0"/>
      <w:marRight w:val="0"/>
      <w:marTop w:val="0"/>
      <w:marBottom w:val="0"/>
      <w:divBdr>
        <w:top w:val="none" w:sz="0" w:space="0" w:color="auto"/>
        <w:left w:val="none" w:sz="0" w:space="0" w:color="auto"/>
        <w:bottom w:val="none" w:sz="0" w:space="0" w:color="auto"/>
        <w:right w:val="none" w:sz="0" w:space="0" w:color="auto"/>
      </w:divBdr>
    </w:div>
    <w:div w:id="1373577199">
      <w:bodyDiv w:val="1"/>
      <w:marLeft w:val="0"/>
      <w:marRight w:val="0"/>
      <w:marTop w:val="0"/>
      <w:marBottom w:val="0"/>
      <w:divBdr>
        <w:top w:val="none" w:sz="0" w:space="0" w:color="auto"/>
        <w:left w:val="none" w:sz="0" w:space="0" w:color="auto"/>
        <w:bottom w:val="none" w:sz="0" w:space="0" w:color="auto"/>
        <w:right w:val="none" w:sz="0" w:space="0" w:color="auto"/>
      </w:divBdr>
    </w:div>
    <w:div w:id="1375738368">
      <w:bodyDiv w:val="1"/>
      <w:marLeft w:val="0"/>
      <w:marRight w:val="0"/>
      <w:marTop w:val="0"/>
      <w:marBottom w:val="0"/>
      <w:divBdr>
        <w:top w:val="none" w:sz="0" w:space="0" w:color="auto"/>
        <w:left w:val="none" w:sz="0" w:space="0" w:color="auto"/>
        <w:bottom w:val="none" w:sz="0" w:space="0" w:color="auto"/>
        <w:right w:val="none" w:sz="0" w:space="0" w:color="auto"/>
      </w:divBdr>
    </w:div>
    <w:div w:id="1379160970">
      <w:bodyDiv w:val="1"/>
      <w:marLeft w:val="0"/>
      <w:marRight w:val="0"/>
      <w:marTop w:val="0"/>
      <w:marBottom w:val="0"/>
      <w:divBdr>
        <w:top w:val="none" w:sz="0" w:space="0" w:color="auto"/>
        <w:left w:val="none" w:sz="0" w:space="0" w:color="auto"/>
        <w:bottom w:val="none" w:sz="0" w:space="0" w:color="auto"/>
        <w:right w:val="none" w:sz="0" w:space="0" w:color="auto"/>
      </w:divBdr>
    </w:div>
    <w:div w:id="1382292554">
      <w:bodyDiv w:val="1"/>
      <w:marLeft w:val="0"/>
      <w:marRight w:val="0"/>
      <w:marTop w:val="0"/>
      <w:marBottom w:val="0"/>
      <w:divBdr>
        <w:top w:val="none" w:sz="0" w:space="0" w:color="auto"/>
        <w:left w:val="none" w:sz="0" w:space="0" w:color="auto"/>
        <w:bottom w:val="none" w:sz="0" w:space="0" w:color="auto"/>
        <w:right w:val="none" w:sz="0" w:space="0" w:color="auto"/>
      </w:divBdr>
    </w:div>
    <w:div w:id="1387990558">
      <w:bodyDiv w:val="1"/>
      <w:marLeft w:val="0"/>
      <w:marRight w:val="0"/>
      <w:marTop w:val="0"/>
      <w:marBottom w:val="0"/>
      <w:divBdr>
        <w:top w:val="none" w:sz="0" w:space="0" w:color="auto"/>
        <w:left w:val="none" w:sz="0" w:space="0" w:color="auto"/>
        <w:bottom w:val="none" w:sz="0" w:space="0" w:color="auto"/>
        <w:right w:val="none" w:sz="0" w:space="0" w:color="auto"/>
      </w:divBdr>
    </w:div>
    <w:div w:id="1389568819">
      <w:bodyDiv w:val="1"/>
      <w:marLeft w:val="0"/>
      <w:marRight w:val="0"/>
      <w:marTop w:val="0"/>
      <w:marBottom w:val="0"/>
      <w:divBdr>
        <w:top w:val="none" w:sz="0" w:space="0" w:color="auto"/>
        <w:left w:val="none" w:sz="0" w:space="0" w:color="auto"/>
        <w:bottom w:val="none" w:sz="0" w:space="0" w:color="auto"/>
        <w:right w:val="none" w:sz="0" w:space="0" w:color="auto"/>
      </w:divBdr>
    </w:div>
    <w:div w:id="1390955493">
      <w:bodyDiv w:val="1"/>
      <w:marLeft w:val="0"/>
      <w:marRight w:val="0"/>
      <w:marTop w:val="0"/>
      <w:marBottom w:val="0"/>
      <w:divBdr>
        <w:top w:val="none" w:sz="0" w:space="0" w:color="auto"/>
        <w:left w:val="none" w:sz="0" w:space="0" w:color="auto"/>
        <w:bottom w:val="none" w:sz="0" w:space="0" w:color="auto"/>
        <w:right w:val="none" w:sz="0" w:space="0" w:color="auto"/>
      </w:divBdr>
    </w:div>
    <w:div w:id="1392342802">
      <w:bodyDiv w:val="1"/>
      <w:marLeft w:val="0"/>
      <w:marRight w:val="0"/>
      <w:marTop w:val="0"/>
      <w:marBottom w:val="0"/>
      <w:divBdr>
        <w:top w:val="none" w:sz="0" w:space="0" w:color="auto"/>
        <w:left w:val="none" w:sz="0" w:space="0" w:color="auto"/>
        <w:bottom w:val="none" w:sz="0" w:space="0" w:color="auto"/>
        <w:right w:val="none" w:sz="0" w:space="0" w:color="auto"/>
      </w:divBdr>
    </w:div>
    <w:div w:id="1392730058">
      <w:bodyDiv w:val="1"/>
      <w:marLeft w:val="0"/>
      <w:marRight w:val="0"/>
      <w:marTop w:val="0"/>
      <w:marBottom w:val="0"/>
      <w:divBdr>
        <w:top w:val="none" w:sz="0" w:space="0" w:color="auto"/>
        <w:left w:val="none" w:sz="0" w:space="0" w:color="auto"/>
        <w:bottom w:val="none" w:sz="0" w:space="0" w:color="auto"/>
        <w:right w:val="none" w:sz="0" w:space="0" w:color="auto"/>
      </w:divBdr>
    </w:div>
    <w:div w:id="1399861857">
      <w:bodyDiv w:val="1"/>
      <w:marLeft w:val="0"/>
      <w:marRight w:val="0"/>
      <w:marTop w:val="0"/>
      <w:marBottom w:val="0"/>
      <w:divBdr>
        <w:top w:val="none" w:sz="0" w:space="0" w:color="auto"/>
        <w:left w:val="none" w:sz="0" w:space="0" w:color="auto"/>
        <w:bottom w:val="none" w:sz="0" w:space="0" w:color="auto"/>
        <w:right w:val="none" w:sz="0" w:space="0" w:color="auto"/>
      </w:divBdr>
    </w:div>
    <w:div w:id="1401094346">
      <w:bodyDiv w:val="1"/>
      <w:marLeft w:val="0"/>
      <w:marRight w:val="0"/>
      <w:marTop w:val="0"/>
      <w:marBottom w:val="0"/>
      <w:divBdr>
        <w:top w:val="none" w:sz="0" w:space="0" w:color="auto"/>
        <w:left w:val="none" w:sz="0" w:space="0" w:color="auto"/>
        <w:bottom w:val="none" w:sz="0" w:space="0" w:color="auto"/>
        <w:right w:val="none" w:sz="0" w:space="0" w:color="auto"/>
      </w:divBdr>
    </w:div>
    <w:div w:id="1405421191">
      <w:bodyDiv w:val="1"/>
      <w:marLeft w:val="0"/>
      <w:marRight w:val="0"/>
      <w:marTop w:val="0"/>
      <w:marBottom w:val="0"/>
      <w:divBdr>
        <w:top w:val="none" w:sz="0" w:space="0" w:color="auto"/>
        <w:left w:val="none" w:sz="0" w:space="0" w:color="auto"/>
        <w:bottom w:val="none" w:sz="0" w:space="0" w:color="auto"/>
        <w:right w:val="none" w:sz="0" w:space="0" w:color="auto"/>
      </w:divBdr>
    </w:div>
    <w:div w:id="1405494802">
      <w:bodyDiv w:val="1"/>
      <w:marLeft w:val="0"/>
      <w:marRight w:val="0"/>
      <w:marTop w:val="0"/>
      <w:marBottom w:val="0"/>
      <w:divBdr>
        <w:top w:val="none" w:sz="0" w:space="0" w:color="auto"/>
        <w:left w:val="none" w:sz="0" w:space="0" w:color="auto"/>
        <w:bottom w:val="none" w:sz="0" w:space="0" w:color="auto"/>
        <w:right w:val="none" w:sz="0" w:space="0" w:color="auto"/>
      </w:divBdr>
    </w:div>
    <w:div w:id="1409110021">
      <w:bodyDiv w:val="1"/>
      <w:marLeft w:val="0"/>
      <w:marRight w:val="0"/>
      <w:marTop w:val="0"/>
      <w:marBottom w:val="0"/>
      <w:divBdr>
        <w:top w:val="none" w:sz="0" w:space="0" w:color="auto"/>
        <w:left w:val="none" w:sz="0" w:space="0" w:color="auto"/>
        <w:bottom w:val="none" w:sz="0" w:space="0" w:color="auto"/>
        <w:right w:val="none" w:sz="0" w:space="0" w:color="auto"/>
      </w:divBdr>
    </w:div>
    <w:div w:id="1410808774">
      <w:bodyDiv w:val="1"/>
      <w:marLeft w:val="0"/>
      <w:marRight w:val="0"/>
      <w:marTop w:val="0"/>
      <w:marBottom w:val="0"/>
      <w:divBdr>
        <w:top w:val="none" w:sz="0" w:space="0" w:color="auto"/>
        <w:left w:val="none" w:sz="0" w:space="0" w:color="auto"/>
        <w:bottom w:val="none" w:sz="0" w:space="0" w:color="auto"/>
        <w:right w:val="none" w:sz="0" w:space="0" w:color="auto"/>
      </w:divBdr>
    </w:div>
    <w:div w:id="1413821764">
      <w:bodyDiv w:val="1"/>
      <w:marLeft w:val="0"/>
      <w:marRight w:val="0"/>
      <w:marTop w:val="0"/>
      <w:marBottom w:val="0"/>
      <w:divBdr>
        <w:top w:val="none" w:sz="0" w:space="0" w:color="auto"/>
        <w:left w:val="none" w:sz="0" w:space="0" w:color="auto"/>
        <w:bottom w:val="none" w:sz="0" w:space="0" w:color="auto"/>
        <w:right w:val="none" w:sz="0" w:space="0" w:color="auto"/>
      </w:divBdr>
    </w:div>
    <w:div w:id="1414472743">
      <w:bodyDiv w:val="1"/>
      <w:marLeft w:val="0"/>
      <w:marRight w:val="0"/>
      <w:marTop w:val="0"/>
      <w:marBottom w:val="0"/>
      <w:divBdr>
        <w:top w:val="none" w:sz="0" w:space="0" w:color="auto"/>
        <w:left w:val="none" w:sz="0" w:space="0" w:color="auto"/>
        <w:bottom w:val="none" w:sz="0" w:space="0" w:color="auto"/>
        <w:right w:val="none" w:sz="0" w:space="0" w:color="auto"/>
      </w:divBdr>
    </w:div>
    <w:div w:id="1415275616">
      <w:bodyDiv w:val="1"/>
      <w:marLeft w:val="0"/>
      <w:marRight w:val="0"/>
      <w:marTop w:val="0"/>
      <w:marBottom w:val="0"/>
      <w:divBdr>
        <w:top w:val="none" w:sz="0" w:space="0" w:color="auto"/>
        <w:left w:val="none" w:sz="0" w:space="0" w:color="auto"/>
        <w:bottom w:val="none" w:sz="0" w:space="0" w:color="auto"/>
        <w:right w:val="none" w:sz="0" w:space="0" w:color="auto"/>
      </w:divBdr>
    </w:div>
    <w:div w:id="1416052628">
      <w:bodyDiv w:val="1"/>
      <w:marLeft w:val="0"/>
      <w:marRight w:val="0"/>
      <w:marTop w:val="0"/>
      <w:marBottom w:val="0"/>
      <w:divBdr>
        <w:top w:val="none" w:sz="0" w:space="0" w:color="auto"/>
        <w:left w:val="none" w:sz="0" w:space="0" w:color="auto"/>
        <w:bottom w:val="none" w:sz="0" w:space="0" w:color="auto"/>
        <w:right w:val="none" w:sz="0" w:space="0" w:color="auto"/>
      </w:divBdr>
    </w:div>
    <w:div w:id="1419253682">
      <w:bodyDiv w:val="1"/>
      <w:marLeft w:val="0"/>
      <w:marRight w:val="0"/>
      <w:marTop w:val="0"/>
      <w:marBottom w:val="0"/>
      <w:divBdr>
        <w:top w:val="none" w:sz="0" w:space="0" w:color="auto"/>
        <w:left w:val="none" w:sz="0" w:space="0" w:color="auto"/>
        <w:bottom w:val="none" w:sz="0" w:space="0" w:color="auto"/>
        <w:right w:val="none" w:sz="0" w:space="0" w:color="auto"/>
      </w:divBdr>
    </w:div>
    <w:div w:id="1419324871">
      <w:bodyDiv w:val="1"/>
      <w:marLeft w:val="0"/>
      <w:marRight w:val="0"/>
      <w:marTop w:val="0"/>
      <w:marBottom w:val="0"/>
      <w:divBdr>
        <w:top w:val="none" w:sz="0" w:space="0" w:color="auto"/>
        <w:left w:val="none" w:sz="0" w:space="0" w:color="auto"/>
        <w:bottom w:val="none" w:sz="0" w:space="0" w:color="auto"/>
        <w:right w:val="none" w:sz="0" w:space="0" w:color="auto"/>
      </w:divBdr>
    </w:div>
    <w:div w:id="1423065899">
      <w:bodyDiv w:val="1"/>
      <w:marLeft w:val="0"/>
      <w:marRight w:val="0"/>
      <w:marTop w:val="0"/>
      <w:marBottom w:val="0"/>
      <w:divBdr>
        <w:top w:val="none" w:sz="0" w:space="0" w:color="auto"/>
        <w:left w:val="none" w:sz="0" w:space="0" w:color="auto"/>
        <w:bottom w:val="none" w:sz="0" w:space="0" w:color="auto"/>
        <w:right w:val="none" w:sz="0" w:space="0" w:color="auto"/>
      </w:divBdr>
    </w:div>
    <w:div w:id="1423184015">
      <w:bodyDiv w:val="1"/>
      <w:marLeft w:val="0"/>
      <w:marRight w:val="0"/>
      <w:marTop w:val="0"/>
      <w:marBottom w:val="0"/>
      <w:divBdr>
        <w:top w:val="none" w:sz="0" w:space="0" w:color="auto"/>
        <w:left w:val="none" w:sz="0" w:space="0" w:color="auto"/>
        <w:bottom w:val="none" w:sz="0" w:space="0" w:color="auto"/>
        <w:right w:val="none" w:sz="0" w:space="0" w:color="auto"/>
      </w:divBdr>
    </w:div>
    <w:div w:id="1423406949">
      <w:bodyDiv w:val="1"/>
      <w:marLeft w:val="0"/>
      <w:marRight w:val="0"/>
      <w:marTop w:val="0"/>
      <w:marBottom w:val="0"/>
      <w:divBdr>
        <w:top w:val="none" w:sz="0" w:space="0" w:color="auto"/>
        <w:left w:val="none" w:sz="0" w:space="0" w:color="auto"/>
        <w:bottom w:val="none" w:sz="0" w:space="0" w:color="auto"/>
        <w:right w:val="none" w:sz="0" w:space="0" w:color="auto"/>
      </w:divBdr>
    </w:div>
    <w:div w:id="1423450962">
      <w:bodyDiv w:val="1"/>
      <w:marLeft w:val="0"/>
      <w:marRight w:val="0"/>
      <w:marTop w:val="0"/>
      <w:marBottom w:val="0"/>
      <w:divBdr>
        <w:top w:val="none" w:sz="0" w:space="0" w:color="auto"/>
        <w:left w:val="none" w:sz="0" w:space="0" w:color="auto"/>
        <w:bottom w:val="none" w:sz="0" w:space="0" w:color="auto"/>
        <w:right w:val="none" w:sz="0" w:space="0" w:color="auto"/>
      </w:divBdr>
    </w:div>
    <w:div w:id="1426221089">
      <w:bodyDiv w:val="1"/>
      <w:marLeft w:val="0"/>
      <w:marRight w:val="0"/>
      <w:marTop w:val="0"/>
      <w:marBottom w:val="0"/>
      <w:divBdr>
        <w:top w:val="none" w:sz="0" w:space="0" w:color="auto"/>
        <w:left w:val="none" w:sz="0" w:space="0" w:color="auto"/>
        <w:bottom w:val="none" w:sz="0" w:space="0" w:color="auto"/>
        <w:right w:val="none" w:sz="0" w:space="0" w:color="auto"/>
      </w:divBdr>
    </w:div>
    <w:div w:id="1430812689">
      <w:bodyDiv w:val="1"/>
      <w:marLeft w:val="0"/>
      <w:marRight w:val="0"/>
      <w:marTop w:val="0"/>
      <w:marBottom w:val="0"/>
      <w:divBdr>
        <w:top w:val="none" w:sz="0" w:space="0" w:color="auto"/>
        <w:left w:val="none" w:sz="0" w:space="0" w:color="auto"/>
        <w:bottom w:val="none" w:sz="0" w:space="0" w:color="auto"/>
        <w:right w:val="none" w:sz="0" w:space="0" w:color="auto"/>
      </w:divBdr>
    </w:div>
    <w:div w:id="1431657950">
      <w:bodyDiv w:val="1"/>
      <w:marLeft w:val="0"/>
      <w:marRight w:val="0"/>
      <w:marTop w:val="0"/>
      <w:marBottom w:val="0"/>
      <w:divBdr>
        <w:top w:val="none" w:sz="0" w:space="0" w:color="auto"/>
        <w:left w:val="none" w:sz="0" w:space="0" w:color="auto"/>
        <w:bottom w:val="none" w:sz="0" w:space="0" w:color="auto"/>
        <w:right w:val="none" w:sz="0" w:space="0" w:color="auto"/>
      </w:divBdr>
    </w:div>
    <w:div w:id="1432049537">
      <w:bodyDiv w:val="1"/>
      <w:marLeft w:val="0"/>
      <w:marRight w:val="0"/>
      <w:marTop w:val="0"/>
      <w:marBottom w:val="0"/>
      <w:divBdr>
        <w:top w:val="none" w:sz="0" w:space="0" w:color="auto"/>
        <w:left w:val="none" w:sz="0" w:space="0" w:color="auto"/>
        <w:bottom w:val="none" w:sz="0" w:space="0" w:color="auto"/>
        <w:right w:val="none" w:sz="0" w:space="0" w:color="auto"/>
      </w:divBdr>
    </w:div>
    <w:div w:id="1432511384">
      <w:bodyDiv w:val="1"/>
      <w:marLeft w:val="0"/>
      <w:marRight w:val="0"/>
      <w:marTop w:val="0"/>
      <w:marBottom w:val="0"/>
      <w:divBdr>
        <w:top w:val="none" w:sz="0" w:space="0" w:color="auto"/>
        <w:left w:val="none" w:sz="0" w:space="0" w:color="auto"/>
        <w:bottom w:val="none" w:sz="0" w:space="0" w:color="auto"/>
        <w:right w:val="none" w:sz="0" w:space="0" w:color="auto"/>
      </w:divBdr>
    </w:div>
    <w:div w:id="1435445458">
      <w:bodyDiv w:val="1"/>
      <w:marLeft w:val="0"/>
      <w:marRight w:val="0"/>
      <w:marTop w:val="0"/>
      <w:marBottom w:val="0"/>
      <w:divBdr>
        <w:top w:val="none" w:sz="0" w:space="0" w:color="auto"/>
        <w:left w:val="none" w:sz="0" w:space="0" w:color="auto"/>
        <w:bottom w:val="none" w:sz="0" w:space="0" w:color="auto"/>
        <w:right w:val="none" w:sz="0" w:space="0" w:color="auto"/>
      </w:divBdr>
    </w:div>
    <w:div w:id="1436099391">
      <w:bodyDiv w:val="1"/>
      <w:marLeft w:val="0"/>
      <w:marRight w:val="0"/>
      <w:marTop w:val="0"/>
      <w:marBottom w:val="0"/>
      <w:divBdr>
        <w:top w:val="none" w:sz="0" w:space="0" w:color="auto"/>
        <w:left w:val="none" w:sz="0" w:space="0" w:color="auto"/>
        <w:bottom w:val="none" w:sz="0" w:space="0" w:color="auto"/>
        <w:right w:val="none" w:sz="0" w:space="0" w:color="auto"/>
      </w:divBdr>
    </w:div>
    <w:div w:id="1436289410">
      <w:bodyDiv w:val="1"/>
      <w:marLeft w:val="0"/>
      <w:marRight w:val="0"/>
      <w:marTop w:val="0"/>
      <w:marBottom w:val="0"/>
      <w:divBdr>
        <w:top w:val="none" w:sz="0" w:space="0" w:color="auto"/>
        <w:left w:val="none" w:sz="0" w:space="0" w:color="auto"/>
        <w:bottom w:val="none" w:sz="0" w:space="0" w:color="auto"/>
        <w:right w:val="none" w:sz="0" w:space="0" w:color="auto"/>
      </w:divBdr>
    </w:div>
    <w:div w:id="1442260732">
      <w:bodyDiv w:val="1"/>
      <w:marLeft w:val="0"/>
      <w:marRight w:val="0"/>
      <w:marTop w:val="0"/>
      <w:marBottom w:val="0"/>
      <w:divBdr>
        <w:top w:val="none" w:sz="0" w:space="0" w:color="auto"/>
        <w:left w:val="none" w:sz="0" w:space="0" w:color="auto"/>
        <w:bottom w:val="none" w:sz="0" w:space="0" w:color="auto"/>
        <w:right w:val="none" w:sz="0" w:space="0" w:color="auto"/>
      </w:divBdr>
    </w:div>
    <w:div w:id="1442384446">
      <w:bodyDiv w:val="1"/>
      <w:marLeft w:val="0"/>
      <w:marRight w:val="0"/>
      <w:marTop w:val="0"/>
      <w:marBottom w:val="0"/>
      <w:divBdr>
        <w:top w:val="none" w:sz="0" w:space="0" w:color="auto"/>
        <w:left w:val="none" w:sz="0" w:space="0" w:color="auto"/>
        <w:bottom w:val="none" w:sz="0" w:space="0" w:color="auto"/>
        <w:right w:val="none" w:sz="0" w:space="0" w:color="auto"/>
      </w:divBdr>
    </w:div>
    <w:div w:id="1444694381">
      <w:bodyDiv w:val="1"/>
      <w:marLeft w:val="0"/>
      <w:marRight w:val="0"/>
      <w:marTop w:val="0"/>
      <w:marBottom w:val="0"/>
      <w:divBdr>
        <w:top w:val="none" w:sz="0" w:space="0" w:color="auto"/>
        <w:left w:val="none" w:sz="0" w:space="0" w:color="auto"/>
        <w:bottom w:val="none" w:sz="0" w:space="0" w:color="auto"/>
        <w:right w:val="none" w:sz="0" w:space="0" w:color="auto"/>
      </w:divBdr>
    </w:div>
    <w:div w:id="1445224105">
      <w:bodyDiv w:val="1"/>
      <w:marLeft w:val="0"/>
      <w:marRight w:val="0"/>
      <w:marTop w:val="0"/>
      <w:marBottom w:val="0"/>
      <w:divBdr>
        <w:top w:val="none" w:sz="0" w:space="0" w:color="auto"/>
        <w:left w:val="none" w:sz="0" w:space="0" w:color="auto"/>
        <w:bottom w:val="none" w:sz="0" w:space="0" w:color="auto"/>
        <w:right w:val="none" w:sz="0" w:space="0" w:color="auto"/>
      </w:divBdr>
    </w:div>
    <w:div w:id="1446072684">
      <w:bodyDiv w:val="1"/>
      <w:marLeft w:val="0"/>
      <w:marRight w:val="0"/>
      <w:marTop w:val="0"/>
      <w:marBottom w:val="0"/>
      <w:divBdr>
        <w:top w:val="none" w:sz="0" w:space="0" w:color="auto"/>
        <w:left w:val="none" w:sz="0" w:space="0" w:color="auto"/>
        <w:bottom w:val="none" w:sz="0" w:space="0" w:color="auto"/>
        <w:right w:val="none" w:sz="0" w:space="0" w:color="auto"/>
      </w:divBdr>
    </w:div>
    <w:div w:id="1447120525">
      <w:bodyDiv w:val="1"/>
      <w:marLeft w:val="0"/>
      <w:marRight w:val="0"/>
      <w:marTop w:val="0"/>
      <w:marBottom w:val="0"/>
      <w:divBdr>
        <w:top w:val="none" w:sz="0" w:space="0" w:color="auto"/>
        <w:left w:val="none" w:sz="0" w:space="0" w:color="auto"/>
        <w:bottom w:val="none" w:sz="0" w:space="0" w:color="auto"/>
        <w:right w:val="none" w:sz="0" w:space="0" w:color="auto"/>
      </w:divBdr>
    </w:div>
    <w:div w:id="1447650663">
      <w:bodyDiv w:val="1"/>
      <w:marLeft w:val="0"/>
      <w:marRight w:val="0"/>
      <w:marTop w:val="0"/>
      <w:marBottom w:val="0"/>
      <w:divBdr>
        <w:top w:val="none" w:sz="0" w:space="0" w:color="auto"/>
        <w:left w:val="none" w:sz="0" w:space="0" w:color="auto"/>
        <w:bottom w:val="none" w:sz="0" w:space="0" w:color="auto"/>
        <w:right w:val="none" w:sz="0" w:space="0" w:color="auto"/>
      </w:divBdr>
    </w:div>
    <w:div w:id="1447656003">
      <w:bodyDiv w:val="1"/>
      <w:marLeft w:val="0"/>
      <w:marRight w:val="0"/>
      <w:marTop w:val="0"/>
      <w:marBottom w:val="0"/>
      <w:divBdr>
        <w:top w:val="none" w:sz="0" w:space="0" w:color="auto"/>
        <w:left w:val="none" w:sz="0" w:space="0" w:color="auto"/>
        <w:bottom w:val="none" w:sz="0" w:space="0" w:color="auto"/>
        <w:right w:val="none" w:sz="0" w:space="0" w:color="auto"/>
      </w:divBdr>
    </w:div>
    <w:div w:id="1449812000">
      <w:bodyDiv w:val="1"/>
      <w:marLeft w:val="0"/>
      <w:marRight w:val="0"/>
      <w:marTop w:val="0"/>
      <w:marBottom w:val="0"/>
      <w:divBdr>
        <w:top w:val="none" w:sz="0" w:space="0" w:color="auto"/>
        <w:left w:val="none" w:sz="0" w:space="0" w:color="auto"/>
        <w:bottom w:val="none" w:sz="0" w:space="0" w:color="auto"/>
        <w:right w:val="none" w:sz="0" w:space="0" w:color="auto"/>
      </w:divBdr>
    </w:div>
    <w:div w:id="1450511677">
      <w:bodyDiv w:val="1"/>
      <w:marLeft w:val="0"/>
      <w:marRight w:val="0"/>
      <w:marTop w:val="0"/>
      <w:marBottom w:val="0"/>
      <w:divBdr>
        <w:top w:val="none" w:sz="0" w:space="0" w:color="auto"/>
        <w:left w:val="none" w:sz="0" w:space="0" w:color="auto"/>
        <w:bottom w:val="none" w:sz="0" w:space="0" w:color="auto"/>
        <w:right w:val="none" w:sz="0" w:space="0" w:color="auto"/>
      </w:divBdr>
    </w:div>
    <w:div w:id="1450587228">
      <w:bodyDiv w:val="1"/>
      <w:marLeft w:val="0"/>
      <w:marRight w:val="0"/>
      <w:marTop w:val="0"/>
      <w:marBottom w:val="0"/>
      <w:divBdr>
        <w:top w:val="none" w:sz="0" w:space="0" w:color="auto"/>
        <w:left w:val="none" w:sz="0" w:space="0" w:color="auto"/>
        <w:bottom w:val="none" w:sz="0" w:space="0" w:color="auto"/>
        <w:right w:val="none" w:sz="0" w:space="0" w:color="auto"/>
      </w:divBdr>
    </w:div>
    <w:div w:id="1451588978">
      <w:bodyDiv w:val="1"/>
      <w:marLeft w:val="0"/>
      <w:marRight w:val="0"/>
      <w:marTop w:val="0"/>
      <w:marBottom w:val="0"/>
      <w:divBdr>
        <w:top w:val="none" w:sz="0" w:space="0" w:color="auto"/>
        <w:left w:val="none" w:sz="0" w:space="0" w:color="auto"/>
        <w:bottom w:val="none" w:sz="0" w:space="0" w:color="auto"/>
        <w:right w:val="none" w:sz="0" w:space="0" w:color="auto"/>
      </w:divBdr>
    </w:div>
    <w:div w:id="1458449211">
      <w:bodyDiv w:val="1"/>
      <w:marLeft w:val="0"/>
      <w:marRight w:val="0"/>
      <w:marTop w:val="0"/>
      <w:marBottom w:val="0"/>
      <w:divBdr>
        <w:top w:val="none" w:sz="0" w:space="0" w:color="auto"/>
        <w:left w:val="none" w:sz="0" w:space="0" w:color="auto"/>
        <w:bottom w:val="none" w:sz="0" w:space="0" w:color="auto"/>
        <w:right w:val="none" w:sz="0" w:space="0" w:color="auto"/>
      </w:divBdr>
    </w:div>
    <w:div w:id="1458983615">
      <w:bodyDiv w:val="1"/>
      <w:marLeft w:val="0"/>
      <w:marRight w:val="0"/>
      <w:marTop w:val="0"/>
      <w:marBottom w:val="0"/>
      <w:divBdr>
        <w:top w:val="none" w:sz="0" w:space="0" w:color="auto"/>
        <w:left w:val="none" w:sz="0" w:space="0" w:color="auto"/>
        <w:bottom w:val="none" w:sz="0" w:space="0" w:color="auto"/>
        <w:right w:val="none" w:sz="0" w:space="0" w:color="auto"/>
      </w:divBdr>
    </w:div>
    <w:div w:id="1459178445">
      <w:bodyDiv w:val="1"/>
      <w:marLeft w:val="0"/>
      <w:marRight w:val="0"/>
      <w:marTop w:val="0"/>
      <w:marBottom w:val="0"/>
      <w:divBdr>
        <w:top w:val="none" w:sz="0" w:space="0" w:color="auto"/>
        <w:left w:val="none" w:sz="0" w:space="0" w:color="auto"/>
        <w:bottom w:val="none" w:sz="0" w:space="0" w:color="auto"/>
        <w:right w:val="none" w:sz="0" w:space="0" w:color="auto"/>
      </w:divBdr>
    </w:div>
    <w:div w:id="1459765932">
      <w:bodyDiv w:val="1"/>
      <w:marLeft w:val="0"/>
      <w:marRight w:val="0"/>
      <w:marTop w:val="0"/>
      <w:marBottom w:val="0"/>
      <w:divBdr>
        <w:top w:val="none" w:sz="0" w:space="0" w:color="auto"/>
        <w:left w:val="none" w:sz="0" w:space="0" w:color="auto"/>
        <w:bottom w:val="none" w:sz="0" w:space="0" w:color="auto"/>
        <w:right w:val="none" w:sz="0" w:space="0" w:color="auto"/>
      </w:divBdr>
    </w:div>
    <w:div w:id="1462310051">
      <w:bodyDiv w:val="1"/>
      <w:marLeft w:val="0"/>
      <w:marRight w:val="0"/>
      <w:marTop w:val="0"/>
      <w:marBottom w:val="0"/>
      <w:divBdr>
        <w:top w:val="none" w:sz="0" w:space="0" w:color="auto"/>
        <w:left w:val="none" w:sz="0" w:space="0" w:color="auto"/>
        <w:bottom w:val="none" w:sz="0" w:space="0" w:color="auto"/>
        <w:right w:val="none" w:sz="0" w:space="0" w:color="auto"/>
      </w:divBdr>
    </w:div>
    <w:div w:id="1462991470">
      <w:bodyDiv w:val="1"/>
      <w:marLeft w:val="0"/>
      <w:marRight w:val="0"/>
      <w:marTop w:val="0"/>
      <w:marBottom w:val="0"/>
      <w:divBdr>
        <w:top w:val="none" w:sz="0" w:space="0" w:color="auto"/>
        <w:left w:val="none" w:sz="0" w:space="0" w:color="auto"/>
        <w:bottom w:val="none" w:sz="0" w:space="0" w:color="auto"/>
        <w:right w:val="none" w:sz="0" w:space="0" w:color="auto"/>
      </w:divBdr>
    </w:div>
    <w:div w:id="1463424423">
      <w:bodyDiv w:val="1"/>
      <w:marLeft w:val="0"/>
      <w:marRight w:val="0"/>
      <w:marTop w:val="0"/>
      <w:marBottom w:val="0"/>
      <w:divBdr>
        <w:top w:val="none" w:sz="0" w:space="0" w:color="auto"/>
        <w:left w:val="none" w:sz="0" w:space="0" w:color="auto"/>
        <w:bottom w:val="none" w:sz="0" w:space="0" w:color="auto"/>
        <w:right w:val="none" w:sz="0" w:space="0" w:color="auto"/>
      </w:divBdr>
    </w:div>
    <w:div w:id="1463839682">
      <w:bodyDiv w:val="1"/>
      <w:marLeft w:val="0"/>
      <w:marRight w:val="0"/>
      <w:marTop w:val="0"/>
      <w:marBottom w:val="0"/>
      <w:divBdr>
        <w:top w:val="none" w:sz="0" w:space="0" w:color="auto"/>
        <w:left w:val="none" w:sz="0" w:space="0" w:color="auto"/>
        <w:bottom w:val="none" w:sz="0" w:space="0" w:color="auto"/>
        <w:right w:val="none" w:sz="0" w:space="0" w:color="auto"/>
      </w:divBdr>
    </w:div>
    <w:div w:id="1465192710">
      <w:bodyDiv w:val="1"/>
      <w:marLeft w:val="0"/>
      <w:marRight w:val="0"/>
      <w:marTop w:val="0"/>
      <w:marBottom w:val="0"/>
      <w:divBdr>
        <w:top w:val="none" w:sz="0" w:space="0" w:color="auto"/>
        <w:left w:val="none" w:sz="0" w:space="0" w:color="auto"/>
        <w:bottom w:val="none" w:sz="0" w:space="0" w:color="auto"/>
        <w:right w:val="none" w:sz="0" w:space="0" w:color="auto"/>
      </w:divBdr>
    </w:div>
    <w:div w:id="1465848614">
      <w:bodyDiv w:val="1"/>
      <w:marLeft w:val="0"/>
      <w:marRight w:val="0"/>
      <w:marTop w:val="0"/>
      <w:marBottom w:val="0"/>
      <w:divBdr>
        <w:top w:val="none" w:sz="0" w:space="0" w:color="auto"/>
        <w:left w:val="none" w:sz="0" w:space="0" w:color="auto"/>
        <w:bottom w:val="none" w:sz="0" w:space="0" w:color="auto"/>
        <w:right w:val="none" w:sz="0" w:space="0" w:color="auto"/>
      </w:divBdr>
    </w:div>
    <w:div w:id="1467357316">
      <w:bodyDiv w:val="1"/>
      <w:marLeft w:val="0"/>
      <w:marRight w:val="0"/>
      <w:marTop w:val="0"/>
      <w:marBottom w:val="0"/>
      <w:divBdr>
        <w:top w:val="none" w:sz="0" w:space="0" w:color="auto"/>
        <w:left w:val="none" w:sz="0" w:space="0" w:color="auto"/>
        <w:bottom w:val="none" w:sz="0" w:space="0" w:color="auto"/>
        <w:right w:val="none" w:sz="0" w:space="0" w:color="auto"/>
      </w:divBdr>
    </w:div>
    <w:div w:id="1468551421">
      <w:bodyDiv w:val="1"/>
      <w:marLeft w:val="0"/>
      <w:marRight w:val="0"/>
      <w:marTop w:val="0"/>
      <w:marBottom w:val="0"/>
      <w:divBdr>
        <w:top w:val="none" w:sz="0" w:space="0" w:color="auto"/>
        <w:left w:val="none" w:sz="0" w:space="0" w:color="auto"/>
        <w:bottom w:val="none" w:sz="0" w:space="0" w:color="auto"/>
        <w:right w:val="none" w:sz="0" w:space="0" w:color="auto"/>
      </w:divBdr>
    </w:div>
    <w:div w:id="1470201422">
      <w:bodyDiv w:val="1"/>
      <w:marLeft w:val="0"/>
      <w:marRight w:val="0"/>
      <w:marTop w:val="0"/>
      <w:marBottom w:val="0"/>
      <w:divBdr>
        <w:top w:val="none" w:sz="0" w:space="0" w:color="auto"/>
        <w:left w:val="none" w:sz="0" w:space="0" w:color="auto"/>
        <w:bottom w:val="none" w:sz="0" w:space="0" w:color="auto"/>
        <w:right w:val="none" w:sz="0" w:space="0" w:color="auto"/>
      </w:divBdr>
    </w:div>
    <w:div w:id="1473595467">
      <w:bodyDiv w:val="1"/>
      <w:marLeft w:val="0"/>
      <w:marRight w:val="0"/>
      <w:marTop w:val="0"/>
      <w:marBottom w:val="0"/>
      <w:divBdr>
        <w:top w:val="none" w:sz="0" w:space="0" w:color="auto"/>
        <w:left w:val="none" w:sz="0" w:space="0" w:color="auto"/>
        <w:bottom w:val="none" w:sz="0" w:space="0" w:color="auto"/>
        <w:right w:val="none" w:sz="0" w:space="0" w:color="auto"/>
      </w:divBdr>
    </w:div>
    <w:div w:id="1476096399">
      <w:bodyDiv w:val="1"/>
      <w:marLeft w:val="0"/>
      <w:marRight w:val="0"/>
      <w:marTop w:val="0"/>
      <w:marBottom w:val="0"/>
      <w:divBdr>
        <w:top w:val="none" w:sz="0" w:space="0" w:color="auto"/>
        <w:left w:val="none" w:sz="0" w:space="0" w:color="auto"/>
        <w:bottom w:val="none" w:sz="0" w:space="0" w:color="auto"/>
        <w:right w:val="none" w:sz="0" w:space="0" w:color="auto"/>
      </w:divBdr>
    </w:div>
    <w:div w:id="1477259058">
      <w:bodyDiv w:val="1"/>
      <w:marLeft w:val="0"/>
      <w:marRight w:val="0"/>
      <w:marTop w:val="0"/>
      <w:marBottom w:val="0"/>
      <w:divBdr>
        <w:top w:val="none" w:sz="0" w:space="0" w:color="auto"/>
        <w:left w:val="none" w:sz="0" w:space="0" w:color="auto"/>
        <w:bottom w:val="none" w:sz="0" w:space="0" w:color="auto"/>
        <w:right w:val="none" w:sz="0" w:space="0" w:color="auto"/>
      </w:divBdr>
    </w:div>
    <w:div w:id="1479616631">
      <w:bodyDiv w:val="1"/>
      <w:marLeft w:val="0"/>
      <w:marRight w:val="0"/>
      <w:marTop w:val="0"/>
      <w:marBottom w:val="0"/>
      <w:divBdr>
        <w:top w:val="none" w:sz="0" w:space="0" w:color="auto"/>
        <w:left w:val="none" w:sz="0" w:space="0" w:color="auto"/>
        <w:bottom w:val="none" w:sz="0" w:space="0" w:color="auto"/>
        <w:right w:val="none" w:sz="0" w:space="0" w:color="auto"/>
      </w:divBdr>
    </w:div>
    <w:div w:id="1484273302">
      <w:bodyDiv w:val="1"/>
      <w:marLeft w:val="0"/>
      <w:marRight w:val="0"/>
      <w:marTop w:val="0"/>
      <w:marBottom w:val="0"/>
      <w:divBdr>
        <w:top w:val="none" w:sz="0" w:space="0" w:color="auto"/>
        <w:left w:val="none" w:sz="0" w:space="0" w:color="auto"/>
        <w:bottom w:val="none" w:sz="0" w:space="0" w:color="auto"/>
        <w:right w:val="none" w:sz="0" w:space="0" w:color="auto"/>
      </w:divBdr>
    </w:div>
    <w:div w:id="1485706255">
      <w:bodyDiv w:val="1"/>
      <w:marLeft w:val="0"/>
      <w:marRight w:val="0"/>
      <w:marTop w:val="0"/>
      <w:marBottom w:val="0"/>
      <w:divBdr>
        <w:top w:val="none" w:sz="0" w:space="0" w:color="auto"/>
        <w:left w:val="none" w:sz="0" w:space="0" w:color="auto"/>
        <w:bottom w:val="none" w:sz="0" w:space="0" w:color="auto"/>
        <w:right w:val="none" w:sz="0" w:space="0" w:color="auto"/>
      </w:divBdr>
    </w:div>
    <w:div w:id="1489205814">
      <w:bodyDiv w:val="1"/>
      <w:marLeft w:val="0"/>
      <w:marRight w:val="0"/>
      <w:marTop w:val="0"/>
      <w:marBottom w:val="0"/>
      <w:divBdr>
        <w:top w:val="none" w:sz="0" w:space="0" w:color="auto"/>
        <w:left w:val="none" w:sz="0" w:space="0" w:color="auto"/>
        <w:bottom w:val="none" w:sz="0" w:space="0" w:color="auto"/>
        <w:right w:val="none" w:sz="0" w:space="0" w:color="auto"/>
      </w:divBdr>
    </w:div>
    <w:div w:id="1489591119">
      <w:bodyDiv w:val="1"/>
      <w:marLeft w:val="0"/>
      <w:marRight w:val="0"/>
      <w:marTop w:val="0"/>
      <w:marBottom w:val="0"/>
      <w:divBdr>
        <w:top w:val="none" w:sz="0" w:space="0" w:color="auto"/>
        <w:left w:val="none" w:sz="0" w:space="0" w:color="auto"/>
        <w:bottom w:val="none" w:sz="0" w:space="0" w:color="auto"/>
        <w:right w:val="none" w:sz="0" w:space="0" w:color="auto"/>
      </w:divBdr>
    </w:div>
    <w:div w:id="1489857964">
      <w:bodyDiv w:val="1"/>
      <w:marLeft w:val="0"/>
      <w:marRight w:val="0"/>
      <w:marTop w:val="0"/>
      <w:marBottom w:val="0"/>
      <w:divBdr>
        <w:top w:val="none" w:sz="0" w:space="0" w:color="auto"/>
        <w:left w:val="none" w:sz="0" w:space="0" w:color="auto"/>
        <w:bottom w:val="none" w:sz="0" w:space="0" w:color="auto"/>
        <w:right w:val="none" w:sz="0" w:space="0" w:color="auto"/>
      </w:divBdr>
    </w:div>
    <w:div w:id="1494446133">
      <w:bodyDiv w:val="1"/>
      <w:marLeft w:val="0"/>
      <w:marRight w:val="0"/>
      <w:marTop w:val="0"/>
      <w:marBottom w:val="0"/>
      <w:divBdr>
        <w:top w:val="none" w:sz="0" w:space="0" w:color="auto"/>
        <w:left w:val="none" w:sz="0" w:space="0" w:color="auto"/>
        <w:bottom w:val="none" w:sz="0" w:space="0" w:color="auto"/>
        <w:right w:val="none" w:sz="0" w:space="0" w:color="auto"/>
      </w:divBdr>
    </w:div>
    <w:div w:id="1496261174">
      <w:bodyDiv w:val="1"/>
      <w:marLeft w:val="0"/>
      <w:marRight w:val="0"/>
      <w:marTop w:val="0"/>
      <w:marBottom w:val="0"/>
      <w:divBdr>
        <w:top w:val="none" w:sz="0" w:space="0" w:color="auto"/>
        <w:left w:val="none" w:sz="0" w:space="0" w:color="auto"/>
        <w:bottom w:val="none" w:sz="0" w:space="0" w:color="auto"/>
        <w:right w:val="none" w:sz="0" w:space="0" w:color="auto"/>
      </w:divBdr>
    </w:div>
    <w:div w:id="1496722410">
      <w:bodyDiv w:val="1"/>
      <w:marLeft w:val="0"/>
      <w:marRight w:val="0"/>
      <w:marTop w:val="0"/>
      <w:marBottom w:val="0"/>
      <w:divBdr>
        <w:top w:val="none" w:sz="0" w:space="0" w:color="auto"/>
        <w:left w:val="none" w:sz="0" w:space="0" w:color="auto"/>
        <w:bottom w:val="none" w:sz="0" w:space="0" w:color="auto"/>
        <w:right w:val="none" w:sz="0" w:space="0" w:color="auto"/>
      </w:divBdr>
    </w:div>
    <w:div w:id="1501385301">
      <w:bodyDiv w:val="1"/>
      <w:marLeft w:val="0"/>
      <w:marRight w:val="0"/>
      <w:marTop w:val="0"/>
      <w:marBottom w:val="0"/>
      <w:divBdr>
        <w:top w:val="none" w:sz="0" w:space="0" w:color="auto"/>
        <w:left w:val="none" w:sz="0" w:space="0" w:color="auto"/>
        <w:bottom w:val="none" w:sz="0" w:space="0" w:color="auto"/>
        <w:right w:val="none" w:sz="0" w:space="0" w:color="auto"/>
      </w:divBdr>
    </w:div>
    <w:div w:id="1501968358">
      <w:bodyDiv w:val="1"/>
      <w:marLeft w:val="0"/>
      <w:marRight w:val="0"/>
      <w:marTop w:val="0"/>
      <w:marBottom w:val="0"/>
      <w:divBdr>
        <w:top w:val="none" w:sz="0" w:space="0" w:color="auto"/>
        <w:left w:val="none" w:sz="0" w:space="0" w:color="auto"/>
        <w:bottom w:val="none" w:sz="0" w:space="0" w:color="auto"/>
        <w:right w:val="none" w:sz="0" w:space="0" w:color="auto"/>
      </w:divBdr>
    </w:div>
    <w:div w:id="1502309688">
      <w:bodyDiv w:val="1"/>
      <w:marLeft w:val="0"/>
      <w:marRight w:val="0"/>
      <w:marTop w:val="0"/>
      <w:marBottom w:val="0"/>
      <w:divBdr>
        <w:top w:val="none" w:sz="0" w:space="0" w:color="auto"/>
        <w:left w:val="none" w:sz="0" w:space="0" w:color="auto"/>
        <w:bottom w:val="none" w:sz="0" w:space="0" w:color="auto"/>
        <w:right w:val="none" w:sz="0" w:space="0" w:color="auto"/>
      </w:divBdr>
    </w:div>
    <w:div w:id="1503547983">
      <w:bodyDiv w:val="1"/>
      <w:marLeft w:val="0"/>
      <w:marRight w:val="0"/>
      <w:marTop w:val="0"/>
      <w:marBottom w:val="0"/>
      <w:divBdr>
        <w:top w:val="none" w:sz="0" w:space="0" w:color="auto"/>
        <w:left w:val="none" w:sz="0" w:space="0" w:color="auto"/>
        <w:bottom w:val="none" w:sz="0" w:space="0" w:color="auto"/>
        <w:right w:val="none" w:sz="0" w:space="0" w:color="auto"/>
      </w:divBdr>
    </w:div>
    <w:div w:id="1504514183">
      <w:bodyDiv w:val="1"/>
      <w:marLeft w:val="0"/>
      <w:marRight w:val="0"/>
      <w:marTop w:val="0"/>
      <w:marBottom w:val="0"/>
      <w:divBdr>
        <w:top w:val="none" w:sz="0" w:space="0" w:color="auto"/>
        <w:left w:val="none" w:sz="0" w:space="0" w:color="auto"/>
        <w:bottom w:val="none" w:sz="0" w:space="0" w:color="auto"/>
        <w:right w:val="none" w:sz="0" w:space="0" w:color="auto"/>
      </w:divBdr>
    </w:div>
    <w:div w:id="1507742470">
      <w:bodyDiv w:val="1"/>
      <w:marLeft w:val="0"/>
      <w:marRight w:val="0"/>
      <w:marTop w:val="0"/>
      <w:marBottom w:val="0"/>
      <w:divBdr>
        <w:top w:val="none" w:sz="0" w:space="0" w:color="auto"/>
        <w:left w:val="none" w:sz="0" w:space="0" w:color="auto"/>
        <w:bottom w:val="none" w:sz="0" w:space="0" w:color="auto"/>
        <w:right w:val="none" w:sz="0" w:space="0" w:color="auto"/>
      </w:divBdr>
    </w:div>
    <w:div w:id="1508404168">
      <w:bodyDiv w:val="1"/>
      <w:marLeft w:val="0"/>
      <w:marRight w:val="0"/>
      <w:marTop w:val="0"/>
      <w:marBottom w:val="0"/>
      <w:divBdr>
        <w:top w:val="none" w:sz="0" w:space="0" w:color="auto"/>
        <w:left w:val="none" w:sz="0" w:space="0" w:color="auto"/>
        <w:bottom w:val="none" w:sz="0" w:space="0" w:color="auto"/>
        <w:right w:val="none" w:sz="0" w:space="0" w:color="auto"/>
      </w:divBdr>
    </w:div>
    <w:div w:id="1508592018">
      <w:bodyDiv w:val="1"/>
      <w:marLeft w:val="0"/>
      <w:marRight w:val="0"/>
      <w:marTop w:val="0"/>
      <w:marBottom w:val="0"/>
      <w:divBdr>
        <w:top w:val="none" w:sz="0" w:space="0" w:color="auto"/>
        <w:left w:val="none" w:sz="0" w:space="0" w:color="auto"/>
        <w:bottom w:val="none" w:sz="0" w:space="0" w:color="auto"/>
        <w:right w:val="none" w:sz="0" w:space="0" w:color="auto"/>
      </w:divBdr>
    </w:div>
    <w:div w:id="1512144087">
      <w:bodyDiv w:val="1"/>
      <w:marLeft w:val="0"/>
      <w:marRight w:val="0"/>
      <w:marTop w:val="0"/>
      <w:marBottom w:val="0"/>
      <w:divBdr>
        <w:top w:val="none" w:sz="0" w:space="0" w:color="auto"/>
        <w:left w:val="none" w:sz="0" w:space="0" w:color="auto"/>
        <w:bottom w:val="none" w:sz="0" w:space="0" w:color="auto"/>
        <w:right w:val="none" w:sz="0" w:space="0" w:color="auto"/>
      </w:divBdr>
    </w:div>
    <w:div w:id="1517573019">
      <w:bodyDiv w:val="1"/>
      <w:marLeft w:val="0"/>
      <w:marRight w:val="0"/>
      <w:marTop w:val="0"/>
      <w:marBottom w:val="0"/>
      <w:divBdr>
        <w:top w:val="none" w:sz="0" w:space="0" w:color="auto"/>
        <w:left w:val="none" w:sz="0" w:space="0" w:color="auto"/>
        <w:bottom w:val="none" w:sz="0" w:space="0" w:color="auto"/>
        <w:right w:val="none" w:sz="0" w:space="0" w:color="auto"/>
      </w:divBdr>
    </w:div>
    <w:div w:id="1519077457">
      <w:bodyDiv w:val="1"/>
      <w:marLeft w:val="0"/>
      <w:marRight w:val="0"/>
      <w:marTop w:val="0"/>
      <w:marBottom w:val="0"/>
      <w:divBdr>
        <w:top w:val="none" w:sz="0" w:space="0" w:color="auto"/>
        <w:left w:val="none" w:sz="0" w:space="0" w:color="auto"/>
        <w:bottom w:val="none" w:sz="0" w:space="0" w:color="auto"/>
        <w:right w:val="none" w:sz="0" w:space="0" w:color="auto"/>
      </w:divBdr>
    </w:div>
    <w:div w:id="1519810264">
      <w:bodyDiv w:val="1"/>
      <w:marLeft w:val="0"/>
      <w:marRight w:val="0"/>
      <w:marTop w:val="0"/>
      <w:marBottom w:val="0"/>
      <w:divBdr>
        <w:top w:val="none" w:sz="0" w:space="0" w:color="auto"/>
        <w:left w:val="none" w:sz="0" w:space="0" w:color="auto"/>
        <w:bottom w:val="none" w:sz="0" w:space="0" w:color="auto"/>
        <w:right w:val="none" w:sz="0" w:space="0" w:color="auto"/>
      </w:divBdr>
    </w:div>
    <w:div w:id="1521553779">
      <w:bodyDiv w:val="1"/>
      <w:marLeft w:val="0"/>
      <w:marRight w:val="0"/>
      <w:marTop w:val="0"/>
      <w:marBottom w:val="0"/>
      <w:divBdr>
        <w:top w:val="none" w:sz="0" w:space="0" w:color="auto"/>
        <w:left w:val="none" w:sz="0" w:space="0" w:color="auto"/>
        <w:bottom w:val="none" w:sz="0" w:space="0" w:color="auto"/>
        <w:right w:val="none" w:sz="0" w:space="0" w:color="auto"/>
      </w:divBdr>
    </w:div>
    <w:div w:id="1522282730">
      <w:bodyDiv w:val="1"/>
      <w:marLeft w:val="0"/>
      <w:marRight w:val="0"/>
      <w:marTop w:val="0"/>
      <w:marBottom w:val="0"/>
      <w:divBdr>
        <w:top w:val="none" w:sz="0" w:space="0" w:color="auto"/>
        <w:left w:val="none" w:sz="0" w:space="0" w:color="auto"/>
        <w:bottom w:val="none" w:sz="0" w:space="0" w:color="auto"/>
        <w:right w:val="none" w:sz="0" w:space="0" w:color="auto"/>
      </w:divBdr>
    </w:div>
    <w:div w:id="1532959353">
      <w:bodyDiv w:val="1"/>
      <w:marLeft w:val="0"/>
      <w:marRight w:val="0"/>
      <w:marTop w:val="0"/>
      <w:marBottom w:val="0"/>
      <w:divBdr>
        <w:top w:val="none" w:sz="0" w:space="0" w:color="auto"/>
        <w:left w:val="none" w:sz="0" w:space="0" w:color="auto"/>
        <w:bottom w:val="none" w:sz="0" w:space="0" w:color="auto"/>
        <w:right w:val="none" w:sz="0" w:space="0" w:color="auto"/>
      </w:divBdr>
    </w:div>
    <w:div w:id="1535386869">
      <w:bodyDiv w:val="1"/>
      <w:marLeft w:val="0"/>
      <w:marRight w:val="0"/>
      <w:marTop w:val="0"/>
      <w:marBottom w:val="0"/>
      <w:divBdr>
        <w:top w:val="none" w:sz="0" w:space="0" w:color="auto"/>
        <w:left w:val="none" w:sz="0" w:space="0" w:color="auto"/>
        <w:bottom w:val="none" w:sz="0" w:space="0" w:color="auto"/>
        <w:right w:val="none" w:sz="0" w:space="0" w:color="auto"/>
      </w:divBdr>
    </w:div>
    <w:div w:id="1537037149">
      <w:bodyDiv w:val="1"/>
      <w:marLeft w:val="0"/>
      <w:marRight w:val="0"/>
      <w:marTop w:val="0"/>
      <w:marBottom w:val="0"/>
      <w:divBdr>
        <w:top w:val="none" w:sz="0" w:space="0" w:color="auto"/>
        <w:left w:val="none" w:sz="0" w:space="0" w:color="auto"/>
        <w:bottom w:val="none" w:sz="0" w:space="0" w:color="auto"/>
        <w:right w:val="none" w:sz="0" w:space="0" w:color="auto"/>
      </w:divBdr>
    </w:div>
    <w:div w:id="1539393316">
      <w:bodyDiv w:val="1"/>
      <w:marLeft w:val="0"/>
      <w:marRight w:val="0"/>
      <w:marTop w:val="0"/>
      <w:marBottom w:val="0"/>
      <w:divBdr>
        <w:top w:val="none" w:sz="0" w:space="0" w:color="auto"/>
        <w:left w:val="none" w:sz="0" w:space="0" w:color="auto"/>
        <w:bottom w:val="none" w:sz="0" w:space="0" w:color="auto"/>
        <w:right w:val="none" w:sz="0" w:space="0" w:color="auto"/>
      </w:divBdr>
    </w:div>
    <w:div w:id="1540362638">
      <w:bodyDiv w:val="1"/>
      <w:marLeft w:val="0"/>
      <w:marRight w:val="0"/>
      <w:marTop w:val="0"/>
      <w:marBottom w:val="0"/>
      <w:divBdr>
        <w:top w:val="none" w:sz="0" w:space="0" w:color="auto"/>
        <w:left w:val="none" w:sz="0" w:space="0" w:color="auto"/>
        <w:bottom w:val="none" w:sz="0" w:space="0" w:color="auto"/>
        <w:right w:val="none" w:sz="0" w:space="0" w:color="auto"/>
      </w:divBdr>
    </w:div>
    <w:div w:id="1541632022">
      <w:bodyDiv w:val="1"/>
      <w:marLeft w:val="0"/>
      <w:marRight w:val="0"/>
      <w:marTop w:val="0"/>
      <w:marBottom w:val="0"/>
      <w:divBdr>
        <w:top w:val="none" w:sz="0" w:space="0" w:color="auto"/>
        <w:left w:val="none" w:sz="0" w:space="0" w:color="auto"/>
        <w:bottom w:val="none" w:sz="0" w:space="0" w:color="auto"/>
        <w:right w:val="none" w:sz="0" w:space="0" w:color="auto"/>
      </w:divBdr>
    </w:div>
    <w:div w:id="1542596942">
      <w:bodyDiv w:val="1"/>
      <w:marLeft w:val="0"/>
      <w:marRight w:val="0"/>
      <w:marTop w:val="0"/>
      <w:marBottom w:val="0"/>
      <w:divBdr>
        <w:top w:val="none" w:sz="0" w:space="0" w:color="auto"/>
        <w:left w:val="none" w:sz="0" w:space="0" w:color="auto"/>
        <w:bottom w:val="none" w:sz="0" w:space="0" w:color="auto"/>
        <w:right w:val="none" w:sz="0" w:space="0" w:color="auto"/>
      </w:divBdr>
    </w:div>
    <w:div w:id="1544098837">
      <w:bodyDiv w:val="1"/>
      <w:marLeft w:val="0"/>
      <w:marRight w:val="0"/>
      <w:marTop w:val="0"/>
      <w:marBottom w:val="0"/>
      <w:divBdr>
        <w:top w:val="none" w:sz="0" w:space="0" w:color="auto"/>
        <w:left w:val="none" w:sz="0" w:space="0" w:color="auto"/>
        <w:bottom w:val="none" w:sz="0" w:space="0" w:color="auto"/>
        <w:right w:val="none" w:sz="0" w:space="0" w:color="auto"/>
      </w:divBdr>
    </w:div>
    <w:div w:id="1545945412">
      <w:bodyDiv w:val="1"/>
      <w:marLeft w:val="0"/>
      <w:marRight w:val="0"/>
      <w:marTop w:val="0"/>
      <w:marBottom w:val="0"/>
      <w:divBdr>
        <w:top w:val="none" w:sz="0" w:space="0" w:color="auto"/>
        <w:left w:val="none" w:sz="0" w:space="0" w:color="auto"/>
        <w:bottom w:val="none" w:sz="0" w:space="0" w:color="auto"/>
        <w:right w:val="none" w:sz="0" w:space="0" w:color="auto"/>
      </w:divBdr>
    </w:div>
    <w:div w:id="1548101110">
      <w:bodyDiv w:val="1"/>
      <w:marLeft w:val="0"/>
      <w:marRight w:val="0"/>
      <w:marTop w:val="0"/>
      <w:marBottom w:val="0"/>
      <w:divBdr>
        <w:top w:val="none" w:sz="0" w:space="0" w:color="auto"/>
        <w:left w:val="none" w:sz="0" w:space="0" w:color="auto"/>
        <w:bottom w:val="none" w:sz="0" w:space="0" w:color="auto"/>
        <w:right w:val="none" w:sz="0" w:space="0" w:color="auto"/>
      </w:divBdr>
    </w:div>
    <w:div w:id="1548445753">
      <w:bodyDiv w:val="1"/>
      <w:marLeft w:val="0"/>
      <w:marRight w:val="0"/>
      <w:marTop w:val="0"/>
      <w:marBottom w:val="0"/>
      <w:divBdr>
        <w:top w:val="none" w:sz="0" w:space="0" w:color="auto"/>
        <w:left w:val="none" w:sz="0" w:space="0" w:color="auto"/>
        <w:bottom w:val="none" w:sz="0" w:space="0" w:color="auto"/>
        <w:right w:val="none" w:sz="0" w:space="0" w:color="auto"/>
      </w:divBdr>
    </w:div>
    <w:div w:id="1550335445">
      <w:bodyDiv w:val="1"/>
      <w:marLeft w:val="0"/>
      <w:marRight w:val="0"/>
      <w:marTop w:val="0"/>
      <w:marBottom w:val="0"/>
      <w:divBdr>
        <w:top w:val="none" w:sz="0" w:space="0" w:color="auto"/>
        <w:left w:val="none" w:sz="0" w:space="0" w:color="auto"/>
        <w:bottom w:val="none" w:sz="0" w:space="0" w:color="auto"/>
        <w:right w:val="none" w:sz="0" w:space="0" w:color="auto"/>
      </w:divBdr>
    </w:div>
    <w:div w:id="1550455678">
      <w:bodyDiv w:val="1"/>
      <w:marLeft w:val="0"/>
      <w:marRight w:val="0"/>
      <w:marTop w:val="0"/>
      <w:marBottom w:val="0"/>
      <w:divBdr>
        <w:top w:val="none" w:sz="0" w:space="0" w:color="auto"/>
        <w:left w:val="none" w:sz="0" w:space="0" w:color="auto"/>
        <w:bottom w:val="none" w:sz="0" w:space="0" w:color="auto"/>
        <w:right w:val="none" w:sz="0" w:space="0" w:color="auto"/>
      </w:divBdr>
    </w:div>
    <w:div w:id="1552839848">
      <w:bodyDiv w:val="1"/>
      <w:marLeft w:val="0"/>
      <w:marRight w:val="0"/>
      <w:marTop w:val="0"/>
      <w:marBottom w:val="0"/>
      <w:divBdr>
        <w:top w:val="none" w:sz="0" w:space="0" w:color="auto"/>
        <w:left w:val="none" w:sz="0" w:space="0" w:color="auto"/>
        <w:bottom w:val="none" w:sz="0" w:space="0" w:color="auto"/>
        <w:right w:val="none" w:sz="0" w:space="0" w:color="auto"/>
      </w:divBdr>
    </w:div>
    <w:div w:id="1555122841">
      <w:bodyDiv w:val="1"/>
      <w:marLeft w:val="0"/>
      <w:marRight w:val="0"/>
      <w:marTop w:val="0"/>
      <w:marBottom w:val="0"/>
      <w:divBdr>
        <w:top w:val="none" w:sz="0" w:space="0" w:color="auto"/>
        <w:left w:val="none" w:sz="0" w:space="0" w:color="auto"/>
        <w:bottom w:val="none" w:sz="0" w:space="0" w:color="auto"/>
        <w:right w:val="none" w:sz="0" w:space="0" w:color="auto"/>
      </w:divBdr>
    </w:div>
    <w:div w:id="1555313193">
      <w:bodyDiv w:val="1"/>
      <w:marLeft w:val="0"/>
      <w:marRight w:val="0"/>
      <w:marTop w:val="0"/>
      <w:marBottom w:val="0"/>
      <w:divBdr>
        <w:top w:val="none" w:sz="0" w:space="0" w:color="auto"/>
        <w:left w:val="none" w:sz="0" w:space="0" w:color="auto"/>
        <w:bottom w:val="none" w:sz="0" w:space="0" w:color="auto"/>
        <w:right w:val="none" w:sz="0" w:space="0" w:color="auto"/>
      </w:divBdr>
    </w:div>
    <w:div w:id="1560089588">
      <w:bodyDiv w:val="1"/>
      <w:marLeft w:val="0"/>
      <w:marRight w:val="0"/>
      <w:marTop w:val="0"/>
      <w:marBottom w:val="0"/>
      <w:divBdr>
        <w:top w:val="none" w:sz="0" w:space="0" w:color="auto"/>
        <w:left w:val="none" w:sz="0" w:space="0" w:color="auto"/>
        <w:bottom w:val="none" w:sz="0" w:space="0" w:color="auto"/>
        <w:right w:val="none" w:sz="0" w:space="0" w:color="auto"/>
      </w:divBdr>
    </w:div>
    <w:div w:id="1560894179">
      <w:bodyDiv w:val="1"/>
      <w:marLeft w:val="0"/>
      <w:marRight w:val="0"/>
      <w:marTop w:val="0"/>
      <w:marBottom w:val="0"/>
      <w:divBdr>
        <w:top w:val="none" w:sz="0" w:space="0" w:color="auto"/>
        <w:left w:val="none" w:sz="0" w:space="0" w:color="auto"/>
        <w:bottom w:val="none" w:sz="0" w:space="0" w:color="auto"/>
        <w:right w:val="none" w:sz="0" w:space="0" w:color="auto"/>
      </w:divBdr>
    </w:div>
    <w:div w:id="1563637397">
      <w:bodyDiv w:val="1"/>
      <w:marLeft w:val="0"/>
      <w:marRight w:val="0"/>
      <w:marTop w:val="0"/>
      <w:marBottom w:val="0"/>
      <w:divBdr>
        <w:top w:val="none" w:sz="0" w:space="0" w:color="auto"/>
        <w:left w:val="none" w:sz="0" w:space="0" w:color="auto"/>
        <w:bottom w:val="none" w:sz="0" w:space="0" w:color="auto"/>
        <w:right w:val="none" w:sz="0" w:space="0" w:color="auto"/>
      </w:divBdr>
    </w:div>
    <w:div w:id="1564875179">
      <w:bodyDiv w:val="1"/>
      <w:marLeft w:val="0"/>
      <w:marRight w:val="0"/>
      <w:marTop w:val="0"/>
      <w:marBottom w:val="0"/>
      <w:divBdr>
        <w:top w:val="none" w:sz="0" w:space="0" w:color="auto"/>
        <w:left w:val="none" w:sz="0" w:space="0" w:color="auto"/>
        <w:bottom w:val="none" w:sz="0" w:space="0" w:color="auto"/>
        <w:right w:val="none" w:sz="0" w:space="0" w:color="auto"/>
      </w:divBdr>
    </w:div>
    <w:div w:id="1565218818">
      <w:bodyDiv w:val="1"/>
      <w:marLeft w:val="0"/>
      <w:marRight w:val="0"/>
      <w:marTop w:val="0"/>
      <w:marBottom w:val="0"/>
      <w:divBdr>
        <w:top w:val="none" w:sz="0" w:space="0" w:color="auto"/>
        <w:left w:val="none" w:sz="0" w:space="0" w:color="auto"/>
        <w:bottom w:val="none" w:sz="0" w:space="0" w:color="auto"/>
        <w:right w:val="none" w:sz="0" w:space="0" w:color="auto"/>
      </w:divBdr>
    </w:div>
    <w:div w:id="1565943372">
      <w:bodyDiv w:val="1"/>
      <w:marLeft w:val="0"/>
      <w:marRight w:val="0"/>
      <w:marTop w:val="0"/>
      <w:marBottom w:val="0"/>
      <w:divBdr>
        <w:top w:val="none" w:sz="0" w:space="0" w:color="auto"/>
        <w:left w:val="none" w:sz="0" w:space="0" w:color="auto"/>
        <w:bottom w:val="none" w:sz="0" w:space="0" w:color="auto"/>
        <w:right w:val="none" w:sz="0" w:space="0" w:color="auto"/>
      </w:divBdr>
    </w:div>
    <w:div w:id="1568539311">
      <w:bodyDiv w:val="1"/>
      <w:marLeft w:val="0"/>
      <w:marRight w:val="0"/>
      <w:marTop w:val="0"/>
      <w:marBottom w:val="0"/>
      <w:divBdr>
        <w:top w:val="none" w:sz="0" w:space="0" w:color="auto"/>
        <w:left w:val="none" w:sz="0" w:space="0" w:color="auto"/>
        <w:bottom w:val="none" w:sz="0" w:space="0" w:color="auto"/>
        <w:right w:val="none" w:sz="0" w:space="0" w:color="auto"/>
      </w:divBdr>
    </w:div>
    <w:div w:id="1568690368">
      <w:bodyDiv w:val="1"/>
      <w:marLeft w:val="0"/>
      <w:marRight w:val="0"/>
      <w:marTop w:val="0"/>
      <w:marBottom w:val="0"/>
      <w:divBdr>
        <w:top w:val="none" w:sz="0" w:space="0" w:color="auto"/>
        <w:left w:val="none" w:sz="0" w:space="0" w:color="auto"/>
        <w:bottom w:val="none" w:sz="0" w:space="0" w:color="auto"/>
        <w:right w:val="none" w:sz="0" w:space="0" w:color="auto"/>
      </w:divBdr>
    </w:div>
    <w:div w:id="1572034908">
      <w:bodyDiv w:val="1"/>
      <w:marLeft w:val="0"/>
      <w:marRight w:val="0"/>
      <w:marTop w:val="0"/>
      <w:marBottom w:val="0"/>
      <w:divBdr>
        <w:top w:val="none" w:sz="0" w:space="0" w:color="auto"/>
        <w:left w:val="none" w:sz="0" w:space="0" w:color="auto"/>
        <w:bottom w:val="none" w:sz="0" w:space="0" w:color="auto"/>
        <w:right w:val="none" w:sz="0" w:space="0" w:color="auto"/>
      </w:divBdr>
    </w:div>
    <w:div w:id="1573202016">
      <w:bodyDiv w:val="1"/>
      <w:marLeft w:val="0"/>
      <w:marRight w:val="0"/>
      <w:marTop w:val="0"/>
      <w:marBottom w:val="0"/>
      <w:divBdr>
        <w:top w:val="none" w:sz="0" w:space="0" w:color="auto"/>
        <w:left w:val="none" w:sz="0" w:space="0" w:color="auto"/>
        <w:bottom w:val="none" w:sz="0" w:space="0" w:color="auto"/>
        <w:right w:val="none" w:sz="0" w:space="0" w:color="auto"/>
      </w:divBdr>
    </w:div>
    <w:div w:id="1577398386">
      <w:bodyDiv w:val="1"/>
      <w:marLeft w:val="0"/>
      <w:marRight w:val="0"/>
      <w:marTop w:val="0"/>
      <w:marBottom w:val="0"/>
      <w:divBdr>
        <w:top w:val="none" w:sz="0" w:space="0" w:color="auto"/>
        <w:left w:val="none" w:sz="0" w:space="0" w:color="auto"/>
        <w:bottom w:val="none" w:sz="0" w:space="0" w:color="auto"/>
        <w:right w:val="none" w:sz="0" w:space="0" w:color="auto"/>
      </w:divBdr>
    </w:div>
    <w:div w:id="1577780985">
      <w:bodyDiv w:val="1"/>
      <w:marLeft w:val="0"/>
      <w:marRight w:val="0"/>
      <w:marTop w:val="0"/>
      <w:marBottom w:val="0"/>
      <w:divBdr>
        <w:top w:val="none" w:sz="0" w:space="0" w:color="auto"/>
        <w:left w:val="none" w:sz="0" w:space="0" w:color="auto"/>
        <w:bottom w:val="none" w:sz="0" w:space="0" w:color="auto"/>
        <w:right w:val="none" w:sz="0" w:space="0" w:color="auto"/>
      </w:divBdr>
    </w:div>
    <w:div w:id="1586301368">
      <w:bodyDiv w:val="1"/>
      <w:marLeft w:val="0"/>
      <w:marRight w:val="0"/>
      <w:marTop w:val="0"/>
      <w:marBottom w:val="0"/>
      <w:divBdr>
        <w:top w:val="none" w:sz="0" w:space="0" w:color="auto"/>
        <w:left w:val="none" w:sz="0" w:space="0" w:color="auto"/>
        <w:bottom w:val="none" w:sz="0" w:space="0" w:color="auto"/>
        <w:right w:val="none" w:sz="0" w:space="0" w:color="auto"/>
      </w:divBdr>
    </w:div>
    <w:div w:id="1587693126">
      <w:bodyDiv w:val="1"/>
      <w:marLeft w:val="0"/>
      <w:marRight w:val="0"/>
      <w:marTop w:val="0"/>
      <w:marBottom w:val="0"/>
      <w:divBdr>
        <w:top w:val="none" w:sz="0" w:space="0" w:color="auto"/>
        <w:left w:val="none" w:sz="0" w:space="0" w:color="auto"/>
        <w:bottom w:val="none" w:sz="0" w:space="0" w:color="auto"/>
        <w:right w:val="none" w:sz="0" w:space="0" w:color="auto"/>
      </w:divBdr>
    </w:div>
    <w:div w:id="1588076756">
      <w:bodyDiv w:val="1"/>
      <w:marLeft w:val="0"/>
      <w:marRight w:val="0"/>
      <w:marTop w:val="0"/>
      <w:marBottom w:val="0"/>
      <w:divBdr>
        <w:top w:val="none" w:sz="0" w:space="0" w:color="auto"/>
        <w:left w:val="none" w:sz="0" w:space="0" w:color="auto"/>
        <w:bottom w:val="none" w:sz="0" w:space="0" w:color="auto"/>
        <w:right w:val="none" w:sz="0" w:space="0" w:color="auto"/>
      </w:divBdr>
    </w:div>
    <w:div w:id="1589004553">
      <w:bodyDiv w:val="1"/>
      <w:marLeft w:val="0"/>
      <w:marRight w:val="0"/>
      <w:marTop w:val="0"/>
      <w:marBottom w:val="0"/>
      <w:divBdr>
        <w:top w:val="none" w:sz="0" w:space="0" w:color="auto"/>
        <w:left w:val="none" w:sz="0" w:space="0" w:color="auto"/>
        <w:bottom w:val="none" w:sz="0" w:space="0" w:color="auto"/>
        <w:right w:val="none" w:sz="0" w:space="0" w:color="auto"/>
      </w:divBdr>
    </w:div>
    <w:div w:id="1589461604">
      <w:bodyDiv w:val="1"/>
      <w:marLeft w:val="0"/>
      <w:marRight w:val="0"/>
      <w:marTop w:val="0"/>
      <w:marBottom w:val="0"/>
      <w:divBdr>
        <w:top w:val="none" w:sz="0" w:space="0" w:color="auto"/>
        <w:left w:val="none" w:sz="0" w:space="0" w:color="auto"/>
        <w:bottom w:val="none" w:sz="0" w:space="0" w:color="auto"/>
        <w:right w:val="none" w:sz="0" w:space="0" w:color="auto"/>
      </w:divBdr>
    </w:div>
    <w:div w:id="1589584497">
      <w:bodyDiv w:val="1"/>
      <w:marLeft w:val="0"/>
      <w:marRight w:val="0"/>
      <w:marTop w:val="0"/>
      <w:marBottom w:val="0"/>
      <w:divBdr>
        <w:top w:val="none" w:sz="0" w:space="0" w:color="auto"/>
        <w:left w:val="none" w:sz="0" w:space="0" w:color="auto"/>
        <w:bottom w:val="none" w:sz="0" w:space="0" w:color="auto"/>
        <w:right w:val="none" w:sz="0" w:space="0" w:color="auto"/>
      </w:divBdr>
    </w:div>
    <w:div w:id="1594049831">
      <w:bodyDiv w:val="1"/>
      <w:marLeft w:val="0"/>
      <w:marRight w:val="0"/>
      <w:marTop w:val="0"/>
      <w:marBottom w:val="0"/>
      <w:divBdr>
        <w:top w:val="none" w:sz="0" w:space="0" w:color="auto"/>
        <w:left w:val="none" w:sz="0" w:space="0" w:color="auto"/>
        <w:bottom w:val="none" w:sz="0" w:space="0" w:color="auto"/>
        <w:right w:val="none" w:sz="0" w:space="0" w:color="auto"/>
      </w:divBdr>
    </w:div>
    <w:div w:id="1595478868">
      <w:bodyDiv w:val="1"/>
      <w:marLeft w:val="0"/>
      <w:marRight w:val="0"/>
      <w:marTop w:val="0"/>
      <w:marBottom w:val="0"/>
      <w:divBdr>
        <w:top w:val="none" w:sz="0" w:space="0" w:color="auto"/>
        <w:left w:val="none" w:sz="0" w:space="0" w:color="auto"/>
        <w:bottom w:val="none" w:sz="0" w:space="0" w:color="auto"/>
        <w:right w:val="none" w:sz="0" w:space="0" w:color="auto"/>
      </w:divBdr>
    </w:div>
    <w:div w:id="1601335917">
      <w:bodyDiv w:val="1"/>
      <w:marLeft w:val="0"/>
      <w:marRight w:val="0"/>
      <w:marTop w:val="0"/>
      <w:marBottom w:val="0"/>
      <w:divBdr>
        <w:top w:val="none" w:sz="0" w:space="0" w:color="auto"/>
        <w:left w:val="none" w:sz="0" w:space="0" w:color="auto"/>
        <w:bottom w:val="none" w:sz="0" w:space="0" w:color="auto"/>
        <w:right w:val="none" w:sz="0" w:space="0" w:color="auto"/>
      </w:divBdr>
    </w:div>
    <w:div w:id="1602032142">
      <w:bodyDiv w:val="1"/>
      <w:marLeft w:val="0"/>
      <w:marRight w:val="0"/>
      <w:marTop w:val="0"/>
      <w:marBottom w:val="0"/>
      <w:divBdr>
        <w:top w:val="none" w:sz="0" w:space="0" w:color="auto"/>
        <w:left w:val="none" w:sz="0" w:space="0" w:color="auto"/>
        <w:bottom w:val="none" w:sz="0" w:space="0" w:color="auto"/>
        <w:right w:val="none" w:sz="0" w:space="0" w:color="auto"/>
      </w:divBdr>
    </w:div>
    <w:div w:id="1602839531">
      <w:bodyDiv w:val="1"/>
      <w:marLeft w:val="0"/>
      <w:marRight w:val="0"/>
      <w:marTop w:val="0"/>
      <w:marBottom w:val="0"/>
      <w:divBdr>
        <w:top w:val="none" w:sz="0" w:space="0" w:color="auto"/>
        <w:left w:val="none" w:sz="0" w:space="0" w:color="auto"/>
        <w:bottom w:val="none" w:sz="0" w:space="0" w:color="auto"/>
        <w:right w:val="none" w:sz="0" w:space="0" w:color="auto"/>
      </w:divBdr>
    </w:div>
    <w:div w:id="1606647126">
      <w:bodyDiv w:val="1"/>
      <w:marLeft w:val="0"/>
      <w:marRight w:val="0"/>
      <w:marTop w:val="0"/>
      <w:marBottom w:val="0"/>
      <w:divBdr>
        <w:top w:val="none" w:sz="0" w:space="0" w:color="auto"/>
        <w:left w:val="none" w:sz="0" w:space="0" w:color="auto"/>
        <w:bottom w:val="none" w:sz="0" w:space="0" w:color="auto"/>
        <w:right w:val="none" w:sz="0" w:space="0" w:color="auto"/>
      </w:divBdr>
    </w:div>
    <w:div w:id="1606764024">
      <w:bodyDiv w:val="1"/>
      <w:marLeft w:val="0"/>
      <w:marRight w:val="0"/>
      <w:marTop w:val="0"/>
      <w:marBottom w:val="0"/>
      <w:divBdr>
        <w:top w:val="none" w:sz="0" w:space="0" w:color="auto"/>
        <w:left w:val="none" w:sz="0" w:space="0" w:color="auto"/>
        <w:bottom w:val="none" w:sz="0" w:space="0" w:color="auto"/>
        <w:right w:val="none" w:sz="0" w:space="0" w:color="auto"/>
      </w:divBdr>
    </w:div>
    <w:div w:id="1611862383">
      <w:bodyDiv w:val="1"/>
      <w:marLeft w:val="0"/>
      <w:marRight w:val="0"/>
      <w:marTop w:val="0"/>
      <w:marBottom w:val="0"/>
      <w:divBdr>
        <w:top w:val="none" w:sz="0" w:space="0" w:color="auto"/>
        <w:left w:val="none" w:sz="0" w:space="0" w:color="auto"/>
        <w:bottom w:val="none" w:sz="0" w:space="0" w:color="auto"/>
        <w:right w:val="none" w:sz="0" w:space="0" w:color="auto"/>
      </w:divBdr>
    </w:div>
    <w:div w:id="1613394628">
      <w:bodyDiv w:val="1"/>
      <w:marLeft w:val="0"/>
      <w:marRight w:val="0"/>
      <w:marTop w:val="0"/>
      <w:marBottom w:val="0"/>
      <w:divBdr>
        <w:top w:val="none" w:sz="0" w:space="0" w:color="auto"/>
        <w:left w:val="none" w:sz="0" w:space="0" w:color="auto"/>
        <w:bottom w:val="none" w:sz="0" w:space="0" w:color="auto"/>
        <w:right w:val="none" w:sz="0" w:space="0" w:color="auto"/>
      </w:divBdr>
    </w:div>
    <w:div w:id="1616208189">
      <w:bodyDiv w:val="1"/>
      <w:marLeft w:val="0"/>
      <w:marRight w:val="0"/>
      <w:marTop w:val="0"/>
      <w:marBottom w:val="0"/>
      <w:divBdr>
        <w:top w:val="none" w:sz="0" w:space="0" w:color="auto"/>
        <w:left w:val="none" w:sz="0" w:space="0" w:color="auto"/>
        <w:bottom w:val="none" w:sz="0" w:space="0" w:color="auto"/>
        <w:right w:val="none" w:sz="0" w:space="0" w:color="auto"/>
      </w:divBdr>
    </w:div>
    <w:div w:id="1617910239">
      <w:bodyDiv w:val="1"/>
      <w:marLeft w:val="0"/>
      <w:marRight w:val="0"/>
      <w:marTop w:val="0"/>
      <w:marBottom w:val="0"/>
      <w:divBdr>
        <w:top w:val="none" w:sz="0" w:space="0" w:color="auto"/>
        <w:left w:val="none" w:sz="0" w:space="0" w:color="auto"/>
        <w:bottom w:val="none" w:sz="0" w:space="0" w:color="auto"/>
        <w:right w:val="none" w:sz="0" w:space="0" w:color="auto"/>
      </w:divBdr>
    </w:div>
    <w:div w:id="1618366401">
      <w:bodyDiv w:val="1"/>
      <w:marLeft w:val="0"/>
      <w:marRight w:val="0"/>
      <w:marTop w:val="0"/>
      <w:marBottom w:val="0"/>
      <w:divBdr>
        <w:top w:val="none" w:sz="0" w:space="0" w:color="auto"/>
        <w:left w:val="none" w:sz="0" w:space="0" w:color="auto"/>
        <w:bottom w:val="none" w:sz="0" w:space="0" w:color="auto"/>
        <w:right w:val="none" w:sz="0" w:space="0" w:color="auto"/>
      </w:divBdr>
    </w:div>
    <w:div w:id="1618562255">
      <w:bodyDiv w:val="1"/>
      <w:marLeft w:val="0"/>
      <w:marRight w:val="0"/>
      <w:marTop w:val="0"/>
      <w:marBottom w:val="0"/>
      <w:divBdr>
        <w:top w:val="none" w:sz="0" w:space="0" w:color="auto"/>
        <w:left w:val="none" w:sz="0" w:space="0" w:color="auto"/>
        <w:bottom w:val="none" w:sz="0" w:space="0" w:color="auto"/>
        <w:right w:val="none" w:sz="0" w:space="0" w:color="auto"/>
      </w:divBdr>
    </w:div>
    <w:div w:id="1618830083">
      <w:bodyDiv w:val="1"/>
      <w:marLeft w:val="0"/>
      <w:marRight w:val="0"/>
      <w:marTop w:val="0"/>
      <w:marBottom w:val="0"/>
      <w:divBdr>
        <w:top w:val="none" w:sz="0" w:space="0" w:color="auto"/>
        <w:left w:val="none" w:sz="0" w:space="0" w:color="auto"/>
        <w:bottom w:val="none" w:sz="0" w:space="0" w:color="auto"/>
        <w:right w:val="none" w:sz="0" w:space="0" w:color="auto"/>
      </w:divBdr>
    </w:div>
    <w:div w:id="1619605617">
      <w:bodyDiv w:val="1"/>
      <w:marLeft w:val="0"/>
      <w:marRight w:val="0"/>
      <w:marTop w:val="0"/>
      <w:marBottom w:val="0"/>
      <w:divBdr>
        <w:top w:val="none" w:sz="0" w:space="0" w:color="auto"/>
        <w:left w:val="none" w:sz="0" w:space="0" w:color="auto"/>
        <w:bottom w:val="none" w:sz="0" w:space="0" w:color="auto"/>
        <w:right w:val="none" w:sz="0" w:space="0" w:color="auto"/>
      </w:divBdr>
    </w:div>
    <w:div w:id="1619946820">
      <w:bodyDiv w:val="1"/>
      <w:marLeft w:val="0"/>
      <w:marRight w:val="0"/>
      <w:marTop w:val="0"/>
      <w:marBottom w:val="0"/>
      <w:divBdr>
        <w:top w:val="none" w:sz="0" w:space="0" w:color="auto"/>
        <w:left w:val="none" w:sz="0" w:space="0" w:color="auto"/>
        <w:bottom w:val="none" w:sz="0" w:space="0" w:color="auto"/>
        <w:right w:val="none" w:sz="0" w:space="0" w:color="auto"/>
      </w:divBdr>
    </w:div>
    <w:div w:id="1620182759">
      <w:bodyDiv w:val="1"/>
      <w:marLeft w:val="0"/>
      <w:marRight w:val="0"/>
      <w:marTop w:val="0"/>
      <w:marBottom w:val="0"/>
      <w:divBdr>
        <w:top w:val="none" w:sz="0" w:space="0" w:color="auto"/>
        <w:left w:val="none" w:sz="0" w:space="0" w:color="auto"/>
        <w:bottom w:val="none" w:sz="0" w:space="0" w:color="auto"/>
        <w:right w:val="none" w:sz="0" w:space="0" w:color="auto"/>
      </w:divBdr>
    </w:div>
    <w:div w:id="1621691387">
      <w:bodyDiv w:val="1"/>
      <w:marLeft w:val="0"/>
      <w:marRight w:val="0"/>
      <w:marTop w:val="0"/>
      <w:marBottom w:val="0"/>
      <w:divBdr>
        <w:top w:val="none" w:sz="0" w:space="0" w:color="auto"/>
        <w:left w:val="none" w:sz="0" w:space="0" w:color="auto"/>
        <w:bottom w:val="none" w:sz="0" w:space="0" w:color="auto"/>
        <w:right w:val="none" w:sz="0" w:space="0" w:color="auto"/>
      </w:divBdr>
    </w:div>
    <w:div w:id="1624338589">
      <w:bodyDiv w:val="1"/>
      <w:marLeft w:val="0"/>
      <w:marRight w:val="0"/>
      <w:marTop w:val="0"/>
      <w:marBottom w:val="0"/>
      <w:divBdr>
        <w:top w:val="none" w:sz="0" w:space="0" w:color="auto"/>
        <w:left w:val="none" w:sz="0" w:space="0" w:color="auto"/>
        <w:bottom w:val="none" w:sz="0" w:space="0" w:color="auto"/>
        <w:right w:val="none" w:sz="0" w:space="0" w:color="auto"/>
      </w:divBdr>
    </w:div>
    <w:div w:id="1626889862">
      <w:bodyDiv w:val="1"/>
      <w:marLeft w:val="0"/>
      <w:marRight w:val="0"/>
      <w:marTop w:val="0"/>
      <w:marBottom w:val="0"/>
      <w:divBdr>
        <w:top w:val="none" w:sz="0" w:space="0" w:color="auto"/>
        <w:left w:val="none" w:sz="0" w:space="0" w:color="auto"/>
        <w:bottom w:val="none" w:sz="0" w:space="0" w:color="auto"/>
        <w:right w:val="none" w:sz="0" w:space="0" w:color="auto"/>
      </w:divBdr>
    </w:div>
    <w:div w:id="1630932653">
      <w:bodyDiv w:val="1"/>
      <w:marLeft w:val="0"/>
      <w:marRight w:val="0"/>
      <w:marTop w:val="0"/>
      <w:marBottom w:val="0"/>
      <w:divBdr>
        <w:top w:val="none" w:sz="0" w:space="0" w:color="auto"/>
        <w:left w:val="none" w:sz="0" w:space="0" w:color="auto"/>
        <w:bottom w:val="none" w:sz="0" w:space="0" w:color="auto"/>
        <w:right w:val="none" w:sz="0" w:space="0" w:color="auto"/>
      </w:divBdr>
    </w:div>
    <w:div w:id="1631941100">
      <w:bodyDiv w:val="1"/>
      <w:marLeft w:val="0"/>
      <w:marRight w:val="0"/>
      <w:marTop w:val="0"/>
      <w:marBottom w:val="0"/>
      <w:divBdr>
        <w:top w:val="none" w:sz="0" w:space="0" w:color="auto"/>
        <w:left w:val="none" w:sz="0" w:space="0" w:color="auto"/>
        <w:bottom w:val="none" w:sz="0" w:space="0" w:color="auto"/>
        <w:right w:val="none" w:sz="0" w:space="0" w:color="auto"/>
      </w:divBdr>
    </w:div>
    <w:div w:id="1632515291">
      <w:bodyDiv w:val="1"/>
      <w:marLeft w:val="0"/>
      <w:marRight w:val="0"/>
      <w:marTop w:val="0"/>
      <w:marBottom w:val="0"/>
      <w:divBdr>
        <w:top w:val="none" w:sz="0" w:space="0" w:color="auto"/>
        <w:left w:val="none" w:sz="0" w:space="0" w:color="auto"/>
        <w:bottom w:val="none" w:sz="0" w:space="0" w:color="auto"/>
        <w:right w:val="none" w:sz="0" w:space="0" w:color="auto"/>
      </w:divBdr>
    </w:div>
    <w:div w:id="1632900007">
      <w:bodyDiv w:val="1"/>
      <w:marLeft w:val="0"/>
      <w:marRight w:val="0"/>
      <w:marTop w:val="0"/>
      <w:marBottom w:val="0"/>
      <w:divBdr>
        <w:top w:val="none" w:sz="0" w:space="0" w:color="auto"/>
        <w:left w:val="none" w:sz="0" w:space="0" w:color="auto"/>
        <w:bottom w:val="none" w:sz="0" w:space="0" w:color="auto"/>
        <w:right w:val="none" w:sz="0" w:space="0" w:color="auto"/>
      </w:divBdr>
    </w:div>
    <w:div w:id="1632982266">
      <w:bodyDiv w:val="1"/>
      <w:marLeft w:val="0"/>
      <w:marRight w:val="0"/>
      <w:marTop w:val="0"/>
      <w:marBottom w:val="0"/>
      <w:divBdr>
        <w:top w:val="none" w:sz="0" w:space="0" w:color="auto"/>
        <w:left w:val="none" w:sz="0" w:space="0" w:color="auto"/>
        <w:bottom w:val="none" w:sz="0" w:space="0" w:color="auto"/>
        <w:right w:val="none" w:sz="0" w:space="0" w:color="auto"/>
      </w:divBdr>
    </w:div>
    <w:div w:id="1635718434">
      <w:bodyDiv w:val="1"/>
      <w:marLeft w:val="0"/>
      <w:marRight w:val="0"/>
      <w:marTop w:val="0"/>
      <w:marBottom w:val="0"/>
      <w:divBdr>
        <w:top w:val="none" w:sz="0" w:space="0" w:color="auto"/>
        <w:left w:val="none" w:sz="0" w:space="0" w:color="auto"/>
        <w:bottom w:val="none" w:sz="0" w:space="0" w:color="auto"/>
        <w:right w:val="none" w:sz="0" w:space="0" w:color="auto"/>
      </w:divBdr>
    </w:div>
    <w:div w:id="1636132289">
      <w:bodyDiv w:val="1"/>
      <w:marLeft w:val="0"/>
      <w:marRight w:val="0"/>
      <w:marTop w:val="0"/>
      <w:marBottom w:val="0"/>
      <w:divBdr>
        <w:top w:val="none" w:sz="0" w:space="0" w:color="auto"/>
        <w:left w:val="none" w:sz="0" w:space="0" w:color="auto"/>
        <w:bottom w:val="none" w:sz="0" w:space="0" w:color="auto"/>
        <w:right w:val="none" w:sz="0" w:space="0" w:color="auto"/>
      </w:divBdr>
    </w:div>
    <w:div w:id="1640570464">
      <w:bodyDiv w:val="1"/>
      <w:marLeft w:val="0"/>
      <w:marRight w:val="0"/>
      <w:marTop w:val="0"/>
      <w:marBottom w:val="0"/>
      <w:divBdr>
        <w:top w:val="none" w:sz="0" w:space="0" w:color="auto"/>
        <w:left w:val="none" w:sz="0" w:space="0" w:color="auto"/>
        <w:bottom w:val="none" w:sz="0" w:space="0" w:color="auto"/>
        <w:right w:val="none" w:sz="0" w:space="0" w:color="auto"/>
      </w:divBdr>
    </w:div>
    <w:div w:id="1640648061">
      <w:bodyDiv w:val="1"/>
      <w:marLeft w:val="0"/>
      <w:marRight w:val="0"/>
      <w:marTop w:val="0"/>
      <w:marBottom w:val="0"/>
      <w:divBdr>
        <w:top w:val="none" w:sz="0" w:space="0" w:color="auto"/>
        <w:left w:val="none" w:sz="0" w:space="0" w:color="auto"/>
        <w:bottom w:val="none" w:sz="0" w:space="0" w:color="auto"/>
        <w:right w:val="none" w:sz="0" w:space="0" w:color="auto"/>
      </w:divBdr>
    </w:div>
    <w:div w:id="1640719388">
      <w:bodyDiv w:val="1"/>
      <w:marLeft w:val="0"/>
      <w:marRight w:val="0"/>
      <w:marTop w:val="0"/>
      <w:marBottom w:val="0"/>
      <w:divBdr>
        <w:top w:val="none" w:sz="0" w:space="0" w:color="auto"/>
        <w:left w:val="none" w:sz="0" w:space="0" w:color="auto"/>
        <w:bottom w:val="none" w:sz="0" w:space="0" w:color="auto"/>
        <w:right w:val="none" w:sz="0" w:space="0" w:color="auto"/>
      </w:divBdr>
    </w:div>
    <w:div w:id="1642037100">
      <w:bodyDiv w:val="1"/>
      <w:marLeft w:val="0"/>
      <w:marRight w:val="0"/>
      <w:marTop w:val="0"/>
      <w:marBottom w:val="0"/>
      <w:divBdr>
        <w:top w:val="none" w:sz="0" w:space="0" w:color="auto"/>
        <w:left w:val="none" w:sz="0" w:space="0" w:color="auto"/>
        <w:bottom w:val="none" w:sz="0" w:space="0" w:color="auto"/>
        <w:right w:val="none" w:sz="0" w:space="0" w:color="auto"/>
      </w:divBdr>
    </w:div>
    <w:div w:id="1643147693">
      <w:bodyDiv w:val="1"/>
      <w:marLeft w:val="0"/>
      <w:marRight w:val="0"/>
      <w:marTop w:val="0"/>
      <w:marBottom w:val="0"/>
      <w:divBdr>
        <w:top w:val="none" w:sz="0" w:space="0" w:color="auto"/>
        <w:left w:val="none" w:sz="0" w:space="0" w:color="auto"/>
        <w:bottom w:val="none" w:sz="0" w:space="0" w:color="auto"/>
        <w:right w:val="none" w:sz="0" w:space="0" w:color="auto"/>
      </w:divBdr>
    </w:div>
    <w:div w:id="1645306935">
      <w:bodyDiv w:val="1"/>
      <w:marLeft w:val="0"/>
      <w:marRight w:val="0"/>
      <w:marTop w:val="0"/>
      <w:marBottom w:val="0"/>
      <w:divBdr>
        <w:top w:val="none" w:sz="0" w:space="0" w:color="auto"/>
        <w:left w:val="none" w:sz="0" w:space="0" w:color="auto"/>
        <w:bottom w:val="none" w:sz="0" w:space="0" w:color="auto"/>
        <w:right w:val="none" w:sz="0" w:space="0" w:color="auto"/>
      </w:divBdr>
    </w:div>
    <w:div w:id="1645769201">
      <w:bodyDiv w:val="1"/>
      <w:marLeft w:val="0"/>
      <w:marRight w:val="0"/>
      <w:marTop w:val="0"/>
      <w:marBottom w:val="0"/>
      <w:divBdr>
        <w:top w:val="none" w:sz="0" w:space="0" w:color="auto"/>
        <w:left w:val="none" w:sz="0" w:space="0" w:color="auto"/>
        <w:bottom w:val="none" w:sz="0" w:space="0" w:color="auto"/>
        <w:right w:val="none" w:sz="0" w:space="0" w:color="auto"/>
      </w:divBdr>
    </w:div>
    <w:div w:id="1648244297">
      <w:bodyDiv w:val="1"/>
      <w:marLeft w:val="0"/>
      <w:marRight w:val="0"/>
      <w:marTop w:val="0"/>
      <w:marBottom w:val="0"/>
      <w:divBdr>
        <w:top w:val="none" w:sz="0" w:space="0" w:color="auto"/>
        <w:left w:val="none" w:sz="0" w:space="0" w:color="auto"/>
        <w:bottom w:val="none" w:sz="0" w:space="0" w:color="auto"/>
        <w:right w:val="none" w:sz="0" w:space="0" w:color="auto"/>
      </w:divBdr>
    </w:div>
    <w:div w:id="1657758079">
      <w:bodyDiv w:val="1"/>
      <w:marLeft w:val="0"/>
      <w:marRight w:val="0"/>
      <w:marTop w:val="0"/>
      <w:marBottom w:val="0"/>
      <w:divBdr>
        <w:top w:val="none" w:sz="0" w:space="0" w:color="auto"/>
        <w:left w:val="none" w:sz="0" w:space="0" w:color="auto"/>
        <w:bottom w:val="none" w:sz="0" w:space="0" w:color="auto"/>
        <w:right w:val="none" w:sz="0" w:space="0" w:color="auto"/>
      </w:divBdr>
    </w:div>
    <w:div w:id="1657798846">
      <w:bodyDiv w:val="1"/>
      <w:marLeft w:val="0"/>
      <w:marRight w:val="0"/>
      <w:marTop w:val="0"/>
      <w:marBottom w:val="0"/>
      <w:divBdr>
        <w:top w:val="none" w:sz="0" w:space="0" w:color="auto"/>
        <w:left w:val="none" w:sz="0" w:space="0" w:color="auto"/>
        <w:bottom w:val="none" w:sz="0" w:space="0" w:color="auto"/>
        <w:right w:val="none" w:sz="0" w:space="0" w:color="auto"/>
      </w:divBdr>
    </w:div>
    <w:div w:id="1659503200">
      <w:bodyDiv w:val="1"/>
      <w:marLeft w:val="0"/>
      <w:marRight w:val="0"/>
      <w:marTop w:val="0"/>
      <w:marBottom w:val="0"/>
      <w:divBdr>
        <w:top w:val="none" w:sz="0" w:space="0" w:color="auto"/>
        <w:left w:val="none" w:sz="0" w:space="0" w:color="auto"/>
        <w:bottom w:val="none" w:sz="0" w:space="0" w:color="auto"/>
        <w:right w:val="none" w:sz="0" w:space="0" w:color="auto"/>
      </w:divBdr>
    </w:div>
    <w:div w:id="1659647221">
      <w:bodyDiv w:val="1"/>
      <w:marLeft w:val="0"/>
      <w:marRight w:val="0"/>
      <w:marTop w:val="0"/>
      <w:marBottom w:val="0"/>
      <w:divBdr>
        <w:top w:val="none" w:sz="0" w:space="0" w:color="auto"/>
        <w:left w:val="none" w:sz="0" w:space="0" w:color="auto"/>
        <w:bottom w:val="none" w:sz="0" w:space="0" w:color="auto"/>
        <w:right w:val="none" w:sz="0" w:space="0" w:color="auto"/>
      </w:divBdr>
    </w:div>
    <w:div w:id="1664508603">
      <w:bodyDiv w:val="1"/>
      <w:marLeft w:val="0"/>
      <w:marRight w:val="0"/>
      <w:marTop w:val="0"/>
      <w:marBottom w:val="0"/>
      <w:divBdr>
        <w:top w:val="none" w:sz="0" w:space="0" w:color="auto"/>
        <w:left w:val="none" w:sz="0" w:space="0" w:color="auto"/>
        <w:bottom w:val="none" w:sz="0" w:space="0" w:color="auto"/>
        <w:right w:val="none" w:sz="0" w:space="0" w:color="auto"/>
      </w:divBdr>
    </w:div>
    <w:div w:id="1666083219">
      <w:bodyDiv w:val="1"/>
      <w:marLeft w:val="0"/>
      <w:marRight w:val="0"/>
      <w:marTop w:val="0"/>
      <w:marBottom w:val="0"/>
      <w:divBdr>
        <w:top w:val="none" w:sz="0" w:space="0" w:color="auto"/>
        <w:left w:val="none" w:sz="0" w:space="0" w:color="auto"/>
        <w:bottom w:val="none" w:sz="0" w:space="0" w:color="auto"/>
        <w:right w:val="none" w:sz="0" w:space="0" w:color="auto"/>
      </w:divBdr>
    </w:div>
    <w:div w:id="1666128088">
      <w:bodyDiv w:val="1"/>
      <w:marLeft w:val="0"/>
      <w:marRight w:val="0"/>
      <w:marTop w:val="0"/>
      <w:marBottom w:val="0"/>
      <w:divBdr>
        <w:top w:val="none" w:sz="0" w:space="0" w:color="auto"/>
        <w:left w:val="none" w:sz="0" w:space="0" w:color="auto"/>
        <w:bottom w:val="none" w:sz="0" w:space="0" w:color="auto"/>
        <w:right w:val="none" w:sz="0" w:space="0" w:color="auto"/>
      </w:divBdr>
    </w:div>
    <w:div w:id="1668678127">
      <w:bodyDiv w:val="1"/>
      <w:marLeft w:val="0"/>
      <w:marRight w:val="0"/>
      <w:marTop w:val="0"/>
      <w:marBottom w:val="0"/>
      <w:divBdr>
        <w:top w:val="none" w:sz="0" w:space="0" w:color="auto"/>
        <w:left w:val="none" w:sz="0" w:space="0" w:color="auto"/>
        <w:bottom w:val="none" w:sz="0" w:space="0" w:color="auto"/>
        <w:right w:val="none" w:sz="0" w:space="0" w:color="auto"/>
      </w:divBdr>
    </w:div>
    <w:div w:id="1668825905">
      <w:bodyDiv w:val="1"/>
      <w:marLeft w:val="0"/>
      <w:marRight w:val="0"/>
      <w:marTop w:val="0"/>
      <w:marBottom w:val="0"/>
      <w:divBdr>
        <w:top w:val="none" w:sz="0" w:space="0" w:color="auto"/>
        <w:left w:val="none" w:sz="0" w:space="0" w:color="auto"/>
        <w:bottom w:val="none" w:sz="0" w:space="0" w:color="auto"/>
        <w:right w:val="none" w:sz="0" w:space="0" w:color="auto"/>
      </w:divBdr>
    </w:div>
    <w:div w:id="1670331183">
      <w:bodyDiv w:val="1"/>
      <w:marLeft w:val="0"/>
      <w:marRight w:val="0"/>
      <w:marTop w:val="0"/>
      <w:marBottom w:val="0"/>
      <w:divBdr>
        <w:top w:val="none" w:sz="0" w:space="0" w:color="auto"/>
        <w:left w:val="none" w:sz="0" w:space="0" w:color="auto"/>
        <w:bottom w:val="none" w:sz="0" w:space="0" w:color="auto"/>
        <w:right w:val="none" w:sz="0" w:space="0" w:color="auto"/>
      </w:divBdr>
    </w:div>
    <w:div w:id="1671787847">
      <w:bodyDiv w:val="1"/>
      <w:marLeft w:val="0"/>
      <w:marRight w:val="0"/>
      <w:marTop w:val="0"/>
      <w:marBottom w:val="0"/>
      <w:divBdr>
        <w:top w:val="none" w:sz="0" w:space="0" w:color="auto"/>
        <w:left w:val="none" w:sz="0" w:space="0" w:color="auto"/>
        <w:bottom w:val="none" w:sz="0" w:space="0" w:color="auto"/>
        <w:right w:val="none" w:sz="0" w:space="0" w:color="auto"/>
      </w:divBdr>
    </w:div>
    <w:div w:id="1672367043">
      <w:bodyDiv w:val="1"/>
      <w:marLeft w:val="0"/>
      <w:marRight w:val="0"/>
      <w:marTop w:val="0"/>
      <w:marBottom w:val="0"/>
      <w:divBdr>
        <w:top w:val="none" w:sz="0" w:space="0" w:color="auto"/>
        <w:left w:val="none" w:sz="0" w:space="0" w:color="auto"/>
        <w:bottom w:val="none" w:sz="0" w:space="0" w:color="auto"/>
        <w:right w:val="none" w:sz="0" w:space="0" w:color="auto"/>
      </w:divBdr>
    </w:div>
    <w:div w:id="1673408187">
      <w:bodyDiv w:val="1"/>
      <w:marLeft w:val="0"/>
      <w:marRight w:val="0"/>
      <w:marTop w:val="0"/>
      <w:marBottom w:val="0"/>
      <w:divBdr>
        <w:top w:val="none" w:sz="0" w:space="0" w:color="auto"/>
        <w:left w:val="none" w:sz="0" w:space="0" w:color="auto"/>
        <w:bottom w:val="none" w:sz="0" w:space="0" w:color="auto"/>
        <w:right w:val="none" w:sz="0" w:space="0" w:color="auto"/>
      </w:divBdr>
    </w:div>
    <w:div w:id="1674450453">
      <w:bodyDiv w:val="1"/>
      <w:marLeft w:val="0"/>
      <w:marRight w:val="0"/>
      <w:marTop w:val="0"/>
      <w:marBottom w:val="0"/>
      <w:divBdr>
        <w:top w:val="none" w:sz="0" w:space="0" w:color="auto"/>
        <w:left w:val="none" w:sz="0" w:space="0" w:color="auto"/>
        <w:bottom w:val="none" w:sz="0" w:space="0" w:color="auto"/>
        <w:right w:val="none" w:sz="0" w:space="0" w:color="auto"/>
      </w:divBdr>
    </w:div>
    <w:div w:id="1674647969">
      <w:bodyDiv w:val="1"/>
      <w:marLeft w:val="0"/>
      <w:marRight w:val="0"/>
      <w:marTop w:val="0"/>
      <w:marBottom w:val="0"/>
      <w:divBdr>
        <w:top w:val="none" w:sz="0" w:space="0" w:color="auto"/>
        <w:left w:val="none" w:sz="0" w:space="0" w:color="auto"/>
        <w:bottom w:val="none" w:sz="0" w:space="0" w:color="auto"/>
        <w:right w:val="none" w:sz="0" w:space="0" w:color="auto"/>
      </w:divBdr>
    </w:div>
    <w:div w:id="1676300732">
      <w:bodyDiv w:val="1"/>
      <w:marLeft w:val="0"/>
      <w:marRight w:val="0"/>
      <w:marTop w:val="0"/>
      <w:marBottom w:val="0"/>
      <w:divBdr>
        <w:top w:val="none" w:sz="0" w:space="0" w:color="auto"/>
        <w:left w:val="none" w:sz="0" w:space="0" w:color="auto"/>
        <w:bottom w:val="none" w:sz="0" w:space="0" w:color="auto"/>
        <w:right w:val="none" w:sz="0" w:space="0" w:color="auto"/>
      </w:divBdr>
    </w:div>
    <w:div w:id="1677146632">
      <w:bodyDiv w:val="1"/>
      <w:marLeft w:val="0"/>
      <w:marRight w:val="0"/>
      <w:marTop w:val="0"/>
      <w:marBottom w:val="0"/>
      <w:divBdr>
        <w:top w:val="none" w:sz="0" w:space="0" w:color="auto"/>
        <w:left w:val="none" w:sz="0" w:space="0" w:color="auto"/>
        <w:bottom w:val="none" w:sz="0" w:space="0" w:color="auto"/>
        <w:right w:val="none" w:sz="0" w:space="0" w:color="auto"/>
      </w:divBdr>
    </w:div>
    <w:div w:id="1679116911">
      <w:bodyDiv w:val="1"/>
      <w:marLeft w:val="0"/>
      <w:marRight w:val="0"/>
      <w:marTop w:val="0"/>
      <w:marBottom w:val="0"/>
      <w:divBdr>
        <w:top w:val="none" w:sz="0" w:space="0" w:color="auto"/>
        <w:left w:val="none" w:sz="0" w:space="0" w:color="auto"/>
        <w:bottom w:val="none" w:sz="0" w:space="0" w:color="auto"/>
        <w:right w:val="none" w:sz="0" w:space="0" w:color="auto"/>
      </w:divBdr>
    </w:div>
    <w:div w:id="1680354045">
      <w:bodyDiv w:val="1"/>
      <w:marLeft w:val="0"/>
      <w:marRight w:val="0"/>
      <w:marTop w:val="0"/>
      <w:marBottom w:val="0"/>
      <w:divBdr>
        <w:top w:val="none" w:sz="0" w:space="0" w:color="auto"/>
        <w:left w:val="none" w:sz="0" w:space="0" w:color="auto"/>
        <w:bottom w:val="none" w:sz="0" w:space="0" w:color="auto"/>
        <w:right w:val="none" w:sz="0" w:space="0" w:color="auto"/>
      </w:divBdr>
    </w:div>
    <w:div w:id="1680540965">
      <w:bodyDiv w:val="1"/>
      <w:marLeft w:val="0"/>
      <w:marRight w:val="0"/>
      <w:marTop w:val="0"/>
      <w:marBottom w:val="0"/>
      <w:divBdr>
        <w:top w:val="none" w:sz="0" w:space="0" w:color="auto"/>
        <w:left w:val="none" w:sz="0" w:space="0" w:color="auto"/>
        <w:bottom w:val="none" w:sz="0" w:space="0" w:color="auto"/>
        <w:right w:val="none" w:sz="0" w:space="0" w:color="auto"/>
      </w:divBdr>
    </w:div>
    <w:div w:id="1680965341">
      <w:bodyDiv w:val="1"/>
      <w:marLeft w:val="0"/>
      <w:marRight w:val="0"/>
      <w:marTop w:val="0"/>
      <w:marBottom w:val="0"/>
      <w:divBdr>
        <w:top w:val="none" w:sz="0" w:space="0" w:color="auto"/>
        <w:left w:val="none" w:sz="0" w:space="0" w:color="auto"/>
        <w:bottom w:val="none" w:sz="0" w:space="0" w:color="auto"/>
        <w:right w:val="none" w:sz="0" w:space="0" w:color="auto"/>
      </w:divBdr>
    </w:div>
    <w:div w:id="1681279253">
      <w:bodyDiv w:val="1"/>
      <w:marLeft w:val="0"/>
      <w:marRight w:val="0"/>
      <w:marTop w:val="0"/>
      <w:marBottom w:val="0"/>
      <w:divBdr>
        <w:top w:val="none" w:sz="0" w:space="0" w:color="auto"/>
        <w:left w:val="none" w:sz="0" w:space="0" w:color="auto"/>
        <w:bottom w:val="none" w:sz="0" w:space="0" w:color="auto"/>
        <w:right w:val="none" w:sz="0" w:space="0" w:color="auto"/>
      </w:divBdr>
    </w:div>
    <w:div w:id="1681856520">
      <w:bodyDiv w:val="1"/>
      <w:marLeft w:val="0"/>
      <w:marRight w:val="0"/>
      <w:marTop w:val="0"/>
      <w:marBottom w:val="0"/>
      <w:divBdr>
        <w:top w:val="none" w:sz="0" w:space="0" w:color="auto"/>
        <w:left w:val="none" w:sz="0" w:space="0" w:color="auto"/>
        <w:bottom w:val="none" w:sz="0" w:space="0" w:color="auto"/>
        <w:right w:val="none" w:sz="0" w:space="0" w:color="auto"/>
      </w:divBdr>
    </w:div>
    <w:div w:id="1682273633">
      <w:bodyDiv w:val="1"/>
      <w:marLeft w:val="0"/>
      <w:marRight w:val="0"/>
      <w:marTop w:val="0"/>
      <w:marBottom w:val="0"/>
      <w:divBdr>
        <w:top w:val="none" w:sz="0" w:space="0" w:color="auto"/>
        <w:left w:val="none" w:sz="0" w:space="0" w:color="auto"/>
        <w:bottom w:val="none" w:sz="0" w:space="0" w:color="auto"/>
        <w:right w:val="none" w:sz="0" w:space="0" w:color="auto"/>
      </w:divBdr>
    </w:div>
    <w:div w:id="1683168788">
      <w:bodyDiv w:val="1"/>
      <w:marLeft w:val="0"/>
      <w:marRight w:val="0"/>
      <w:marTop w:val="0"/>
      <w:marBottom w:val="0"/>
      <w:divBdr>
        <w:top w:val="none" w:sz="0" w:space="0" w:color="auto"/>
        <w:left w:val="none" w:sz="0" w:space="0" w:color="auto"/>
        <w:bottom w:val="none" w:sz="0" w:space="0" w:color="auto"/>
        <w:right w:val="none" w:sz="0" w:space="0" w:color="auto"/>
      </w:divBdr>
    </w:div>
    <w:div w:id="1684476900">
      <w:bodyDiv w:val="1"/>
      <w:marLeft w:val="0"/>
      <w:marRight w:val="0"/>
      <w:marTop w:val="0"/>
      <w:marBottom w:val="0"/>
      <w:divBdr>
        <w:top w:val="none" w:sz="0" w:space="0" w:color="auto"/>
        <w:left w:val="none" w:sz="0" w:space="0" w:color="auto"/>
        <w:bottom w:val="none" w:sz="0" w:space="0" w:color="auto"/>
        <w:right w:val="none" w:sz="0" w:space="0" w:color="auto"/>
      </w:divBdr>
    </w:div>
    <w:div w:id="1685209026">
      <w:bodyDiv w:val="1"/>
      <w:marLeft w:val="0"/>
      <w:marRight w:val="0"/>
      <w:marTop w:val="0"/>
      <w:marBottom w:val="0"/>
      <w:divBdr>
        <w:top w:val="none" w:sz="0" w:space="0" w:color="auto"/>
        <w:left w:val="none" w:sz="0" w:space="0" w:color="auto"/>
        <w:bottom w:val="none" w:sz="0" w:space="0" w:color="auto"/>
        <w:right w:val="none" w:sz="0" w:space="0" w:color="auto"/>
      </w:divBdr>
    </w:div>
    <w:div w:id="1685278280">
      <w:bodyDiv w:val="1"/>
      <w:marLeft w:val="0"/>
      <w:marRight w:val="0"/>
      <w:marTop w:val="0"/>
      <w:marBottom w:val="0"/>
      <w:divBdr>
        <w:top w:val="none" w:sz="0" w:space="0" w:color="auto"/>
        <w:left w:val="none" w:sz="0" w:space="0" w:color="auto"/>
        <w:bottom w:val="none" w:sz="0" w:space="0" w:color="auto"/>
        <w:right w:val="none" w:sz="0" w:space="0" w:color="auto"/>
      </w:divBdr>
    </w:div>
    <w:div w:id="1685355178">
      <w:bodyDiv w:val="1"/>
      <w:marLeft w:val="0"/>
      <w:marRight w:val="0"/>
      <w:marTop w:val="0"/>
      <w:marBottom w:val="0"/>
      <w:divBdr>
        <w:top w:val="none" w:sz="0" w:space="0" w:color="auto"/>
        <w:left w:val="none" w:sz="0" w:space="0" w:color="auto"/>
        <w:bottom w:val="none" w:sz="0" w:space="0" w:color="auto"/>
        <w:right w:val="none" w:sz="0" w:space="0" w:color="auto"/>
      </w:divBdr>
    </w:div>
    <w:div w:id="1686781544">
      <w:bodyDiv w:val="1"/>
      <w:marLeft w:val="0"/>
      <w:marRight w:val="0"/>
      <w:marTop w:val="0"/>
      <w:marBottom w:val="0"/>
      <w:divBdr>
        <w:top w:val="none" w:sz="0" w:space="0" w:color="auto"/>
        <w:left w:val="none" w:sz="0" w:space="0" w:color="auto"/>
        <w:bottom w:val="none" w:sz="0" w:space="0" w:color="auto"/>
        <w:right w:val="none" w:sz="0" w:space="0" w:color="auto"/>
      </w:divBdr>
    </w:div>
    <w:div w:id="1689285355">
      <w:bodyDiv w:val="1"/>
      <w:marLeft w:val="0"/>
      <w:marRight w:val="0"/>
      <w:marTop w:val="0"/>
      <w:marBottom w:val="0"/>
      <w:divBdr>
        <w:top w:val="none" w:sz="0" w:space="0" w:color="auto"/>
        <w:left w:val="none" w:sz="0" w:space="0" w:color="auto"/>
        <w:bottom w:val="none" w:sz="0" w:space="0" w:color="auto"/>
        <w:right w:val="none" w:sz="0" w:space="0" w:color="auto"/>
      </w:divBdr>
    </w:div>
    <w:div w:id="1691057357">
      <w:bodyDiv w:val="1"/>
      <w:marLeft w:val="0"/>
      <w:marRight w:val="0"/>
      <w:marTop w:val="0"/>
      <w:marBottom w:val="0"/>
      <w:divBdr>
        <w:top w:val="none" w:sz="0" w:space="0" w:color="auto"/>
        <w:left w:val="none" w:sz="0" w:space="0" w:color="auto"/>
        <w:bottom w:val="none" w:sz="0" w:space="0" w:color="auto"/>
        <w:right w:val="none" w:sz="0" w:space="0" w:color="auto"/>
      </w:divBdr>
    </w:div>
    <w:div w:id="1691563027">
      <w:bodyDiv w:val="1"/>
      <w:marLeft w:val="0"/>
      <w:marRight w:val="0"/>
      <w:marTop w:val="0"/>
      <w:marBottom w:val="0"/>
      <w:divBdr>
        <w:top w:val="none" w:sz="0" w:space="0" w:color="auto"/>
        <w:left w:val="none" w:sz="0" w:space="0" w:color="auto"/>
        <w:bottom w:val="none" w:sz="0" w:space="0" w:color="auto"/>
        <w:right w:val="none" w:sz="0" w:space="0" w:color="auto"/>
      </w:divBdr>
    </w:div>
    <w:div w:id="1691762033">
      <w:bodyDiv w:val="1"/>
      <w:marLeft w:val="0"/>
      <w:marRight w:val="0"/>
      <w:marTop w:val="0"/>
      <w:marBottom w:val="0"/>
      <w:divBdr>
        <w:top w:val="none" w:sz="0" w:space="0" w:color="auto"/>
        <w:left w:val="none" w:sz="0" w:space="0" w:color="auto"/>
        <w:bottom w:val="none" w:sz="0" w:space="0" w:color="auto"/>
        <w:right w:val="none" w:sz="0" w:space="0" w:color="auto"/>
      </w:divBdr>
    </w:div>
    <w:div w:id="1692418166">
      <w:bodyDiv w:val="1"/>
      <w:marLeft w:val="0"/>
      <w:marRight w:val="0"/>
      <w:marTop w:val="0"/>
      <w:marBottom w:val="0"/>
      <w:divBdr>
        <w:top w:val="none" w:sz="0" w:space="0" w:color="auto"/>
        <w:left w:val="none" w:sz="0" w:space="0" w:color="auto"/>
        <w:bottom w:val="none" w:sz="0" w:space="0" w:color="auto"/>
        <w:right w:val="none" w:sz="0" w:space="0" w:color="auto"/>
      </w:divBdr>
    </w:div>
    <w:div w:id="1693647474">
      <w:bodyDiv w:val="1"/>
      <w:marLeft w:val="0"/>
      <w:marRight w:val="0"/>
      <w:marTop w:val="0"/>
      <w:marBottom w:val="0"/>
      <w:divBdr>
        <w:top w:val="none" w:sz="0" w:space="0" w:color="auto"/>
        <w:left w:val="none" w:sz="0" w:space="0" w:color="auto"/>
        <w:bottom w:val="none" w:sz="0" w:space="0" w:color="auto"/>
        <w:right w:val="none" w:sz="0" w:space="0" w:color="auto"/>
      </w:divBdr>
    </w:div>
    <w:div w:id="1694765205">
      <w:bodyDiv w:val="1"/>
      <w:marLeft w:val="0"/>
      <w:marRight w:val="0"/>
      <w:marTop w:val="0"/>
      <w:marBottom w:val="0"/>
      <w:divBdr>
        <w:top w:val="none" w:sz="0" w:space="0" w:color="auto"/>
        <w:left w:val="none" w:sz="0" w:space="0" w:color="auto"/>
        <w:bottom w:val="none" w:sz="0" w:space="0" w:color="auto"/>
        <w:right w:val="none" w:sz="0" w:space="0" w:color="auto"/>
      </w:divBdr>
    </w:div>
    <w:div w:id="1695575656">
      <w:bodyDiv w:val="1"/>
      <w:marLeft w:val="0"/>
      <w:marRight w:val="0"/>
      <w:marTop w:val="0"/>
      <w:marBottom w:val="0"/>
      <w:divBdr>
        <w:top w:val="none" w:sz="0" w:space="0" w:color="auto"/>
        <w:left w:val="none" w:sz="0" w:space="0" w:color="auto"/>
        <w:bottom w:val="none" w:sz="0" w:space="0" w:color="auto"/>
        <w:right w:val="none" w:sz="0" w:space="0" w:color="auto"/>
      </w:divBdr>
    </w:div>
    <w:div w:id="1696497197">
      <w:bodyDiv w:val="1"/>
      <w:marLeft w:val="0"/>
      <w:marRight w:val="0"/>
      <w:marTop w:val="0"/>
      <w:marBottom w:val="0"/>
      <w:divBdr>
        <w:top w:val="none" w:sz="0" w:space="0" w:color="auto"/>
        <w:left w:val="none" w:sz="0" w:space="0" w:color="auto"/>
        <w:bottom w:val="none" w:sz="0" w:space="0" w:color="auto"/>
        <w:right w:val="none" w:sz="0" w:space="0" w:color="auto"/>
      </w:divBdr>
    </w:div>
    <w:div w:id="1696804097">
      <w:bodyDiv w:val="1"/>
      <w:marLeft w:val="0"/>
      <w:marRight w:val="0"/>
      <w:marTop w:val="0"/>
      <w:marBottom w:val="0"/>
      <w:divBdr>
        <w:top w:val="none" w:sz="0" w:space="0" w:color="auto"/>
        <w:left w:val="none" w:sz="0" w:space="0" w:color="auto"/>
        <w:bottom w:val="none" w:sz="0" w:space="0" w:color="auto"/>
        <w:right w:val="none" w:sz="0" w:space="0" w:color="auto"/>
      </w:divBdr>
    </w:div>
    <w:div w:id="1699700532">
      <w:bodyDiv w:val="1"/>
      <w:marLeft w:val="0"/>
      <w:marRight w:val="0"/>
      <w:marTop w:val="0"/>
      <w:marBottom w:val="0"/>
      <w:divBdr>
        <w:top w:val="none" w:sz="0" w:space="0" w:color="auto"/>
        <w:left w:val="none" w:sz="0" w:space="0" w:color="auto"/>
        <w:bottom w:val="none" w:sz="0" w:space="0" w:color="auto"/>
        <w:right w:val="none" w:sz="0" w:space="0" w:color="auto"/>
      </w:divBdr>
    </w:div>
    <w:div w:id="1700200581">
      <w:bodyDiv w:val="1"/>
      <w:marLeft w:val="0"/>
      <w:marRight w:val="0"/>
      <w:marTop w:val="0"/>
      <w:marBottom w:val="0"/>
      <w:divBdr>
        <w:top w:val="none" w:sz="0" w:space="0" w:color="auto"/>
        <w:left w:val="none" w:sz="0" w:space="0" w:color="auto"/>
        <w:bottom w:val="none" w:sz="0" w:space="0" w:color="auto"/>
        <w:right w:val="none" w:sz="0" w:space="0" w:color="auto"/>
      </w:divBdr>
    </w:div>
    <w:div w:id="1705248753">
      <w:bodyDiv w:val="1"/>
      <w:marLeft w:val="0"/>
      <w:marRight w:val="0"/>
      <w:marTop w:val="0"/>
      <w:marBottom w:val="0"/>
      <w:divBdr>
        <w:top w:val="none" w:sz="0" w:space="0" w:color="auto"/>
        <w:left w:val="none" w:sz="0" w:space="0" w:color="auto"/>
        <w:bottom w:val="none" w:sz="0" w:space="0" w:color="auto"/>
        <w:right w:val="none" w:sz="0" w:space="0" w:color="auto"/>
      </w:divBdr>
    </w:div>
    <w:div w:id="1705519197">
      <w:bodyDiv w:val="1"/>
      <w:marLeft w:val="0"/>
      <w:marRight w:val="0"/>
      <w:marTop w:val="0"/>
      <w:marBottom w:val="0"/>
      <w:divBdr>
        <w:top w:val="none" w:sz="0" w:space="0" w:color="auto"/>
        <w:left w:val="none" w:sz="0" w:space="0" w:color="auto"/>
        <w:bottom w:val="none" w:sz="0" w:space="0" w:color="auto"/>
        <w:right w:val="none" w:sz="0" w:space="0" w:color="auto"/>
      </w:divBdr>
    </w:div>
    <w:div w:id="1705977768">
      <w:bodyDiv w:val="1"/>
      <w:marLeft w:val="0"/>
      <w:marRight w:val="0"/>
      <w:marTop w:val="0"/>
      <w:marBottom w:val="0"/>
      <w:divBdr>
        <w:top w:val="none" w:sz="0" w:space="0" w:color="auto"/>
        <w:left w:val="none" w:sz="0" w:space="0" w:color="auto"/>
        <w:bottom w:val="none" w:sz="0" w:space="0" w:color="auto"/>
        <w:right w:val="none" w:sz="0" w:space="0" w:color="auto"/>
      </w:divBdr>
    </w:div>
    <w:div w:id="1706325217">
      <w:bodyDiv w:val="1"/>
      <w:marLeft w:val="0"/>
      <w:marRight w:val="0"/>
      <w:marTop w:val="0"/>
      <w:marBottom w:val="0"/>
      <w:divBdr>
        <w:top w:val="none" w:sz="0" w:space="0" w:color="auto"/>
        <w:left w:val="none" w:sz="0" w:space="0" w:color="auto"/>
        <w:bottom w:val="none" w:sz="0" w:space="0" w:color="auto"/>
        <w:right w:val="none" w:sz="0" w:space="0" w:color="auto"/>
      </w:divBdr>
    </w:div>
    <w:div w:id="1707559893">
      <w:bodyDiv w:val="1"/>
      <w:marLeft w:val="0"/>
      <w:marRight w:val="0"/>
      <w:marTop w:val="0"/>
      <w:marBottom w:val="0"/>
      <w:divBdr>
        <w:top w:val="none" w:sz="0" w:space="0" w:color="auto"/>
        <w:left w:val="none" w:sz="0" w:space="0" w:color="auto"/>
        <w:bottom w:val="none" w:sz="0" w:space="0" w:color="auto"/>
        <w:right w:val="none" w:sz="0" w:space="0" w:color="auto"/>
      </w:divBdr>
    </w:div>
    <w:div w:id="1708066041">
      <w:bodyDiv w:val="1"/>
      <w:marLeft w:val="0"/>
      <w:marRight w:val="0"/>
      <w:marTop w:val="0"/>
      <w:marBottom w:val="0"/>
      <w:divBdr>
        <w:top w:val="none" w:sz="0" w:space="0" w:color="auto"/>
        <w:left w:val="none" w:sz="0" w:space="0" w:color="auto"/>
        <w:bottom w:val="none" w:sz="0" w:space="0" w:color="auto"/>
        <w:right w:val="none" w:sz="0" w:space="0" w:color="auto"/>
      </w:divBdr>
    </w:div>
    <w:div w:id="1709834358">
      <w:bodyDiv w:val="1"/>
      <w:marLeft w:val="0"/>
      <w:marRight w:val="0"/>
      <w:marTop w:val="0"/>
      <w:marBottom w:val="0"/>
      <w:divBdr>
        <w:top w:val="none" w:sz="0" w:space="0" w:color="auto"/>
        <w:left w:val="none" w:sz="0" w:space="0" w:color="auto"/>
        <w:bottom w:val="none" w:sz="0" w:space="0" w:color="auto"/>
        <w:right w:val="none" w:sz="0" w:space="0" w:color="auto"/>
      </w:divBdr>
    </w:div>
    <w:div w:id="1711105943">
      <w:bodyDiv w:val="1"/>
      <w:marLeft w:val="0"/>
      <w:marRight w:val="0"/>
      <w:marTop w:val="0"/>
      <w:marBottom w:val="0"/>
      <w:divBdr>
        <w:top w:val="none" w:sz="0" w:space="0" w:color="auto"/>
        <w:left w:val="none" w:sz="0" w:space="0" w:color="auto"/>
        <w:bottom w:val="none" w:sz="0" w:space="0" w:color="auto"/>
        <w:right w:val="none" w:sz="0" w:space="0" w:color="auto"/>
      </w:divBdr>
    </w:div>
    <w:div w:id="1713260253">
      <w:bodyDiv w:val="1"/>
      <w:marLeft w:val="0"/>
      <w:marRight w:val="0"/>
      <w:marTop w:val="0"/>
      <w:marBottom w:val="0"/>
      <w:divBdr>
        <w:top w:val="none" w:sz="0" w:space="0" w:color="auto"/>
        <w:left w:val="none" w:sz="0" w:space="0" w:color="auto"/>
        <w:bottom w:val="none" w:sz="0" w:space="0" w:color="auto"/>
        <w:right w:val="none" w:sz="0" w:space="0" w:color="auto"/>
      </w:divBdr>
    </w:div>
    <w:div w:id="1715807206">
      <w:bodyDiv w:val="1"/>
      <w:marLeft w:val="0"/>
      <w:marRight w:val="0"/>
      <w:marTop w:val="0"/>
      <w:marBottom w:val="0"/>
      <w:divBdr>
        <w:top w:val="none" w:sz="0" w:space="0" w:color="auto"/>
        <w:left w:val="none" w:sz="0" w:space="0" w:color="auto"/>
        <w:bottom w:val="none" w:sz="0" w:space="0" w:color="auto"/>
        <w:right w:val="none" w:sz="0" w:space="0" w:color="auto"/>
      </w:divBdr>
    </w:div>
    <w:div w:id="1716781937">
      <w:bodyDiv w:val="1"/>
      <w:marLeft w:val="0"/>
      <w:marRight w:val="0"/>
      <w:marTop w:val="0"/>
      <w:marBottom w:val="0"/>
      <w:divBdr>
        <w:top w:val="none" w:sz="0" w:space="0" w:color="auto"/>
        <w:left w:val="none" w:sz="0" w:space="0" w:color="auto"/>
        <w:bottom w:val="none" w:sz="0" w:space="0" w:color="auto"/>
        <w:right w:val="none" w:sz="0" w:space="0" w:color="auto"/>
      </w:divBdr>
    </w:div>
    <w:div w:id="1719236289">
      <w:bodyDiv w:val="1"/>
      <w:marLeft w:val="0"/>
      <w:marRight w:val="0"/>
      <w:marTop w:val="0"/>
      <w:marBottom w:val="0"/>
      <w:divBdr>
        <w:top w:val="none" w:sz="0" w:space="0" w:color="auto"/>
        <w:left w:val="none" w:sz="0" w:space="0" w:color="auto"/>
        <w:bottom w:val="none" w:sz="0" w:space="0" w:color="auto"/>
        <w:right w:val="none" w:sz="0" w:space="0" w:color="auto"/>
      </w:divBdr>
    </w:div>
    <w:div w:id="1720744772">
      <w:bodyDiv w:val="1"/>
      <w:marLeft w:val="0"/>
      <w:marRight w:val="0"/>
      <w:marTop w:val="0"/>
      <w:marBottom w:val="0"/>
      <w:divBdr>
        <w:top w:val="none" w:sz="0" w:space="0" w:color="auto"/>
        <w:left w:val="none" w:sz="0" w:space="0" w:color="auto"/>
        <w:bottom w:val="none" w:sz="0" w:space="0" w:color="auto"/>
        <w:right w:val="none" w:sz="0" w:space="0" w:color="auto"/>
      </w:divBdr>
    </w:div>
    <w:div w:id="1724523413">
      <w:bodyDiv w:val="1"/>
      <w:marLeft w:val="0"/>
      <w:marRight w:val="0"/>
      <w:marTop w:val="0"/>
      <w:marBottom w:val="0"/>
      <w:divBdr>
        <w:top w:val="none" w:sz="0" w:space="0" w:color="auto"/>
        <w:left w:val="none" w:sz="0" w:space="0" w:color="auto"/>
        <w:bottom w:val="none" w:sz="0" w:space="0" w:color="auto"/>
        <w:right w:val="none" w:sz="0" w:space="0" w:color="auto"/>
      </w:divBdr>
    </w:div>
    <w:div w:id="1725058782">
      <w:bodyDiv w:val="1"/>
      <w:marLeft w:val="0"/>
      <w:marRight w:val="0"/>
      <w:marTop w:val="0"/>
      <w:marBottom w:val="0"/>
      <w:divBdr>
        <w:top w:val="none" w:sz="0" w:space="0" w:color="auto"/>
        <w:left w:val="none" w:sz="0" w:space="0" w:color="auto"/>
        <w:bottom w:val="none" w:sz="0" w:space="0" w:color="auto"/>
        <w:right w:val="none" w:sz="0" w:space="0" w:color="auto"/>
      </w:divBdr>
    </w:div>
    <w:div w:id="1729449185">
      <w:bodyDiv w:val="1"/>
      <w:marLeft w:val="0"/>
      <w:marRight w:val="0"/>
      <w:marTop w:val="0"/>
      <w:marBottom w:val="0"/>
      <w:divBdr>
        <w:top w:val="none" w:sz="0" w:space="0" w:color="auto"/>
        <w:left w:val="none" w:sz="0" w:space="0" w:color="auto"/>
        <w:bottom w:val="none" w:sz="0" w:space="0" w:color="auto"/>
        <w:right w:val="none" w:sz="0" w:space="0" w:color="auto"/>
      </w:divBdr>
    </w:div>
    <w:div w:id="1731727685">
      <w:bodyDiv w:val="1"/>
      <w:marLeft w:val="0"/>
      <w:marRight w:val="0"/>
      <w:marTop w:val="0"/>
      <w:marBottom w:val="0"/>
      <w:divBdr>
        <w:top w:val="none" w:sz="0" w:space="0" w:color="auto"/>
        <w:left w:val="none" w:sz="0" w:space="0" w:color="auto"/>
        <w:bottom w:val="none" w:sz="0" w:space="0" w:color="auto"/>
        <w:right w:val="none" w:sz="0" w:space="0" w:color="auto"/>
      </w:divBdr>
    </w:div>
    <w:div w:id="1732462459">
      <w:bodyDiv w:val="1"/>
      <w:marLeft w:val="0"/>
      <w:marRight w:val="0"/>
      <w:marTop w:val="0"/>
      <w:marBottom w:val="0"/>
      <w:divBdr>
        <w:top w:val="none" w:sz="0" w:space="0" w:color="auto"/>
        <w:left w:val="none" w:sz="0" w:space="0" w:color="auto"/>
        <w:bottom w:val="none" w:sz="0" w:space="0" w:color="auto"/>
        <w:right w:val="none" w:sz="0" w:space="0" w:color="auto"/>
      </w:divBdr>
    </w:div>
    <w:div w:id="1734356364">
      <w:bodyDiv w:val="1"/>
      <w:marLeft w:val="0"/>
      <w:marRight w:val="0"/>
      <w:marTop w:val="0"/>
      <w:marBottom w:val="0"/>
      <w:divBdr>
        <w:top w:val="none" w:sz="0" w:space="0" w:color="auto"/>
        <w:left w:val="none" w:sz="0" w:space="0" w:color="auto"/>
        <w:bottom w:val="none" w:sz="0" w:space="0" w:color="auto"/>
        <w:right w:val="none" w:sz="0" w:space="0" w:color="auto"/>
      </w:divBdr>
    </w:div>
    <w:div w:id="1735077503">
      <w:bodyDiv w:val="1"/>
      <w:marLeft w:val="0"/>
      <w:marRight w:val="0"/>
      <w:marTop w:val="0"/>
      <w:marBottom w:val="0"/>
      <w:divBdr>
        <w:top w:val="none" w:sz="0" w:space="0" w:color="auto"/>
        <w:left w:val="none" w:sz="0" w:space="0" w:color="auto"/>
        <w:bottom w:val="none" w:sz="0" w:space="0" w:color="auto"/>
        <w:right w:val="none" w:sz="0" w:space="0" w:color="auto"/>
      </w:divBdr>
    </w:div>
    <w:div w:id="1736465961">
      <w:bodyDiv w:val="1"/>
      <w:marLeft w:val="0"/>
      <w:marRight w:val="0"/>
      <w:marTop w:val="0"/>
      <w:marBottom w:val="0"/>
      <w:divBdr>
        <w:top w:val="none" w:sz="0" w:space="0" w:color="auto"/>
        <w:left w:val="none" w:sz="0" w:space="0" w:color="auto"/>
        <w:bottom w:val="none" w:sz="0" w:space="0" w:color="auto"/>
        <w:right w:val="none" w:sz="0" w:space="0" w:color="auto"/>
      </w:divBdr>
    </w:div>
    <w:div w:id="1736510683">
      <w:bodyDiv w:val="1"/>
      <w:marLeft w:val="0"/>
      <w:marRight w:val="0"/>
      <w:marTop w:val="0"/>
      <w:marBottom w:val="0"/>
      <w:divBdr>
        <w:top w:val="none" w:sz="0" w:space="0" w:color="auto"/>
        <w:left w:val="none" w:sz="0" w:space="0" w:color="auto"/>
        <w:bottom w:val="none" w:sz="0" w:space="0" w:color="auto"/>
        <w:right w:val="none" w:sz="0" w:space="0" w:color="auto"/>
      </w:divBdr>
    </w:div>
    <w:div w:id="1736781356">
      <w:bodyDiv w:val="1"/>
      <w:marLeft w:val="0"/>
      <w:marRight w:val="0"/>
      <w:marTop w:val="0"/>
      <w:marBottom w:val="0"/>
      <w:divBdr>
        <w:top w:val="none" w:sz="0" w:space="0" w:color="auto"/>
        <w:left w:val="none" w:sz="0" w:space="0" w:color="auto"/>
        <w:bottom w:val="none" w:sz="0" w:space="0" w:color="auto"/>
        <w:right w:val="none" w:sz="0" w:space="0" w:color="auto"/>
      </w:divBdr>
    </w:div>
    <w:div w:id="1738935751">
      <w:bodyDiv w:val="1"/>
      <w:marLeft w:val="0"/>
      <w:marRight w:val="0"/>
      <w:marTop w:val="0"/>
      <w:marBottom w:val="0"/>
      <w:divBdr>
        <w:top w:val="none" w:sz="0" w:space="0" w:color="auto"/>
        <w:left w:val="none" w:sz="0" w:space="0" w:color="auto"/>
        <w:bottom w:val="none" w:sz="0" w:space="0" w:color="auto"/>
        <w:right w:val="none" w:sz="0" w:space="0" w:color="auto"/>
      </w:divBdr>
    </w:div>
    <w:div w:id="1739670361">
      <w:bodyDiv w:val="1"/>
      <w:marLeft w:val="0"/>
      <w:marRight w:val="0"/>
      <w:marTop w:val="0"/>
      <w:marBottom w:val="0"/>
      <w:divBdr>
        <w:top w:val="none" w:sz="0" w:space="0" w:color="auto"/>
        <w:left w:val="none" w:sz="0" w:space="0" w:color="auto"/>
        <w:bottom w:val="none" w:sz="0" w:space="0" w:color="auto"/>
        <w:right w:val="none" w:sz="0" w:space="0" w:color="auto"/>
      </w:divBdr>
    </w:div>
    <w:div w:id="1740788143">
      <w:bodyDiv w:val="1"/>
      <w:marLeft w:val="0"/>
      <w:marRight w:val="0"/>
      <w:marTop w:val="0"/>
      <w:marBottom w:val="0"/>
      <w:divBdr>
        <w:top w:val="none" w:sz="0" w:space="0" w:color="auto"/>
        <w:left w:val="none" w:sz="0" w:space="0" w:color="auto"/>
        <w:bottom w:val="none" w:sz="0" w:space="0" w:color="auto"/>
        <w:right w:val="none" w:sz="0" w:space="0" w:color="auto"/>
      </w:divBdr>
    </w:div>
    <w:div w:id="1742100566">
      <w:bodyDiv w:val="1"/>
      <w:marLeft w:val="0"/>
      <w:marRight w:val="0"/>
      <w:marTop w:val="0"/>
      <w:marBottom w:val="0"/>
      <w:divBdr>
        <w:top w:val="none" w:sz="0" w:space="0" w:color="auto"/>
        <w:left w:val="none" w:sz="0" w:space="0" w:color="auto"/>
        <w:bottom w:val="none" w:sz="0" w:space="0" w:color="auto"/>
        <w:right w:val="none" w:sz="0" w:space="0" w:color="auto"/>
      </w:divBdr>
    </w:div>
    <w:div w:id="1745033837">
      <w:bodyDiv w:val="1"/>
      <w:marLeft w:val="0"/>
      <w:marRight w:val="0"/>
      <w:marTop w:val="0"/>
      <w:marBottom w:val="0"/>
      <w:divBdr>
        <w:top w:val="none" w:sz="0" w:space="0" w:color="auto"/>
        <w:left w:val="none" w:sz="0" w:space="0" w:color="auto"/>
        <w:bottom w:val="none" w:sz="0" w:space="0" w:color="auto"/>
        <w:right w:val="none" w:sz="0" w:space="0" w:color="auto"/>
      </w:divBdr>
    </w:div>
    <w:div w:id="1747611945">
      <w:bodyDiv w:val="1"/>
      <w:marLeft w:val="0"/>
      <w:marRight w:val="0"/>
      <w:marTop w:val="0"/>
      <w:marBottom w:val="0"/>
      <w:divBdr>
        <w:top w:val="none" w:sz="0" w:space="0" w:color="auto"/>
        <w:left w:val="none" w:sz="0" w:space="0" w:color="auto"/>
        <w:bottom w:val="none" w:sz="0" w:space="0" w:color="auto"/>
        <w:right w:val="none" w:sz="0" w:space="0" w:color="auto"/>
      </w:divBdr>
    </w:div>
    <w:div w:id="1749695259">
      <w:bodyDiv w:val="1"/>
      <w:marLeft w:val="0"/>
      <w:marRight w:val="0"/>
      <w:marTop w:val="0"/>
      <w:marBottom w:val="0"/>
      <w:divBdr>
        <w:top w:val="none" w:sz="0" w:space="0" w:color="auto"/>
        <w:left w:val="none" w:sz="0" w:space="0" w:color="auto"/>
        <w:bottom w:val="none" w:sz="0" w:space="0" w:color="auto"/>
        <w:right w:val="none" w:sz="0" w:space="0" w:color="auto"/>
      </w:divBdr>
    </w:div>
    <w:div w:id="1752119241">
      <w:bodyDiv w:val="1"/>
      <w:marLeft w:val="0"/>
      <w:marRight w:val="0"/>
      <w:marTop w:val="0"/>
      <w:marBottom w:val="0"/>
      <w:divBdr>
        <w:top w:val="none" w:sz="0" w:space="0" w:color="auto"/>
        <w:left w:val="none" w:sz="0" w:space="0" w:color="auto"/>
        <w:bottom w:val="none" w:sz="0" w:space="0" w:color="auto"/>
        <w:right w:val="none" w:sz="0" w:space="0" w:color="auto"/>
      </w:divBdr>
    </w:div>
    <w:div w:id="1754038078">
      <w:bodyDiv w:val="1"/>
      <w:marLeft w:val="0"/>
      <w:marRight w:val="0"/>
      <w:marTop w:val="0"/>
      <w:marBottom w:val="0"/>
      <w:divBdr>
        <w:top w:val="none" w:sz="0" w:space="0" w:color="auto"/>
        <w:left w:val="none" w:sz="0" w:space="0" w:color="auto"/>
        <w:bottom w:val="none" w:sz="0" w:space="0" w:color="auto"/>
        <w:right w:val="none" w:sz="0" w:space="0" w:color="auto"/>
      </w:divBdr>
    </w:div>
    <w:div w:id="1757052323">
      <w:bodyDiv w:val="1"/>
      <w:marLeft w:val="0"/>
      <w:marRight w:val="0"/>
      <w:marTop w:val="0"/>
      <w:marBottom w:val="0"/>
      <w:divBdr>
        <w:top w:val="none" w:sz="0" w:space="0" w:color="auto"/>
        <w:left w:val="none" w:sz="0" w:space="0" w:color="auto"/>
        <w:bottom w:val="none" w:sz="0" w:space="0" w:color="auto"/>
        <w:right w:val="none" w:sz="0" w:space="0" w:color="auto"/>
      </w:divBdr>
    </w:div>
    <w:div w:id="1759474114">
      <w:bodyDiv w:val="1"/>
      <w:marLeft w:val="0"/>
      <w:marRight w:val="0"/>
      <w:marTop w:val="0"/>
      <w:marBottom w:val="0"/>
      <w:divBdr>
        <w:top w:val="none" w:sz="0" w:space="0" w:color="auto"/>
        <w:left w:val="none" w:sz="0" w:space="0" w:color="auto"/>
        <w:bottom w:val="none" w:sz="0" w:space="0" w:color="auto"/>
        <w:right w:val="none" w:sz="0" w:space="0" w:color="auto"/>
      </w:divBdr>
    </w:div>
    <w:div w:id="1762097762">
      <w:bodyDiv w:val="1"/>
      <w:marLeft w:val="0"/>
      <w:marRight w:val="0"/>
      <w:marTop w:val="0"/>
      <w:marBottom w:val="0"/>
      <w:divBdr>
        <w:top w:val="none" w:sz="0" w:space="0" w:color="auto"/>
        <w:left w:val="none" w:sz="0" w:space="0" w:color="auto"/>
        <w:bottom w:val="none" w:sz="0" w:space="0" w:color="auto"/>
        <w:right w:val="none" w:sz="0" w:space="0" w:color="auto"/>
      </w:divBdr>
    </w:div>
    <w:div w:id="1763529407">
      <w:bodyDiv w:val="1"/>
      <w:marLeft w:val="0"/>
      <w:marRight w:val="0"/>
      <w:marTop w:val="0"/>
      <w:marBottom w:val="0"/>
      <w:divBdr>
        <w:top w:val="none" w:sz="0" w:space="0" w:color="auto"/>
        <w:left w:val="none" w:sz="0" w:space="0" w:color="auto"/>
        <w:bottom w:val="none" w:sz="0" w:space="0" w:color="auto"/>
        <w:right w:val="none" w:sz="0" w:space="0" w:color="auto"/>
      </w:divBdr>
    </w:div>
    <w:div w:id="1767774659">
      <w:bodyDiv w:val="1"/>
      <w:marLeft w:val="0"/>
      <w:marRight w:val="0"/>
      <w:marTop w:val="0"/>
      <w:marBottom w:val="0"/>
      <w:divBdr>
        <w:top w:val="none" w:sz="0" w:space="0" w:color="auto"/>
        <w:left w:val="none" w:sz="0" w:space="0" w:color="auto"/>
        <w:bottom w:val="none" w:sz="0" w:space="0" w:color="auto"/>
        <w:right w:val="none" w:sz="0" w:space="0" w:color="auto"/>
      </w:divBdr>
    </w:div>
    <w:div w:id="1768887530">
      <w:bodyDiv w:val="1"/>
      <w:marLeft w:val="0"/>
      <w:marRight w:val="0"/>
      <w:marTop w:val="0"/>
      <w:marBottom w:val="0"/>
      <w:divBdr>
        <w:top w:val="none" w:sz="0" w:space="0" w:color="auto"/>
        <w:left w:val="none" w:sz="0" w:space="0" w:color="auto"/>
        <w:bottom w:val="none" w:sz="0" w:space="0" w:color="auto"/>
        <w:right w:val="none" w:sz="0" w:space="0" w:color="auto"/>
      </w:divBdr>
    </w:div>
    <w:div w:id="1771702427">
      <w:bodyDiv w:val="1"/>
      <w:marLeft w:val="0"/>
      <w:marRight w:val="0"/>
      <w:marTop w:val="0"/>
      <w:marBottom w:val="0"/>
      <w:divBdr>
        <w:top w:val="none" w:sz="0" w:space="0" w:color="auto"/>
        <w:left w:val="none" w:sz="0" w:space="0" w:color="auto"/>
        <w:bottom w:val="none" w:sz="0" w:space="0" w:color="auto"/>
        <w:right w:val="none" w:sz="0" w:space="0" w:color="auto"/>
      </w:divBdr>
    </w:div>
    <w:div w:id="1773167643">
      <w:bodyDiv w:val="1"/>
      <w:marLeft w:val="0"/>
      <w:marRight w:val="0"/>
      <w:marTop w:val="0"/>
      <w:marBottom w:val="0"/>
      <w:divBdr>
        <w:top w:val="none" w:sz="0" w:space="0" w:color="auto"/>
        <w:left w:val="none" w:sz="0" w:space="0" w:color="auto"/>
        <w:bottom w:val="none" w:sz="0" w:space="0" w:color="auto"/>
        <w:right w:val="none" w:sz="0" w:space="0" w:color="auto"/>
      </w:divBdr>
    </w:div>
    <w:div w:id="1774666669">
      <w:bodyDiv w:val="1"/>
      <w:marLeft w:val="0"/>
      <w:marRight w:val="0"/>
      <w:marTop w:val="0"/>
      <w:marBottom w:val="0"/>
      <w:divBdr>
        <w:top w:val="none" w:sz="0" w:space="0" w:color="auto"/>
        <w:left w:val="none" w:sz="0" w:space="0" w:color="auto"/>
        <w:bottom w:val="none" w:sz="0" w:space="0" w:color="auto"/>
        <w:right w:val="none" w:sz="0" w:space="0" w:color="auto"/>
      </w:divBdr>
    </w:div>
    <w:div w:id="1776049408">
      <w:bodyDiv w:val="1"/>
      <w:marLeft w:val="0"/>
      <w:marRight w:val="0"/>
      <w:marTop w:val="0"/>
      <w:marBottom w:val="0"/>
      <w:divBdr>
        <w:top w:val="none" w:sz="0" w:space="0" w:color="auto"/>
        <w:left w:val="none" w:sz="0" w:space="0" w:color="auto"/>
        <w:bottom w:val="none" w:sz="0" w:space="0" w:color="auto"/>
        <w:right w:val="none" w:sz="0" w:space="0" w:color="auto"/>
      </w:divBdr>
    </w:div>
    <w:div w:id="1778451086">
      <w:bodyDiv w:val="1"/>
      <w:marLeft w:val="0"/>
      <w:marRight w:val="0"/>
      <w:marTop w:val="0"/>
      <w:marBottom w:val="0"/>
      <w:divBdr>
        <w:top w:val="none" w:sz="0" w:space="0" w:color="auto"/>
        <w:left w:val="none" w:sz="0" w:space="0" w:color="auto"/>
        <w:bottom w:val="none" w:sz="0" w:space="0" w:color="auto"/>
        <w:right w:val="none" w:sz="0" w:space="0" w:color="auto"/>
      </w:divBdr>
    </w:div>
    <w:div w:id="1778789642">
      <w:bodyDiv w:val="1"/>
      <w:marLeft w:val="0"/>
      <w:marRight w:val="0"/>
      <w:marTop w:val="0"/>
      <w:marBottom w:val="0"/>
      <w:divBdr>
        <w:top w:val="none" w:sz="0" w:space="0" w:color="auto"/>
        <w:left w:val="none" w:sz="0" w:space="0" w:color="auto"/>
        <w:bottom w:val="none" w:sz="0" w:space="0" w:color="auto"/>
        <w:right w:val="none" w:sz="0" w:space="0" w:color="auto"/>
      </w:divBdr>
    </w:div>
    <w:div w:id="1781803003">
      <w:bodyDiv w:val="1"/>
      <w:marLeft w:val="0"/>
      <w:marRight w:val="0"/>
      <w:marTop w:val="0"/>
      <w:marBottom w:val="0"/>
      <w:divBdr>
        <w:top w:val="none" w:sz="0" w:space="0" w:color="auto"/>
        <w:left w:val="none" w:sz="0" w:space="0" w:color="auto"/>
        <w:bottom w:val="none" w:sz="0" w:space="0" w:color="auto"/>
        <w:right w:val="none" w:sz="0" w:space="0" w:color="auto"/>
      </w:divBdr>
    </w:div>
    <w:div w:id="1782601855">
      <w:bodyDiv w:val="1"/>
      <w:marLeft w:val="0"/>
      <w:marRight w:val="0"/>
      <w:marTop w:val="0"/>
      <w:marBottom w:val="0"/>
      <w:divBdr>
        <w:top w:val="none" w:sz="0" w:space="0" w:color="auto"/>
        <w:left w:val="none" w:sz="0" w:space="0" w:color="auto"/>
        <w:bottom w:val="none" w:sz="0" w:space="0" w:color="auto"/>
        <w:right w:val="none" w:sz="0" w:space="0" w:color="auto"/>
      </w:divBdr>
    </w:div>
    <w:div w:id="1783845024">
      <w:bodyDiv w:val="1"/>
      <w:marLeft w:val="0"/>
      <w:marRight w:val="0"/>
      <w:marTop w:val="0"/>
      <w:marBottom w:val="0"/>
      <w:divBdr>
        <w:top w:val="none" w:sz="0" w:space="0" w:color="auto"/>
        <w:left w:val="none" w:sz="0" w:space="0" w:color="auto"/>
        <w:bottom w:val="none" w:sz="0" w:space="0" w:color="auto"/>
        <w:right w:val="none" w:sz="0" w:space="0" w:color="auto"/>
      </w:divBdr>
    </w:div>
    <w:div w:id="1784956393">
      <w:bodyDiv w:val="1"/>
      <w:marLeft w:val="0"/>
      <w:marRight w:val="0"/>
      <w:marTop w:val="0"/>
      <w:marBottom w:val="0"/>
      <w:divBdr>
        <w:top w:val="none" w:sz="0" w:space="0" w:color="auto"/>
        <w:left w:val="none" w:sz="0" w:space="0" w:color="auto"/>
        <w:bottom w:val="none" w:sz="0" w:space="0" w:color="auto"/>
        <w:right w:val="none" w:sz="0" w:space="0" w:color="auto"/>
      </w:divBdr>
    </w:div>
    <w:div w:id="1785076698">
      <w:bodyDiv w:val="1"/>
      <w:marLeft w:val="0"/>
      <w:marRight w:val="0"/>
      <w:marTop w:val="0"/>
      <w:marBottom w:val="0"/>
      <w:divBdr>
        <w:top w:val="none" w:sz="0" w:space="0" w:color="auto"/>
        <w:left w:val="none" w:sz="0" w:space="0" w:color="auto"/>
        <w:bottom w:val="none" w:sz="0" w:space="0" w:color="auto"/>
        <w:right w:val="none" w:sz="0" w:space="0" w:color="auto"/>
      </w:divBdr>
    </w:div>
    <w:div w:id="1787578311">
      <w:bodyDiv w:val="1"/>
      <w:marLeft w:val="0"/>
      <w:marRight w:val="0"/>
      <w:marTop w:val="0"/>
      <w:marBottom w:val="0"/>
      <w:divBdr>
        <w:top w:val="none" w:sz="0" w:space="0" w:color="auto"/>
        <w:left w:val="none" w:sz="0" w:space="0" w:color="auto"/>
        <w:bottom w:val="none" w:sz="0" w:space="0" w:color="auto"/>
        <w:right w:val="none" w:sz="0" w:space="0" w:color="auto"/>
      </w:divBdr>
    </w:div>
    <w:div w:id="1788347704">
      <w:bodyDiv w:val="1"/>
      <w:marLeft w:val="0"/>
      <w:marRight w:val="0"/>
      <w:marTop w:val="0"/>
      <w:marBottom w:val="0"/>
      <w:divBdr>
        <w:top w:val="none" w:sz="0" w:space="0" w:color="auto"/>
        <w:left w:val="none" w:sz="0" w:space="0" w:color="auto"/>
        <w:bottom w:val="none" w:sz="0" w:space="0" w:color="auto"/>
        <w:right w:val="none" w:sz="0" w:space="0" w:color="auto"/>
      </w:divBdr>
    </w:div>
    <w:div w:id="1789278137">
      <w:bodyDiv w:val="1"/>
      <w:marLeft w:val="0"/>
      <w:marRight w:val="0"/>
      <w:marTop w:val="0"/>
      <w:marBottom w:val="0"/>
      <w:divBdr>
        <w:top w:val="none" w:sz="0" w:space="0" w:color="auto"/>
        <w:left w:val="none" w:sz="0" w:space="0" w:color="auto"/>
        <w:bottom w:val="none" w:sz="0" w:space="0" w:color="auto"/>
        <w:right w:val="none" w:sz="0" w:space="0" w:color="auto"/>
      </w:divBdr>
    </w:div>
    <w:div w:id="1789860632">
      <w:bodyDiv w:val="1"/>
      <w:marLeft w:val="0"/>
      <w:marRight w:val="0"/>
      <w:marTop w:val="0"/>
      <w:marBottom w:val="0"/>
      <w:divBdr>
        <w:top w:val="none" w:sz="0" w:space="0" w:color="auto"/>
        <w:left w:val="none" w:sz="0" w:space="0" w:color="auto"/>
        <w:bottom w:val="none" w:sz="0" w:space="0" w:color="auto"/>
        <w:right w:val="none" w:sz="0" w:space="0" w:color="auto"/>
      </w:divBdr>
    </w:div>
    <w:div w:id="1794514937">
      <w:bodyDiv w:val="1"/>
      <w:marLeft w:val="0"/>
      <w:marRight w:val="0"/>
      <w:marTop w:val="0"/>
      <w:marBottom w:val="0"/>
      <w:divBdr>
        <w:top w:val="none" w:sz="0" w:space="0" w:color="auto"/>
        <w:left w:val="none" w:sz="0" w:space="0" w:color="auto"/>
        <w:bottom w:val="none" w:sz="0" w:space="0" w:color="auto"/>
        <w:right w:val="none" w:sz="0" w:space="0" w:color="auto"/>
      </w:divBdr>
    </w:div>
    <w:div w:id="1794670217">
      <w:bodyDiv w:val="1"/>
      <w:marLeft w:val="0"/>
      <w:marRight w:val="0"/>
      <w:marTop w:val="0"/>
      <w:marBottom w:val="0"/>
      <w:divBdr>
        <w:top w:val="none" w:sz="0" w:space="0" w:color="auto"/>
        <w:left w:val="none" w:sz="0" w:space="0" w:color="auto"/>
        <w:bottom w:val="none" w:sz="0" w:space="0" w:color="auto"/>
        <w:right w:val="none" w:sz="0" w:space="0" w:color="auto"/>
      </w:divBdr>
    </w:div>
    <w:div w:id="1797025513">
      <w:bodyDiv w:val="1"/>
      <w:marLeft w:val="0"/>
      <w:marRight w:val="0"/>
      <w:marTop w:val="0"/>
      <w:marBottom w:val="0"/>
      <w:divBdr>
        <w:top w:val="none" w:sz="0" w:space="0" w:color="auto"/>
        <w:left w:val="none" w:sz="0" w:space="0" w:color="auto"/>
        <w:bottom w:val="none" w:sz="0" w:space="0" w:color="auto"/>
        <w:right w:val="none" w:sz="0" w:space="0" w:color="auto"/>
      </w:divBdr>
    </w:div>
    <w:div w:id="1798332543">
      <w:bodyDiv w:val="1"/>
      <w:marLeft w:val="0"/>
      <w:marRight w:val="0"/>
      <w:marTop w:val="0"/>
      <w:marBottom w:val="0"/>
      <w:divBdr>
        <w:top w:val="none" w:sz="0" w:space="0" w:color="auto"/>
        <w:left w:val="none" w:sz="0" w:space="0" w:color="auto"/>
        <w:bottom w:val="none" w:sz="0" w:space="0" w:color="auto"/>
        <w:right w:val="none" w:sz="0" w:space="0" w:color="auto"/>
      </w:divBdr>
    </w:div>
    <w:div w:id="1799300339">
      <w:bodyDiv w:val="1"/>
      <w:marLeft w:val="0"/>
      <w:marRight w:val="0"/>
      <w:marTop w:val="0"/>
      <w:marBottom w:val="0"/>
      <w:divBdr>
        <w:top w:val="none" w:sz="0" w:space="0" w:color="auto"/>
        <w:left w:val="none" w:sz="0" w:space="0" w:color="auto"/>
        <w:bottom w:val="none" w:sz="0" w:space="0" w:color="auto"/>
        <w:right w:val="none" w:sz="0" w:space="0" w:color="auto"/>
      </w:divBdr>
    </w:div>
    <w:div w:id="1799954891">
      <w:bodyDiv w:val="1"/>
      <w:marLeft w:val="0"/>
      <w:marRight w:val="0"/>
      <w:marTop w:val="0"/>
      <w:marBottom w:val="0"/>
      <w:divBdr>
        <w:top w:val="none" w:sz="0" w:space="0" w:color="auto"/>
        <w:left w:val="none" w:sz="0" w:space="0" w:color="auto"/>
        <w:bottom w:val="none" w:sz="0" w:space="0" w:color="auto"/>
        <w:right w:val="none" w:sz="0" w:space="0" w:color="auto"/>
      </w:divBdr>
    </w:div>
    <w:div w:id="1799955183">
      <w:bodyDiv w:val="1"/>
      <w:marLeft w:val="0"/>
      <w:marRight w:val="0"/>
      <w:marTop w:val="0"/>
      <w:marBottom w:val="0"/>
      <w:divBdr>
        <w:top w:val="none" w:sz="0" w:space="0" w:color="auto"/>
        <w:left w:val="none" w:sz="0" w:space="0" w:color="auto"/>
        <w:bottom w:val="none" w:sz="0" w:space="0" w:color="auto"/>
        <w:right w:val="none" w:sz="0" w:space="0" w:color="auto"/>
      </w:divBdr>
    </w:div>
    <w:div w:id="1800220761">
      <w:bodyDiv w:val="1"/>
      <w:marLeft w:val="0"/>
      <w:marRight w:val="0"/>
      <w:marTop w:val="0"/>
      <w:marBottom w:val="0"/>
      <w:divBdr>
        <w:top w:val="none" w:sz="0" w:space="0" w:color="auto"/>
        <w:left w:val="none" w:sz="0" w:space="0" w:color="auto"/>
        <w:bottom w:val="none" w:sz="0" w:space="0" w:color="auto"/>
        <w:right w:val="none" w:sz="0" w:space="0" w:color="auto"/>
      </w:divBdr>
    </w:div>
    <w:div w:id="1801609514">
      <w:bodyDiv w:val="1"/>
      <w:marLeft w:val="0"/>
      <w:marRight w:val="0"/>
      <w:marTop w:val="0"/>
      <w:marBottom w:val="0"/>
      <w:divBdr>
        <w:top w:val="none" w:sz="0" w:space="0" w:color="auto"/>
        <w:left w:val="none" w:sz="0" w:space="0" w:color="auto"/>
        <w:bottom w:val="none" w:sz="0" w:space="0" w:color="auto"/>
        <w:right w:val="none" w:sz="0" w:space="0" w:color="auto"/>
      </w:divBdr>
    </w:div>
    <w:div w:id="1802767531">
      <w:bodyDiv w:val="1"/>
      <w:marLeft w:val="0"/>
      <w:marRight w:val="0"/>
      <w:marTop w:val="0"/>
      <w:marBottom w:val="0"/>
      <w:divBdr>
        <w:top w:val="none" w:sz="0" w:space="0" w:color="auto"/>
        <w:left w:val="none" w:sz="0" w:space="0" w:color="auto"/>
        <w:bottom w:val="none" w:sz="0" w:space="0" w:color="auto"/>
        <w:right w:val="none" w:sz="0" w:space="0" w:color="auto"/>
      </w:divBdr>
    </w:div>
    <w:div w:id="1804732329">
      <w:bodyDiv w:val="1"/>
      <w:marLeft w:val="0"/>
      <w:marRight w:val="0"/>
      <w:marTop w:val="0"/>
      <w:marBottom w:val="0"/>
      <w:divBdr>
        <w:top w:val="none" w:sz="0" w:space="0" w:color="auto"/>
        <w:left w:val="none" w:sz="0" w:space="0" w:color="auto"/>
        <w:bottom w:val="none" w:sz="0" w:space="0" w:color="auto"/>
        <w:right w:val="none" w:sz="0" w:space="0" w:color="auto"/>
      </w:divBdr>
    </w:div>
    <w:div w:id="1805270498">
      <w:bodyDiv w:val="1"/>
      <w:marLeft w:val="0"/>
      <w:marRight w:val="0"/>
      <w:marTop w:val="0"/>
      <w:marBottom w:val="0"/>
      <w:divBdr>
        <w:top w:val="none" w:sz="0" w:space="0" w:color="auto"/>
        <w:left w:val="none" w:sz="0" w:space="0" w:color="auto"/>
        <w:bottom w:val="none" w:sz="0" w:space="0" w:color="auto"/>
        <w:right w:val="none" w:sz="0" w:space="0" w:color="auto"/>
      </w:divBdr>
    </w:div>
    <w:div w:id="1808934276">
      <w:bodyDiv w:val="1"/>
      <w:marLeft w:val="0"/>
      <w:marRight w:val="0"/>
      <w:marTop w:val="0"/>
      <w:marBottom w:val="0"/>
      <w:divBdr>
        <w:top w:val="none" w:sz="0" w:space="0" w:color="auto"/>
        <w:left w:val="none" w:sz="0" w:space="0" w:color="auto"/>
        <w:bottom w:val="none" w:sz="0" w:space="0" w:color="auto"/>
        <w:right w:val="none" w:sz="0" w:space="0" w:color="auto"/>
      </w:divBdr>
    </w:div>
    <w:div w:id="1809591461">
      <w:bodyDiv w:val="1"/>
      <w:marLeft w:val="0"/>
      <w:marRight w:val="0"/>
      <w:marTop w:val="0"/>
      <w:marBottom w:val="0"/>
      <w:divBdr>
        <w:top w:val="none" w:sz="0" w:space="0" w:color="auto"/>
        <w:left w:val="none" w:sz="0" w:space="0" w:color="auto"/>
        <w:bottom w:val="none" w:sz="0" w:space="0" w:color="auto"/>
        <w:right w:val="none" w:sz="0" w:space="0" w:color="auto"/>
      </w:divBdr>
    </w:div>
    <w:div w:id="1812792761">
      <w:bodyDiv w:val="1"/>
      <w:marLeft w:val="0"/>
      <w:marRight w:val="0"/>
      <w:marTop w:val="0"/>
      <w:marBottom w:val="0"/>
      <w:divBdr>
        <w:top w:val="none" w:sz="0" w:space="0" w:color="auto"/>
        <w:left w:val="none" w:sz="0" w:space="0" w:color="auto"/>
        <w:bottom w:val="none" w:sz="0" w:space="0" w:color="auto"/>
        <w:right w:val="none" w:sz="0" w:space="0" w:color="auto"/>
      </w:divBdr>
    </w:div>
    <w:div w:id="1818262548">
      <w:bodyDiv w:val="1"/>
      <w:marLeft w:val="0"/>
      <w:marRight w:val="0"/>
      <w:marTop w:val="0"/>
      <w:marBottom w:val="0"/>
      <w:divBdr>
        <w:top w:val="none" w:sz="0" w:space="0" w:color="auto"/>
        <w:left w:val="none" w:sz="0" w:space="0" w:color="auto"/>
        <w:bottom w:val="none" w:sz="0" w:space="0" w:color="auto"/>
        <w:right w:val="none" w:sz="0" w:space="0" w:color="auto"/>
      </w:divBdr>
    </w:div>
    <w:div w:id="1819690219">
      <w:bodyDiv w:val="1"/>
      <w:marLeft w:val="0"/>
      <w:marRight w:val="0"/>
      <w:marTop w:val="0"/>
      <w:marBottom w:val="0"/>
      <w:divBdr>
        <w:top w:val="none" w:sz="0" w:space="0" w:color="auto"/>
        <w:left w:val="none" w:sz="0" w:space="0" w:color="auto"/>
        <w:bottom w:val="none" w:sz="0" w:space="0" w:color="auto"/>
        <w:right w:val="none" w:sz="0" w:space="0" w:color="auto"/>
      </w:divBdr>
    </w:div>
    <w:div w:id="1819879172">
      <w:bodyDiv w:val="1"/>
      <w:marLeft w:val="0"/>
      <w:marRight w:val="0"/>
      <w:marTop w:val="0"/>
      <w:marBottom w:val="0"/>
      <w:divBdr>
        <w:top w:val="none" w:sz="0" w:space="0" w:color="auto"/>
        <w:left w:val="none" w:sz="0" w:space="0" w:color="auto"/>
        <w:bottom w:val="none" w:sz="0" w:space="0" w:color="auto"/>
        <w:right w:val="none" w:sz="0" w:space="0" w:color="auto"/>
      </w:divBdr>
    </w:div>
    <w:div w:id="1821920648">
      <w:bodyDiv w:val="1"/>
      <w:marLeft w:val="0"/>
      <w:marRight w:val="0"/>
      <w:marTop w:val="0"/>
      <w:marBottom w:val="0"/>
      <w:divBdr>
        <w:top w:val="none" w:sz="0" w:space="0" w:color="auto"/>
        <w:left w:val="none" w:sz="0" w:space="0" w:color="auto"/>
        <w:bottom w:val="none" w:sz="0" w:space="0" w:color="auto"/>
        <w:right w:val="none" w:sz="0" w:space="0" w:color="auto"/>
      </w:divBdr>
    </w:div>
    <w:div w:id="1824850806">
      <w:bodyDiv w:val="1"/>
      <w:marLeft w:val="0"/>
      <w:marRight w:val="0"/>
      <w:marTop w:val="0"/>
      <w:marBottom w:val="0"/>
      <w:divBdr>
        <w:top w:val="none" w:sz="0" w:space="0" w:color="auto"/>
        <w:left w:val="none" w:sz="0" w:space="0" w:color="auto"/>
        <w:bottom w:val="none" w:sz="0" w:space="0" w:color="auto"/>
        <w:right w:val="none" w:sz="0" w:space="0" w:color="auto"/>
      </w:divBdr>
    </w:div>
    <w:div w:id="1824855339">
      <w:bodyDiv w:val="1"/>
      <w:marLeft w:val="0"/>
      <w:marRight w:val="0"/>
      <w:marTop w:val="0"/>
      <w:marBottom w:val="0"/>
      <w:divBdr>
        <w:top w:val="none" w:sz="0" w:space="0" w:color="auto"/>
        <w:left w:val="none" w:sz="0" w:space="0" w:color="auto"/>
        <w:bottom w:val="none" w:sz="0" w:space="0" w:color="auto"/>
        <w:right w:val="none" w:sz="0" w:space="0" w:color="auto"/>
      </w:divBdr>
    </w:div>
    <w:div w:id="1826236661">
      <w:bodyDiv w:val="1"/>
      <w:marLeft w:val="0"/>
      <w:marRight w:val="0"/>
      <w:marTop w:val="0"/>
      <w:marBottom w:val="0"/>
      <w:divBdr>
        <w:top w:val="none" w:sz="0" w:space="0" w:color="auto"/>
        <w:left w:val="none" w:sz="0" w:space="0" w:color="auto"/>
        <w:bottom w:val="none" w:sz="0" w:space="0" w:color="auto"/>
        <w:right w:val="none" w:sz="0" w:space="0" w:color="auto"/>
      </w:divBdr>
    </w:div>
    <w:div w:id="1827016968">
      <w:bodyDiv w:val="1"/>
      <w:marLeft w:val="0"/>
      <w:marRight w:val="0"/>
      <w:marTop w:val="0"/>
      <w:marBottom w:val="0"/>
      <w:divBdr>
        <w:top w:val="none" w:sz="0" w:space="0" w:color="auto"/>
        <w:left w:val="none" w:sz="0" w:space="0" w:color="auto"/>
        <w:bottom w:val="none" w:sz="0" w:space="0" w:color="auto"/>
        <w:right w:val="none" w:sz="0" w:space="0" w:color="auto"/>
      </w:divBdr>
    </w:div>
    <w:div w:id="1827164104">
      <w:bodyDiv w:val="1"/>
      <w:marLeft w:val="0"/>
      <w:marRight w:val="0"/>
      <w:marTop w:val="0"/>
      <w:marBottom w:val="0"/>
      <w:divBdr>
        <w:top w:val="none" w:sz="0" w:space="0" w:color="auto"/>
        <w:left w:val="none" w:sz="0" w:space="0" w:color="auto"/>
        <w:bottom w:val="none" w:sz="0" w:space="0" w:color="auto"/>
        <w:right w:val="none" w:sz="0" w:space="0" w:color="auto"/>
      </w:divBdr>
    </w:div>
    <w:div w:id="1827936691">
      <w:bodyDiv w:val="1"/>
      <w:marLeft w:val="0"/>
      <w:marRight w:val="0"/>
      <w:marTop w:val="0"/>
      <w:marBottom w:val="0"/>
      <w:divBdr>
        <w:top w:val="none" w:sz="0" w:space="0" w:color="auto"/>
        <w:left w:val="none" w:sz="0" w:space="0" w:color="auto"/>
        <w:bottom w:val="none" w:sz="0" w:space="0" w:color="auto"/>
        <w:right w:val="none" w:sz="0" w:space="0" w:color="auto"/>
      </w:divBdr>
    </w:div>
    <w:div w:id="1827938833">
      <w:bodyDiv w:val="1"/>
      <w:marLeft w:val="0"/>
      <w:marRight w:val="0"/>
      <w:marTop w:val="0"/>
      <w:marBottom w:val="0"/>
      <w:divBdr>
        <w:top w:val="none" w:sz="0" w:space="0" w:color="auto"/>
        <w:left w:val="none" w:sz="0" w:space="0" w:color="auto"/>
        <w:bottom w:val="none" w:sz="0" w:space="0" w:color="auto"/>
        <w:right w:val="none" w:sz="0" w:space="0" w:color="auto"/>
      </w:divBdr>
    </w:div>
    <w:div w:id="1830707643">
      <w:bodyDiv w:val="1"/>
      <w:marLeft w:val="0"/>
      <w:marRight w:val="0"/>
      <w:marTop w:val="0"/>
      <w:marBottom w:val="0"/>
      <w:divBdr>
        <w:top w:val="none" w:sz="0" w:space="0" w:color="auto"/>
        <w:left w:val="none" w:sz="0" w:space="0" w:color="auto"/>
        <w:bottom w:val="none" w:sz="0" w:space="0" w:color="auto"/>
        <w:right w:val="none" w:sz="0" w:space="0" w:color="auto"/>
      </w:divBdr>
    </w:div>
    <w:div w:id="1830829209">
      <w:bodyDiv w:val="1"/>
      <w:marLeft w:val="0"/>
      <w:marRight w:val="0"/>
      <w:marTop w:val="0"/>
      <w:marBottom w:val="0"/>
      <w:divBdr>
        <w:top w:val="none" w:sz="0" w:space="0" w:color="auto"/>
        <w:left w:val="none" w:sz="0" w:space="0" w:color="auto"/>
        <w:bottom w:val="none" w:sz="0" w:space="0" w:color="auto"/>
        <w:right w:val="none" w:sz="0" w:space="0" w:color="auto"/>
      </w:divBdr>
    </w:div>
    <w:div w:id="1831166586">
      <w:bodyDiv w:val="1"/>
      <w:marLeft w:val="0"/>
      <w:marRight w:val="0"/>
      <w:marTop w:val="0"/>
      <w:marBottom w:val="0"/>
      <w:divBdr>
        <w:top w:val="none" w:sz="0" w:space="0" w:color="auto"/>
        <w:left w:val="none" w:sz="0" w:space="0" w:color="auto"/>
        <w:bottom w:val="none" w:sz="0" w:space="0" w:color="auto"/>
        <w:right w:val="none" w:sz="0" w:space="0" w:color="auto"/>
      </w:divBdr>
    </w:div>
    <w:div w:id="1832213529">
      <w:bodyDiv w:val="1"/>
      <w:marLeft w:val="0"/>
      <w:marRight w:val="0"/>
      <w:marTop w:val="0"/>
      <w:marBottom w:val="0"/>
      <w:divBdr>
        <w:top w:val="none" w:sz="0" w:space="0" w:color="auto"/>
        <w:left w:val="none" w:sz="0" w:space="0" w:color="auto"/>
        <w:bottom w:val="none" w:sz="0" w:space="0" w:color="auto"/>
        <w:right w:val="none" w:sz="0" w:space="0" w:color="auto"/>
      </w:divBdr>
    </w:div>
    <w:div w:id="1834486616">
      <w:bodyDiv w:val="1"/>
      <w:marLeft w:val="0"/>
      <w:marRight w:val="0"/>
      <w:marTop w:val="0"/>
      <w:marBottom w:val="0"/>
      <w:divBdr>
        <w:top w:val="none" w:sz="0" w:space="0" w:color="auto"/>
        <w:left w:val="none" w:sz="0" w:space="0" w:color="auto"/>
        <w:bottom w:val="none" w:sz="0" w:space="0" w:color="auto"/>
        <w:right w:val="none" w:sz="0" w:space="0" w:color="auto"/>
      </w:divBdr>
    </w:div>
    <w:div w:id="1838690086">
      <w:bodyDiv w:val="1"/>
      <w:marLeft w:val="0"/>
      <w:marRight w:val="0"/>
      <w:marTop w:val="0"/>
      <w:marBottom w:val="0"/>
      <w:divBdr>
        <w:top w:val="none" w:sz="0" w:space="0" w:color="auto"/>
        <w:left w:val="none" w:sz="0" w:space="0" w:color="auto"/>
        <w:bottom w:val="none" w:sz="0" w:space="0" w:color="auto"/>
        <w:right w:val="none" w:sz="0" w:space="0" w:color="auto"/>
      </w:divBdr>
    </w:div>
    <w:div w:id="1839929606">
      <w:bodyDiv w:val="1"/>
      <w:marLeft w:val="0"/>
      <w:marRight w:val="0"/>
      <w:marTop w:val="0"/>
      <w:marBottom w:val="0"/>
      <w:divBdr>
        <w:top w:val="none" w:sz="0" w:space="0" w:color="auto"/>
        <w:left w:val="none" w:sz="0" w:space="0" w:color="auto"/>
        <w:bottom w:val="none" w:sz="0" w:space="0" w:color="auto"/>
        <w:right w:val="none" w:sz="0" w:space="0" w:color="auto"/>
      </w:divBdr>
    </w:div>
    <w:div w:id="1840347536">
      <w:bodyDiv w:val="1"/>
      <w:marLeft w:val="0"/>
      <w:marRight w:val="0"/>
      <w:marTop w:val="0"/>
      <w:marBottom w:val="0"/>
      <w:divBdr>
        <w:top w:val="none" w:sz="0" w:space="0" w:color="auto"/>
        <w:left w:val="none" w:sz="0" w:space="0" w:color="auto"/>
        <w:bottom w:val="none" w:sz="0" w:space="0" w:color="auto"/>
        <w:right w:val="none" w:sz="0" w:space="0" w:color="auto"/>
      </w:divBdr>
    </w:div>
    <w:div w:id="1846245770">
      <w:bodyDiv w:val="1"/>
      <w:marLeft w:val="0"/>
      <w:marRight w:val="0"/>
      <w:marTop w:val="0"/>
      <w:marBottom w:val="0"/>
      <w:divBdr>
        <w:top w:val="none" w:sz="0" w:space="0" w:color="auto"/>
        <w:left w:val="none" w:sz="0" w:space="0" w:color="auto"/>
        <w:bottom w:val="none" w:sz="0" w:space="0" w:color="auto"/>
        <w:right w:val="none" w:sz="0" w:space="0" w:color="auto"/>
      </w:divBdr>
    </w:div>
    <w:div w:id="1846936524">
      <w:bodyDiv w:val="1"/>
      <w:marLeft w:val="0"/>
      <w:marRight w:val="0"/>
      <w:marTop w:val="0"/>
      <w:marBottom w:val="0"/>
      <w:divBdr>
        <w:top w:val="none" w:sz="0" w:space="0" w:color="auto"/>
        <w:left w:val="none" w:sz="0" w:space="0" w:color="auto"/>
        <w:bottom w:val="none" w:sz="0" w:space="0" w:color="auto"/>
        <w:right w:val="none" w:sz="0" w:space="0" w:color="auto"/>
      </w:divBdr>
    </w:div>
    <w:div w:id="1846936539">
      <w:bodyDiv w:val="1"/>
      <w:marLeft w:val="0"/>
      <w:marRight w:val="0"/>
      <w:marTop w:val="0"/>
      <w:marBottom w:val="0"/>
      <w:divBdr>
        <w:top w:val="none" w:sz="0" w:space="0" w:color="auto"/>
        <w:left w:val="none" w:sz="0" w:space="0" w:color="auto"/>
        <w:bottom w:val="none" w:sz="0" w:space="0" w:color="auto"/>
        <w:right w:val="none" w:sz="0" w:space="0" w:color="auto"/>
      </w:divBdr>
    </w:div>
    <w:div w:id="1847331314">
      <w:bodyDiv w:val="1"/>
      <w:marLeft w:val="0"/>
      <w:marRight w:val="0"/>
      <w:marTop w:val="0"/>
      <w:marBottom w:val="0"/>
      <w:divBdr>
        <w:top w:val="none" w:sz="0" w:space="0" w:color="auto"/>
        <w:left w:val="none" w:sz="0" w:space="0" w:color="auto"/>
        <w:bottom w:val="none" w:sz="0" w:space="0" w:color="auto"/>
        <w:right w:val="none" w:sz="0" w:space="0" w:color="auto"/>
      </w:divBdr>
    </w:div>
    <w:div w:id="1847670317">
      <w:bodyDiv w:val="1"/>
      <w:marLeft w:val="0"/>
      <w:marRight w:val="0"/>
      <w:marTop w:val="0"/>
      <w:marBottom w:val="0"/>
      <w:divBdr>
        <w:top w:val="none" w:sz="0" w:space="0" w:color="auto"/>
        <w:left w:val="none" w:sz="0" w:space="0" w:color="auto"/>
        <w:bottom w:val="none" w:sz="0" w:space="0" w:color="auto"/>
        <w:right w:val="none" w:sz="0" w:space="0" w:color="auto"/>
      </w:divBdr>
    </w:div>
    <w:div w:id="1848131647">
      <w:bodyDiv w:val="1"/>
      <w:marLeft w:val="0"/>
      <w:marRight w:val="0"/>
      <w:marTop w:val="0"/>
      <w:marBottom w:val="0"/>
      <w:divBdr>
        <w:top w:val="none" w:sz="0" w:space="0" w:color="auto"/>
        <w:left w:val="none" w:sz="0" w:space="0" w:color="auto"/>
        <w:bottom w:val="none" w:sz="0" w:space="0" w:color="auto"/>
        <w:right w:val="none" w:sz="0" w:space="0" w:color="auto"/>
      </w:divBdr>
    </w:div>
    <w:div w:id="1850833242">
      <w:bodyDiv w:val="1"/>
      <w:marLeft w:val="0"/>
      <w:marRight w:val="0"/>
      <w:marTop w:val="0"/>
      <w:marBottom w:val="0"/>
      <w:divBdr>
        <w:top w:val="none" w:sz="0" w:space="0" w:color="auto"/>
        <w:left w:val="none" w:sz="0" w:space="0" w:color="auto"/>
        <w:bottom w:val="none" w:sz="0" w:space="0" w:color="auto"/>
        <w:right w:val="none" w:sz="0" w:space="0" w:color="auto"/>
      </w:divBdr>
    </w:div>
    <w:div w:id="1853570618">
      <w:bodyDiv w:val="1"/>
      <w:marLeft w:val="0"/>
      <w:marRight w:val="0"/>
      <w:marTop w:val="0"/>
      <w:marBottom w:val="0"/>
      <w:divBdr>
        <w:top w:val="none" w:sz="0" w:space="0" w:color="auto"/>
        <w:left w:val="none" w:sz="0" w:space="0" w:color="auto"/>
        <w:bottom w:val="none" w:sz="0" w:space="0" w:color="auto"/>
        <w:right w:val="none" w:sz="0" w:space="0" w:color="auto"/>
      </w:divBdr>
    </w:div>
    <w:div w:id="1854562641">
      <w:bodyDiv w:val="1"/>
      <w:marLeft w:val="0"/>
      <w:marRight w:val="0"/>
      <w:marTop w:val="0"/>
      <w:marBottom w:val="0"/>
      <w:divBdr>
        <w:top w:val="none" w:sz="0" w:space="0" w:color="auto"/>
        <w:left w:val="none" w:sz="0" w:space="0" w:color="auto"/>
        <w:bottom w:val="none" w:sz="0" w:space="0" w:color="auto"/>
        <w:right w:val="none" w:sz="0" w:space="0" w:color="auto"/>
      </w:divBdr>
    </w:div>
    <w:div w:id="1856580460">
      <w:bodyDiv w:val="1"/>
      <w:marLeft w:val="0"/>
      <w:marRight w:val="0"/>
      <w:marTop w:val="0"/>
      <w:marBottom w:val="0"/>
      <w:divBdr>
        <w:top w:val="none" w:sz="0" w:space="0" w:color="auto"/>
        <w:left w:val="none" w:sz="0" w:space="0" w:color="auto"/>
        <w:bottom w:val="none" w:sz="0" w:space="0" w:color="auto"/>
        <w:right w:val="none" w:sz="0" w:space="0" w:color="auto"/>
      </w:divBdr>
    </w:div>
    <w:div w:id="1859848049">
      <w:bodyDiv w:val="1"/>
      <w:marLeft w:val="0"/>
      <w:marRight w:val="0"/>
      <w:marTop w:val="0"/>
      <w:marBottom w:val="0"/>
      <w:divBdr>
        <w:top w:val="none" w:sz="0" w:space="0" w:color="auto"/>
        <w:left w:val="none" w:sz="0" w:space="0" w:color="auto"/>
        <w:bottom w:val="none" w:sz="0" w:space="0" w:color="auto"/>
        <w:right w:val="none" w:sz="0" w:space="0" w:color="auto"/>
      </w:divBdr>
    </w:div>
    <w:div w:id="1859924068">
      <w:bodyDiv w:val="1"/>
      <w:marLeft w:val="0"/>
      <w:marRight w:val="0"/>
      <w:marTop w:val="0"/>
      <w:marBottom w:val="0"/>
      <w:divBdr>
        <w:top w:val="none" w:sz="0" w:space="0" w:color="auto"/>
        <w:left w:val="none" w:sz="0" w:space="0" w:color="auto"/>
        <w:bottom w:val="none" w:sz="0" w:space="0" w:color="auto"/>
        <w:right w:val="none" w:sz="0" w:space="0" w:color="auto"/>
      </w:divBdr>
    </w:div>
    <w:div w:id="1863397638">
      <w:bodyDiv w:val="1"/>
      <w:marLeft w:val="0"/>
      <w:marRight w:val="0"/>
      <w:marTop w:val="0"/>
      <w:marBottom w:val="0"/>
      <w:divBdr>
        <w:top w:val="none" w:sz="0" w:space="0" w:color="auto"/>
        <w:left w:val="none" w:sz="0" w:space="0" w:color="auto"/>
        <w:bottom w:val="none" w:sz="0" w:space="0" w:color="auto"/>
        <w:right w:val="none" w:sz="0" w:space="0" w:color="auto"/>
      </w:divBdr>
    </w:div>
    <w:div w:id="1865167486">
      <w:bodyDiv w:val="1"/>
      <w:marLeft w:val="0"/>
      <w:marRight w:val="0"/>
      <w:marTop w:val="0"/>
      <w:marBottom w:val="0"/>
      <w:divBdr>
        <w:top w:val="none" w:sz="0" w:space="0" w:color="auto"/>
        <w:left w:val="none" w:sz="0" w:space="0" w:color="auto"/>
        <w:bottom w:val="none" w:sz="0" w:space="0" w:color="auto"/>
        <w:right w:val="none" w:sz="0" w:space="0" w:color="auto"/>
      </w:divBdr>
    </w:div>
    <w:div w:id="1865167852">
      <w:bodyDiv w:val="1"/>
      <w:marLeft w:val="0"/>
      <w:marRight w:val="0"/>
      <w:marTop w:val="0"/>
      <w:marBottom w:val="0"/>
      <w:divBdr>
        <w:top w:val="none" w:sz="0" w:space="0" w:color="auto"/>
        <w:left w:val="none" w:sz="0" w:space="0" w:color="auto"/>
        <w:bottom w:val="none" w:sz="0" w:space="0" w:color="auto"/>
        <w:right w:val="none" w:sz="0" w:space="0" w:color="auto"/>
      </w:divBdr>
    </w:div>
    <w:div w:id="1865168776">
      <w:bodyDiv w:val="1"/>
      <w:marLeft w:val="0"/>
      <w:marRight w:val="0"/>
      <w:marTop w:val="0"/>
      <w:marBottom w:val="0"/>
      <w:divBdr>
        <w:top w:val="none" w:sz="0" w:space="0" w:color="auto"/>
        <w:left w:val="none" w:sz="0" w:space="0" w:color="auto"/>
        <w:bottom w:val="none" w:sz="0" w:space="0" w:color="auto"/>
        <w:right w:val="none" w:sz="0" w:space="0" w:color="auto"/>
      </w:divBdr>
    </w:div>
    <w:div w:id="1866288119">
      <w:bodyDiv w:val="1"/>
      <w:marLeft w:val="0"/>
      <w:marRight w:val="0"/>
      <w:marTop w:val="0"/>
      <w:marBottom w:val="0"/>
      <w:divBdr>
        <w:top w:val="none" w:sz="0" w:space="0" w:color="auto"/>
        <w:left w:val="none" w:sz="0" w:space="0" w:color="auto"/>
        <w:bottom w:val="none" w:sz="0" w:space="0" w:color="auto"/>
        <w:right w:val="none" w:sz="0" w:space="0" w:color="auto"/>
      </w:divBdr>
    </w:div>
    <w:div w:id="1869756469">
      <w:bodyDiv w:val="1"/>
      <w:marLeft w:val="0"/>
      <w:marRight w:val="0"/>
      <w:marTop w:val="0"/>
      <w:marBottom w:val="0"/>
      <w:divBdr>
        <w:top w:val="none" w:sz="0" w:space="0" w:color="auto"/>
        <w:left w:val="none" w:sz="0" w:space="0" w:color="auto"/>
        <w:bottom w:val="none" w:sz="0" w:space="0" w:color="auto"/>
        <w:right w:val="none" w:sz="0" w:space="0" w:color="auto"/>
      </w:divBdr>
    </w:div>
    <w:div w:id="1875537485">
      <w:bodyDiv w:val="1"/>
      <w:marLeft w:val="0"/>
      <w:marRight w:val="0"/>
      <w:marTop w:val="0"/>
      <w:marBottom w:val="0"/>
      <w:divBdr>
        <w:top w:val="none" w:sz="0" w:space="0" w:color="auto"/>
        <w:left w:val="none" w:sz="0" w:space="0" w:color="auto"/>
        <w:bottom w:val="none" w:sz="0" w:space="0" w:color="auto"/>
        <w:right w:val="none" w:sz="0" w:space="0" w:color="auto"/>
      </w:divBdr>
    </w:div>
    <w:div w:id="1877426279">
      <w:bodyDiv w:val="1"/>
      <w:marLeft w:val="0"/>
      <w:marRight w:val="0"/>
      <w:marTop w:val="0"/>
      <w:marBottom w:val="0"/>
      <w:divBdr>
        <w:top w:val="none" w:sz="0" w:space="0" w:color="auto"/>
        <w:left w:val="none" w:sz="0" w:space="0" w:color="auto"/>
        <w:bottom w:val="none" w:sz="0" w:space="0" w:color="auto"/>
        <w:right w:val="none" w:sz="0" w:space="0" w:color="auto"/>
      </w:divBdr>
    </w:div>
    <w:div w:id="1877768059">
      <w:bodyDiv w:val="1"/>
      <w:marLeft w:val="0"/>
      <w:marRight w:val="0"/>
      <w:marTop w:val="0"/>
      <w:marBottom w:val="0"/>
      <w:divBdr>
        <w:top w:val="none" w:sz="0" w:space="0" w:color="auto"/>
        <w:left w:val="none" w:sz="0" w:space="0" w:color="auto"/>
        <w:bottom w:val="none" w:sz="0" w:space="0" w:color="auto"/>
        <w:right w:val="none" w:sz="0" w:space="0" w:color="auto"/>
      </w:divBdr>
    </w:div>
    <w:div w:id="1879121215">
      <w:bodyDiv w:val="1"/>
      <w:marLeft w:val="0"/>
      <w:marRight w:val="0"/>
      <w:marTop w:val="0"/>
      <w:marBottom w:val="0"/>
      <w:divBdr>
        <w:top w:val="none" w:sz="0" w:space="0" w:color="auto"/>
        <w:left w:val="none" w:sz="0" w:space="0" w:color="auto"/>
        <w:bottom w:val="none" w:sz="0" w:space="0" w:color="auto"/>
        <w:right w:val="none" w:sz="0" w:space="0" w:color="auto"/>
      </w:divBdr>
    </w:div>
    <w:div w:id="1879858266">
      <w:bodyDiv w:val="1"/>
      <w:marLeft w:val="0"/>
      <w:marRight w:val="0"/>
      <w:marTop w:val="0"/>
      <w:marBottom w:val="0"/>
      <w:divBdr>
        <w:top w:val="none" w:sz="0" w:space="0" w:color="auto"/>
        <w:left w:val="none" w:sz="0" w:space="0" w:color="auto"/>
        <w:bottom w:val="none" w:sz="0" w:space="0" w:color="auto"/>
        <w:right w:val="none" w:sz="0" w:space="0" w:color="auto"/>
      </w:divBdr>
    </w:div>
    <w:div w:id="1881240161">
      <w:bodyDiv w:val="1"/>
      <w:marLeft w:val="0"/>
      <w:marRight w:val="0"/>
      <w:marTop w:val="0"/>
      <w:marBottom w:val="0"/>
      <w:divBdr>
        <w:top w:val="none" w:sz="0" w:space="0" w:color="auto"/>
        <w:left w:val="none" w:sz="0" w:space="0" w:color="auto"/>
        <w:bottom w:val="none" w:sz="0" w:space="0" w:color="auto"/>
        <w:right w:val="none" w:sz="0" w:space="0" w:color="auto"/>
      </w:divBdr>
    </w:div>
    <w:div w:id="1881939281">
      <w:bodyDiv w:val="1"/>
      <w:marLeft w:val="0"/>
      <w:marRight w:val="0"/>
      <w:marTop w:val="0"/>
      <w:marBottom w:val="0"/>
      <w:divBdr>
        <w:top w:val="none" w:sz="0" w:space="0" w:color="auto"/>
        <w:left w:val="none" w:sz="0" w:space="0" w:color="auto"/>
        <w:bottom w:val="none" w:sz="0" w:space="0" w:color="auto"/>
        <w:right w:val="none" w:sz="0" w:space="0" w:color="auto"/>
      </w:divBdr>
    </w:div>
    <w:div w:id="1882671234">
      <w:bodyDiv w:val="1"/>
      <w:marLeft w:val="0"/>
      <w:marRight w:val="0"/>
      <w:marTop w:val="0"/>
      <w:marBottom w:val="0"/>
      <w:divBdr>
        <w:top w:val="none" w:sz="0" w:space="0" w:color="auto"/>
        <w:left w:val="none" w:sz="0" w:space="0" w:color="auto"/>
        <w:bottom w:val="none" w:sz="0" w:space="0" w:color="auto"/>
        <w:right w:val="none" w:sz="0" w:space="0" w:color="auto"/>
      </w:divBdr>
    </w:div>
    <w:div w:id="1883397586">
      <w:bodyDiv w:val="1"/>
      <w:marLeft w:val="0"/>
      <w:marRight w:val="0"/>
      <w:marTop w:val="0"/>
      <w:marBottom w:val="0"/>
      <w:divBdr>
        <w:top w:val="none" w:sz="0" w:space="0" w:color="auto"/>
        <w:left w:val="none" w:sz="0" w:space="0" w:color="auto"/>
        <w:bottom w:val="none" w:sz="0" w:space="0" w:color="auto"/>
        <w:right w:val="none" w:sz="0" w:space="0" w:color="auto"/>
      </w:divBdr>
    </w:div>
    <w:div w:id="1884247609">
      <w:bodyDiv w:val="1"/>
      <w:marLeft w:val="0"/>
      <w:marRight w:val="0"/>
      <w:marTop w:val="0"/>
      <w:marBottom w:val="0"/>
      <w:divBdr>
        <w:top w:val="none" w:sz="0" w:space="0" w:color="auto"/>
        <w:left w:val="none" w:sz="0" w:space="0" w:color="auto"/>
        <w:bottom w:val="none" w:sz="0" w:space="0" w:color="auto"/>
        <w:right w:val="none" w:sz="0" w:space="0" w:color="auto"/>
      </w:divBdr>
    </w:div>
    <w:div w:id="1884828132">
      <w:bodyDiv w:val="1"/>
      <w:marLeft w:val="0"/>
      <w:marRight w:val="0"/>
      <w:marTop w:val="0"/>
      <w:marBottom w:val="0"/>
      <w:divBdr>
        <w:top w:val="none" w:sz="0" w:space="0" w:color="auto"/>
        <w:left w:val="none" w:sz="0" w:space="0" w:color="auto"/>
        <w:bottom w:val="none" w:sz="0" w:space="0" w:color="auto"/>
        <w:right w:val="none" w:sz="0" w:space="0" w:color="auto"/>
      </w:divBdr>
    </w:div>
    <w:div w:id="1885364052">
      <w:bodyDiv w:val="1"/>
      <w:marLeft w:val="0"/>
      <w:marRight w:val="0"/>
      <w:marTop w:val="0"/>
      <w:marBottom w:val="0"/>
      <w:divBdr>
        <w:top w:val="none" w:sz="0" w:space="0" w:color="auto"/>
        <w:left w:val="none" w:sz="0" w:space="0" w:color="auto"/>
        <w:bottom w:val="none" w:sz="0" w:space="0" w:color="auto"/>
        <w:right w:val="none" w:sz="0" w:space="0" w:color="auto"/>
      </w:divBdr>
    </w:div>
    <w:div w:id="1885826782">
      <w:bodyDiv w:val="1"/>
      <w:marLeft w:val="0"/>
      <w:marRight w:val="0"/>
      <w:marTop w:val="0"/>
      <w:marBottom w:val="0"/>
      <w:divBdr>
        <w:top w:val="none" w:sz="0" w:space="0" w:color="auto"/>
        <w:left w:val="none" w:sz="0" w:space="0" w:color="auto"/>
        <w:bottom w:val="none" w:sz="0" w:space="0" w:color="auto"/>
        <w:right w:val="none" w:sz="0" w:space="0" w:color="auto"/>
      </w:divBdr>
    </w:div>
    <w:div w:id="1886795720">
      <w:bodyDiv w:val="1"/>
      <w:marLeft w:val="0"/>
      <w:marRight w:val="0"/>
      <w:marTop w:val="0"/>
      <w:marBottom w:val="0"/>
      <w:divBdr>
        <w:top w:val="none" w:sz="0" w:space="0" w:color="auto"/>
        <w:left w:val="none" w:sz="0" w:space="0" w:color="auto"/>
        <w:bottom w:val="none" w:sz="0" w:space="0" w:color="auto"/>
        <w:right w:val="none" w:sz="0" w:space="0" w:color="auto"/>
      </w:divBdr>
    </w:div>
    <w:div w:id="1892377876">
      <w:bodyDiv w:val="1"/>
      <w:marLeft w:val="0"/>
      <w:marRight w:val="0"/>
      <w:marTop w:val="0"/>
      <w:marBottom w:val="0"/>
      <w:divBdr>
        <w:top w:val="none" w:sz="0" w:space="0" w:color="auto"/>
        <w:left w:val="none" w:sz="0" w:space="0" w:color="auto"/>
        <w:bottom w:val="none" w:sz="0" w:space="0" w:color="auto"/>
        <w:right w:val="none" w:sz="0" w:space="0" w:color="auto"/>
      </w:divBdr>
    </w:div>
    <w:div w:id="1894386989">
      <w:bodyDiv w:val="1"/>
      <w:marLeft w:val="0"/>
      <w:marRight w:val="0"/>
      <w:marTop w:val="0"/>
      <w:marBottom w:val="0"/>
      <w:divBdr>
        <w:top w:val="none" w:sz="0" w:space="0" w:color="auto"/>
        <w:left w:val="none" w:sz="0" w:space="0" w:color="auto"/>
        <w:bottom w:val="none" w:sz="0" w:space="0" w:color="auto"/>
        <w:right w:val="none" w:sz="0" w:space="0" w:color="auto"/>
      </w:divBdr>
    </w:div>
    <w:div w:id="1895047161">
      <w:bodyDiv w:val="1"/>
      <w:marLeft w:val="0"/>
      <w:marRight w:val="0"/>
      <w:marTop w:val="0"/>
      <w:marBottom w:val="0"/>
      <w:divBdr>
        <w:top w:val="none" w:sz="0" w:space="0" w:color="auto"/>
        <w:left w:val="none" w:sz="0" w:space="0" w:color="auto"/>
        <w:bottom w:val="none" w:sz="0" w:space="0" w:color="auto"/>
        <w:right w:val="none" w:sz="0" w:space="0" w:color="auto"/>
      </w:divBdr>
    </w:div>
    <w:div w:id="1896889159">
      <w:bodyDiv w:val="1"/>
      <w:marLeft w:val="0"/>
      <w:marRight w:val="0"/>
      <w:marTop w:val="0"/>
      <w:marBottom w:val="0"/>
      <w:divBdr>
        <w:top w:val="none" w:sz="0" w:space="0" w:color="auto"/>
        <w:left w:val="none" w:sz="0" w:space="0" w:color="auto"/>
        <w:bottom w:val="none" w:sz="0" w:space="0" w:color="auto"/>
        <w:right w:val="none" w:sz="0" w:space="0" w:color="auto"/>
      </w:divBdr>
    </w:div>
    <w:div w:id="1900162894">
      <w:bodyDiv w:val="1"/>
      <w:marLeft w:val="0"/>
      <w:marRight w:val="0"/>
      <w:marTop w:val="0"/>
      <w:marBottom w:val="0"/>
      <w:divBdr>
        <w:top w:val="none" w:sz="0" w:space="0" w:color="auto"/>
        <w:left w:val="none" w:sz="0" w:space="0" w:color="auto"/>
        <w:bottom w:val="none" w:sz="0" w:space="0" w:color="auto"/>
        <w:right w:val="none" w:sz="0" w:space="0" w:color="auto"/>
      </w:divBdr>
    </w:div>
    <w:div w:id="1901597778">
      <w:bodyDiv w:val="1"/>
      <w:marLeft w:val="0"/>
      <w:marRight w:val="0"/>
      <w:marTop w:val="0"/>
      <w:marBottom w:val="0"/>
      <w:divBdr>
        <w:top w:val="none" w:sz="0" w:space="0" w:color="auto"/>
        <w:left w:val="none" w:sz="0" w:space="0" w:color="auto"/>
        <w:bottom w:val="none" w:sz="0" w:space="0" w:color="auto"/>
        <w:right w:val="none" w:sz="0" w:space="0" w:color="auto"/>
      </w:divBdr>
    </w:div>
    <w:div w:id="1908102652">
      <w:bodyDiv w:val="1"/>
      <w:marLeft w:val="0"/>
      <w:marRight w:val="0"/>
      <w:marTop w:val="0"/>
      <w:marBottom w:val="0"/>
      <w:divBdr>
        <w:top w:val="none" w:sz="0" w:space="0" w:color="auto"/>
        <w:left w:val="none" w:sz="0" w:space="0" w:color="auto"/>
        <w:bottom w:val="none" w:sz="0" w:space="0" w:color="auto"/>
        <w:right w:val="none" w:sz="0" w:space="0" w:color="auto"/>
      </w:divBdr>
    </w:div>
    <w:div w:id="1909724721">
      <w:bodyDiv w:val="1"/>
      <w:marLeft w:val="0"/>
      <w:marRight w:val="0"/>
      <w:marTop w:val="0"/>
      <w:marBottom w:val="0"/>
      <w:divBdr>
        <w:top w:val="none" w:sz="0" w:space="0" w:color="auto"/>
        <w:left w:val="none" w:sz="0" w:space="0" w:color="auto"/>
        <w:bottom w:val="none" w:sz="0" w:space="0" w:color="auto"/>
        <w:right w:val="none" w:sz="0" w:space="0" w:color="auto"/>
      </w:divBdr>
    </w:div>
    <w:div w:id="1911427600">
      <w:bodyDiv w:val="1"/>
      <w:marLeft w:val="0"/>
      <w:marRight w:val="0"/>
      <w:marTop w:val="0"/>
      <w:marBottom w:val="0"/>
      <w:divBdr>
        <w:top w:val="none" w:sz="0" w:space="0" w:color="auto"/>
        <w:left w:val="none" w:sz="0" w:space="0" w:color="auto"/>
        <w:bottom w:val="none" w:sz="0" w:space="0" w:color="auto"/>
        <w:right w:val="none" w:sz="0" w:space="0" w:color="auto"/>
      </w:divBdr>
    </w:div>
    <w:div w:id="1911958605">
      <w:bodyDiv w:val="1"/>
      <w:marLeft w:val="0"/>
      <w:marRight w:val="0"/>
      <w:marTop w:val="0"/>
      <w:marBottom w:val="0"/>
      <w:divBdr>
        <w:top w:val="none" w:sz="0" w:space="0" w:color="auto"/>
        <w:left w:val="none" w:sz="0" w:space="0" w:color="auto"/>
        <w:bottom w:val="none" w:sz="0" w:space="0" w:color="auto"/>
        <w:right w:val="none" w:sz="0" w:space="0" w:color="auto"/>
      </w:divBdr>
    </w:div>
    <w:div w:id="1913349817">
      <w:bodyDiv w:val="1"/>
      <w:marLeft w:val="0"/>
      <w:marRight w:val="0"/>
      <w:marTop w:val="0"/>
      <w:marBottom w:val="0"/>
      <w:divBdr>
        <w:top w:val="none" w:sz="0" w:space="0" w:color="auto"/>
        <w:left w:val="none" w:sz="0" w:space="0" w:color="auto"/>
        <w:bottom w:val="none" w:sz="0" w:space="0" w:color="auto"/>
        <w:right w:val="none" w:sz="0" w:space="0" w:color="auto"/>
      </w:divBdr>
    </w:div>
    <w:div w:id="1914318363">
      <w:bodyDiv w:val="1"/>
      <w:marLeft w:val="0"/>
      <w:marRight w:val="0"/>
      <w:marTop w:val="0"/>
      <w:marBottom w:val="0"/>
      <w:divBdr>
        <w:top w:val="none" w:sz="0" w:space="0" w:color="auto"/>
        <w:left w:val="none" w:sz="0" w:space="0" w:color="auto"/>
        <w:bottom w:val="none" w:sz="0" w:space="0" w:color="auto"/>
        <w:right w:val="none" w:sz="0" w:space="0" w:color="auto"/>
      </w:divBdr>
    </w:div>
    <w:div w:id="1914582851">
      <w:bodyDiv w:val="1"/>
      <w:marLeft w:val="0"/>
      <w:marRight w:val="0"/>
      <w:marTop w:val="0"/>
      <w:marBottom w:val="0"/>
      <w:divBdr>
        <w:top w:val="none" w:sz="0" w:space="0" w:color="auto"/>
        <w:left w:val="none" w:sz="0" w:space="0" w:color="auto"/>
        <w:bottom w:val="none" w:sz="0" w:space="0" w:color="auto"/>
        <w:right w:val="none" w:sz="0" w:space="0" w:color="auto"/>
      </w:divBdr>
    </w:div>
    <w:div w:id="1915042710">
      <w:bodyDiv w:val="1"/>
      <w:marLeft w:val="0"/>
      <w:marRight w:val="0"/>
      <w:marTop w:val="0"/>
      <w:marBottom w:val="0"/>
      <w:divBdr>
        <w:top w:val="none" w:sz="0" w:space="0" w:color="auto"/>
        <w:left w:val="none" w:sz="0" w:space="0" w:color="auto"/>
        <w:bottom w:val="none" w:sz="0" w:space="0" w:color="auto"/>
        <w:right w:val="none" w:sz="0" w:space="0" w:color="auto"/>
      </w:divBdr>
    </w:div>
    <w:div w:id="1915895272">
      <w:bodyDiv w:val="1"/>
      <w:marLeft w:val="0"/>
      <w:marRight w:val="0"/>
      <w:marTop w:val="0"/>
      <w:marBottom w:val="0"/>
      <w:divBdr>
        <w:top w:val="none" w:sz="0" w:space="0" w:color="auto"/>
        <w:left w:val="none" w:sz="0" w:space="0" w:color="auto"/>
        <w:bottom w:val="none" w:sz="0" w:space="0" w:color="auto"/>
        <w:right w:val="none" w:sz="0" w:space="0" w:color="auto"/>
      </w:divBdr>
    </w:div>
    <w:div w:id="1916355669">
      <w:bodyDiv w:val="1"/>
      <w:marLeft w:val="0"/>
      <w:marRight w:val="0"/>
      <w:marTop w:val="0"/>
      <w:marBottom w:val="0"/>
      <w:divBdr>
        <w:top w:val="none" w:sz="0" w:space="0" w:color="auto"/>
        <w:left w:val="none" w:sz="0" w:space="0" w:color="auto"/>
        <w:bottom w:val="none" w:sz="0" w:space="0" w:color="auto"/>
        <w:right w:val="none" w:sz="0" w:space="0" w:color="auto"/>
      </w:divBdr>
    </w:div>
    <w:div w:id="1916697924">
      <w:bodyDiv w:val="1"/>
      <w:marLeft w:val="0"/>
      <w:marRight w:val="0"/>
      <w:marTop w:val="0"/>
      <w:marBottom w:val="0"/>
      <w:divBdr>
        <w:top w:val="none" w:sz="0" w:space="0" w:color="auto"/>
        <w:left w:val="none" w:sz="0" w:space="0" w:color="auto"/>
        <w:bottom w:val="none" w:sz="0" w:space="0" w:color="auto"/>
        <w:right w:val="none" w:sz="0" w:space="0" w:color="auto"/>
      </w:divBdr>
    </w:div>
    <w:div w:id="1919248768">
      <w:bodyDiv w:val="1"/>
      <w:marLeft w:val="0"/>
      <w:marRight w:val="0"/>
      <w:marTop w:val="0"/>
      <w:marBottom w:val="0"/>
      <w:divBdr>
        <w:top w:val="none" w:sz="0" w:space="0" w:color="auto"/>
        <w:left w:val="none" w:sz="0" w:space="0" w:color="auto"/>
        <w:bottom w:val="none" w:sz="0" w:space="0" w:color="auto"/>
        <w:right w:val="none" w:sz="0" w:space="0" w:color="auto"/>
      </w:divBdr>
    </w:div>
    <w:div w:id="1919630065">
      <w:bodyDiv w:val="1"/>
      <w:marLeft w:val="0"/>
      <w:marRight w:val="0"/>
      <w:marTop w:val="0"/>
      <w:marBottom w:val="0"/>
      <w:divBdr>
        <w:top w:val="none" w:sz="0" w:space="0" w:color="auto"/>
        <w:left w:val="none" w:sz="0" w:space="0" w:color="auto"/>
        <w:bottom w:val="none" w:sz="0" w:space="0" w:color="auto"/>
        <w:right w:val="none" w:sz="0" w:space="0" w:color="auto"/>
      </w:divBdr>
    </w:div>
    <w:div w:id="1920358202">
      <w:bodyDiv w:val="1"/>
      <w:marLeft w:val="0"/>
      <w:marRight w:val="0"/>
      <w:marTop w:val="0"/>
      <w:marBottom w:val="0"/>
      <w:divBdr>
        <w:top w:val="none" w:sz="0" w:space="0" w:color="auto"/>
        <w:left w:val="none" w:sz="0" w:space="0" w:color="auto"/>
        <w:bottom w:val="none" w:sz="0" w:space="0" w:color="auto"/>
        <w:right w:val="none" w:sz="0" w:space="0" w:color="auto"/>
      </w:divBdr>
    </w:div>
    <w:div w:id="1925603819">
      <w:bodyDiv w:val="1"/>
      <w:marLeft w:val="0"/>
      <w:marRight w:val="0"/>
      <w:marTop w:val="0"/>
      <w:marBottom w:val="0"/>
      <w:divBdr>
        <w:top w:val="none" w:sz="0" w:space="0" w:color="auto"/>
        <w:left w:val="none" w:sz="0" w:space="0" w:color="auto"/>
        <w:bottom w:val="none" w:sz="0" w:space="0" w:color="auto"/>
        <w:right w:val="none" w:sz="0" w:space="0" w:color="auto"/>
      </w:divBdr>
    </w:div>
    <w:div w:id="1927419145">
      <w:bodyDiv w:val="1"/>
      <w:marLeft w:val="0"/>
      <w:marRight w:val="0"/>
      <w:marTop w:val="0"/>
      <w:marBottom w:val="0"/>
      <w:divBdr>
        <w:top w:val="none" w:sz="0" w:space="0" w:color="auto"/>
        <w:left w:val="none" w:sz="0" w:space="0" w:color="auto"/>
        <w:bottom w:val="none" w:sz="0" w:space="0" w:color="auto"/>
        <w:right w:val="none" w:sz="0" w:space="0" w:color="auto"/>
      </w:divBdr>
    </w:div>
    <w:div w:id="1933077094">
      <w:bodyDiv w:val="1"/>
      <w:marLeft w:val="0"/>
      <w:marRight w:val="0"/>
      <w:marTop w:val="0"/>
      <w:marBottom w:val="0"/>
      <w:divBdr>
        <w:top w:val="none" w:sz="0" w:space="0" w:color="auto"/>
        <w:left w:val="none" w:sz="0" w:space="0" w:color="auto"/>
        <w:bottom w:val="none" w:sz="0" w:space="0" w:color="auto"/>
        <w:right w:val="none" w:sz="0" w:space="0" w:color="auto"/>
      </w:divBdr>
    </w:div>
    <w:div w:id="1935819976">
      <w:bodyDiv w:val="1"/>
      <w:marLeft w:val="0"/>
      <w:marRight w:val="0"/>
      <w:marTop w:val="0"/>
      <w:marBottom w:val="0"/>
      <w:divBdr>
        <w:top w:val="none" w:sz="0" w:space="0" w:color="auto"/>
        <w:left w:val="none" w:sz="0" w:space="0" w:color="auto"/>
        <w:bottom w:val="none" w:sz="0" w:space="0" w:color="auto"/>
        <w:right w:val="none" w:sz="0" w:space="0" w:color="auto"/>
      </w:divBdr>
    </w:div>
    <w:div w:id="1937785356">
      <w:bodyDiv w:val="1"/>
      <w:marLeft w:val="0"/>
      <w:marRight w:val="0"/>
      <w:marTop w:val="0"/>
      <w:marBottom w:val="0"/>
      <w:divBdr>
        <w:top w:val="none" w:sz="0" w:space="0" w:color="auto"/>
        <w:left w:val="none" w:sz="0" w:space="0" w:color="auto"/>
        <w:bottom w:val="none" w:sz="0" w:space="0" w:color="auto"/>
        <w:right w:val="none" w:sz="0" w:space="0" w:color="auto"/>
      </w:divBdr>
    </w:div>
    <w:div w:id="1940679287">
      <w:bodyDiv w:val="1"/>
      <w:marLeft w:val="0"/>
      <w:marRight w:val="0"/>
      <w:marTop w:val="0"/>
      <w:marBottom w:val="0"/>
      <w:divBdr>
        <w:top w:val="none" w:sz="0" w:space="0" w:color="auto"/>
        <w:left w:val="none" w:sz="0" w:space="0" w:color="auto"/>
        <w:bottom w:val="none" w:sz="0" w:space="0" w:color="auto"/>
        <w:right w:val="none" w:sz="0" w:space="0" w:color="auto"/>
      </w:divBdr>
    </w:div>
    <w:div w:id="1942452051">
      <w:bodyDiv w:val="1"/>
      <w:marLeft w:val="0"/>
      <w:marRight w:val="0"/>
      <w:marTop w:val="0"/>
      <w:marBottom w:val="0"/>
      <w:divBdr>
        <w:top w:val="none" w:sz="0" w:space="0" w:color="auto"/>
        <w:left w:val="none" w:sz="0" w:space="0" w:color="auto"/>
        <w:bottom w:val="none" w:sz="0" w:space="0" w:color="auto"/>
        <w:right w:val="none" w:sz="0" w:space="0" w:color="auto"/>
      </w:divBdr>
    </w:div>
    <w:div w:id="1943802951">
      <w:bodyDiv w:val="1"/>
      <w:marLeft w:val="0"/>
      <w:marRight w:val="0"/>
      <w:marTop w:val="0"/>
      <w:marBottom w:val="0"/>
      <w:divBdr>
        <w:top w:val="none" w:sz="0" w:space="0" w:color="auto"/>
        <w:left w:val="none" w:sz="0" w:space="0" w:color="auto"/>
        <w:bottom w:val="none" w:sz="0" w:space="0" w:color="auto"/>
        <w:right w:val="none" w:sz="0" w:space="0" w:color="auto"/>
      </w:divBdr>
    </w:div>
    <w:div w:id="1950968010">
      <w:bodyDiv w:val="1"/>
      <w:marLeft w:val="0"/>
      <w:marRight w:val="0"/>
      <w:marTop w:val="0"/>
      <w:marBottom w:val="0"/>
      <w:divBdr>
        <w:top w:val="none" w:sz="0" w:space="0" w:color="auto"/>
        <w:left w:val="none" w:sz="0" w:space="0" w:color="auto"/>
        <w:bottom w:val="none" w:sz="0" w:space="0" w:color="auto"/>
        <w:right w:val="none" w:sz="0" w:space="0" w:color="auto"/>
      </w:divBdr>
    </w:div>
    <w:div w:id="1956205111">
      <w:bodyDiv w:val="1"/>
      <w:marLeft w:val="0"/>
      <w:marRight w:val="0"/>
      <w:marTop w:val="0"/>
      <w:marBottom w:val="0"/>
      <w:divBdr>
        <w:top w:val="none" w:sz="0" w:space="0" w:color="auto"/>
        <w:left w:val="none" w:sz="0" w:space="0" w:color="auto"/>
        <w:bottom w:val="none" w:sz="0" w:space="0" w:color="auto"/>
        <w:right w:val="none" w:sz="0" w:space="0" w:color="auto"/>
      </w:divBdr>
    </w:div>
    <w:div w:id="1957711495">
      <w:bodyDiv w:val="1"/>
      <w:marLeft w:val="0"/>
      <w:marRight w:val="0"/>
      <w:marTop w:val="0"/>
      <w:marBottom w:val="0"/>
      <w:divBdr>
        <w:top w:val="none" w:sz="0" w:space="0" w:color="auto"/>
        <w:left w:val="none" w:sz="0" w:space="0" w:color="auto"/>
        <w:bottom w:val="none" w:sz="0" w:space="0" w:color="auto"/>
        <w:right w:val="none" w:sz="0" w:space="0" w:color="auto"/>
      </w:divBdr>
    </w:div>
    <w:div w:id="1959990873">
      <w:bodyDiv w:val="1"/>
      <w:marLeft w:val="0"/>
      <w:marRight w:val="0"/>
      <w:marTop w:val="0"/>
      <w:marBottom w:val="0"/>
      <w:divBdr>
        <w:top w:val="none" w:sz="0" w:space="0" w:color="auto"/>
        <w:left w:val="none" w:sz="0" w:space="0" w:color="auto"/>
        <w:bottom w:val="none" w:sz="0" w:space="0" w:color="auto"/>
        <w:right w:val="none" w:sz="0" w:space="0" w:color="auto"/>
      </w:divBdr>
    </w:div>
    <w:div w:id="1962878351">
      <w:bodyDiv w:val="1"/>
      <w:marLeft w:val="0"/>
      <w:marRight w:val="0"/>
      <w:marTop w:val="0"/>
      <w:marBottom w:val="0"/>
      <w:divBdr>
        <w:top w:val="none" w:sz="0" w:space="0" w:color="auto"/>
        <w:left w:val="none" w:sz="0" w:space="0" w:color="auto"/>
        <w:bottom w:val="none" w:sz="0" w:space="0" w:color="auto"/>
        <w:right w:val="none" w:sz="0" w:space="0" w:color="auto"/>
      </w:divBdr>
    </w:div>
    <w:div w:id="1965308983">
      <w:bodyDiv w:val="1"/>
      <w:marLeft w:val="0"/>
      <w:marRight w:val="0"/>
      <w:marTop w:val="0"/>
      <w:marBottom w:val="0"/>
      <w:divBdr>
        <w:top w:val="none" w:sz="0" w:space="0" w:color="auto"/>
        <w:left w:val="none" w:sz="0" w:space="0" w:color="auto"/>
        <w:bottom w:val="none" w:sz="0" w:space="0" w:color="auto"/>
        <w:right w:val="none" w:sz="0" w:space="0" w:color="auto"/>
      </w:divBdr>
    </w:div>
    <w:div w:id="1966228954">
      <w:bodyDiv w:val="1"/>
      <w:marLeft w:val="0"/>
      <w:marRight w:val="0"/>
      <w:marTop w:val="0"/>
      <w:marBottom w:val="0"/>
      <w:divBdr>
        <w:top w:val="none" w:sz="0" w:space="0" w:color="auto"/>
        <w:left w:val="none" w:sz="0" w:space="0" w:color="auto"/>
        <w:bottom w:val="none" w:sz="0" w:space="0" w:color="auto"/>
        <w:right w:val="none" w:sz="0" w:space="0" w:color="auto"/>
      </w:divBdr>
    </w:div>
    <w:div w:id="1967005346">
      <w:bodyDiv w:val="1"/>
      <w:marLeft w:val="0"/>
      <w:marRight w:val="0"/>
      <w:marTop w:val="0"/>
      <w:marBottom w:val="0"/>
      <w:divBdr>
        <w:top w:val="none" w:sz="0" w:space="0" w:color="auto"/>
        <w:left w:val="none" w:sz="0" w:space="0" w:color="auto"/>
        <w:bottom w:val="none" w:sz="0" w:space="0" w:color="auto"/>
        <w:right w:val="none" w:sz="0" w:space="0" w:color="auto"/>
      </w:divBdr>
    </w:div>
    <w:div w:id="1967546772">
      <w:bodyDiv w:val="1"/>
      <w:marLeft w:val="0"/>
      <w:marRight w:val="0"/>
      <w:marTop w:val="0"/>
      <w:marBottom w:val="0"/>
      <w:divBdr>
        <w:top w:val="none" w:sz="0" w:space="0" w:color="auto"/>
        <w:left w:val="none" w:sz="0" w:space="0" w:color="auto"/>
        <w:bottom w:val="none" w:sz="0" w:space="0" w:color="auto"/>
        <w:right w:val="none" w:sz="0" w:space="0" w:color="auto"/>
      </w:divBdr>
    </w:div>
    <w:div w:id="1972587199">
      <w:bodyDiv w:val="1"/>
      <w:marLeft w:val="0"/>
      <w:marRight w:val="0"/>
      <w:marTop w:val="0"/>
      <w:marBottom w:val="0"/>
      <w:divBdr>
        <w:top w:val="none" w:sz="0" w:space="0" w:color="auto"/>
        <w:left w:val="none" w:sz="0" w:space="0" w:color="auto"/>
        <w:bottom w:val="none" w:sz="0" w:space="0" w:color="auto"/>
        <w:right w:val="none" w:sz="0" w:space="0" w:color="auto"/>
      </w:divBdr>
    </w:div>
    <w:div w:id="1972982296">
      <w:bodyDiv w:val="1"/>
      <w:marLeft w:val="0"/>
      <w:marRight w:val="0"/>
      <w:marTop w:val="0"/>
      <w:marBottom w:val="0"/>
      <w:divBdr>
        <w:top w:val="none" w:sz="0" w:space="0" w:color="auto"/>
        <w:left w:val="none" w:sz="0" w:space="0" w:color="auto"/>
        <w:bottom w:val="none" w:sz="0" w:space="0" w:color="auto"/>
        <w:right w:val="none" w:sz="0" w:space="0" w:color="auto"/>
      </w:divBdr>
    </w:div>
    <w:div w:id="1975255873">
      <w:bodyDiv w:val="1"/>
      <w:marLeft w:val="0"/>
      <w:marRight w:val="0"/>
      <w:marTop w:val="0"/>
      <w:marBottom w:val="0"/>
      <w:divBdr>
        <w:top w:val="none" w:sz="0" w:space="0" w:color="auto"/>
        <w:left w:val="none" w:sz="0" w:space="0" w:color="auto"/>
        <w:bottom w:val="none" w:sz="0" w:space="0" w:color="auto"/>
        <w:right w:val="none" w:sz="0" w:space="0" w:color="auto"/>
      </w:divBdr>
    </w:div>
    <w:div w:id="1979411114">
      <w:bodyDiv w:val="1"/>
      <w:marLeft w:val="0"/>
      <w:marRight w:val="0"/>
      <w:marTop w:val="0"/>
      <w:marBottom w:val="0"/>
      <w:divBdr>
        <w:top w:val="none" w:sz="0" w:space="0" w:color="auto"/>
        <w:left w:val="none" w:sz="0" w:space="0" w:color="auto"/>
        <w:bottom w:val="none" w:sz="0" w:space="0" w:color="auto"/>
        <w:right w:val="none" w:sz="0" w:space="0" w:color="auto"/>
      </w:divBdr>
    </w:div>
    <w:div w:id="1981839538">
      <w:bodyDiv w:val="1"/>
      <w:marLeft w:val="0"/>
      <w:marRight w:val="0"/>
      <w:marTop w:val="0"/>
      <w:marBottom w:val="0"/>
      <w:divBdr>
        <w:top w:val="none" w:sz="0" w:space="0" w:color="auto"/>
        <w:left w:val="none" w:sz="0" w:space="0" w:color="auto"/>
        <w:bottom w:val="none" w:sz="0" w:space="0" w:color="auto"/>
        <w:right w:val="none" w:sz="0" w:space="0" w:color="auto"/>
      </w:divBdr>
    </w:div>
    <w:div w:id="1983536081">
      <w:bodyDiv w:val="1"/>
      <w:marLeft w:val="0"/>
      <w:marRight w:val="0"/>
      <w:marTop w:val="0"/>
      <w:marBottom w:val="0"/>
      <w:divBdr>
        <w:top w:val="none" w:sz="0" w:space="0" w:color="auto"/>
        <w:left w:val="none" w:sz="0" w:space="0" w:color="auto"/>
        <w:bottom w:val="none" w:sz="0" w:space="0" w:color="auto"/>
        <w:right w:val="none" w:sz="0" w:space="0" w:color="auto"/>
      </w:divBdr>
    </w:div>
    <w:div w:id="1987512411">
      <w:bodyDiv w:val="1"/>
      <w:marLeft w:val="0"/>
      <w:marRight w:val="0"/>
      <w:marTop w:val="0"/>
      <w:marBottom w:val="0"/>
      <w:divBdr>
        <w:top w:val="none" w:sz="0" w:space="0" w:color="auto"/>
        <w:left w:val="none" w:sz="0" w:space="0" w:color="auto"/>
        <w:bottom w:val="none" w:sz="0" w:space="0" w:color="auto"/>
        <w:right w:val="none" w:sz="0" w:space="0" w:color="auto"/>
      </w:divBdr>
    </w:div>
    <w:div w:id="1988823885">
      <w:bodyDiv w:val="1"/>
      <w:marLeft w:val="0"/>
      <w:marRight w:val="0"/>
      <w:marTop w:val="0"/>
      <w:marBottom w:val="0"/>
      <w:divBdr>
        <w:top w:val="none" w:sz="0" w:space="0" w:color="auto"/>
        <w:left w:val="none" w:sz="0" w:space="0" w:color="auto"/>
        <w:bottom w:val="none" w:sz="0" w:space="0" w:color="auto"/>
        <w:right w:val="none" w:sz="0" w:space="0" w:color="auto"/>
      </w:divBdr>
    </w:div>
    <w:div w:id="1989358371">
      <w:bodyDiv w:val="1"/>
      <w:marLeft w:val="0"/>
      <w:marRight w:val="0"/>
      <w:marTop w:val="0"/>
      <w:marBottom w:val="0"/>
      <w:divBdr>
        <w:top w:val="none" w:sz="0" w:space="0" w:color="auto"/>
        <w:left w:val="none" w:sz="0" w:space="0" w:color="auto"/>
        <w:bottom w:val="none" w:sz="0" w:space="0" w:color="auto"/>
        <w:right w:val="none" w:sz="0" w:space="0" w:color="auto"/>
      </w:divBdr>
    </w:div>
    <w:div w:id="1990593191">
      <w:bodyDiv w:val="1"/>
      <w:marLeft w:val="0"/>
      <w:marRight w:val="0"/>
      <w:marTop w:val="0"/>
      <w:marBottom w:val="0"/>
      <w:divBdr>
        <w:top w:val="none" w:sz="0" w:space="0" w:color="auto"/>
        <w:left w:val="none" w:sz="0" w:space="0" w:color="auto"/>
        <w:bottom w:val="none" w:sz="0" w:space="0" w:color="auto"/>
        <w:right w:val="none" w:sz="0" w:space="0" w:color="auto"/>
      </w:divBdr>
    </w:div>
    <w:div w:id="1995181579">
      <w:bodyDiv w:val="1"/>
      <w:marLeft w:val="0"/>
      <w:marRight w:val="0"/>
      <w:marTop w:val="0"/>
      <w:marBottom w:val="0"/>
      <w:divBdr>
        <w:top w:val="none" w:sz="0" w:space="0" w:color="auto"/>
        <w:left w:val="none" w:sz="0" w:space="0" w:color="auto"/>
        <w:bottom w:val="none" w:sz="0" w:space="0" w:color="auto"/>
        <w:right w:val="none" w:sz="0" w:space="0" w:color="auto"/>
      </w:divBdr>
    </w:div>
    <w:div w:id="1996176585">
      <w:bodyDiv w:val="1"/>
      <w:marLeft w:val="0"/>
      <w:marRight w:val="0"/>
      <w:marTop w:val="0"/>
      <w:marBottom w:val="0"/>
      <w:divBdr>
        <w:top w:val="none" w:sz="0" w:space="0" w:color="auto"/>
        <w:left w:val="none" w:sz="0" w:space="0" w:color="auto"/>
        <w:bottom w:val="none" w:sz="0" w:space="0" w:color="auto"/>
        <w:right w:val="none" w:sz="0" w:space="0" w:color="auto"/>
      </w:divBdr>
    </w:div>
    <w:div w:id="2000308598">
      <w:bodyDiv w:val="1"/>
      <w:marLeft w:val="0"/>
      <w:marRight w:val="0"/>
      <w:marTop w:val="0"/>
      <w:marBottom w:val="0"/>
      <w:divBdr>
        <w:top w:val="none" w:sz="0" w:space="0" w:color="auto"/>
        <w:left w:val="none" w:sz="0" w:space="0" w:color="auto"/>
        <w:bottom w:val="none" w:sz="0" w:space="0" w:color="auto"/>
        <w:right w:val="none" w:sz="0" w:space="0" w:color="auto"/>
      </w:divBdr>
    </w:div>
    <w:div w:id="2003317312">
      <w:bodyDiv w:val="1"/>
      <w:marLeft w:val="0"/>
      <w:marRight w:val="0"/>
      <w:marTop w:val="0"/>
      <w:marBottom w:val="0"/>
      <w:divBdr>
        <w:top w:val="none" w:sz="0" w:space="0" w:color="auto"/>
        <w:left w:val="none" w:sz="0" w:space="0" w:color="auto"/>
        <w:bottom w:val="none" w:sz="0" w:space="0" w:color="auto"/>
        <w:right w:val="none" w:sz="0" w:space="0" w:color="auto"/>
      </w:divBdr>
    </w:div>
    <w:div w:id="2006471094">
      <w:bodyDiv w:val="1"/>
      <w:marLeft w:val="0"/>
      <w:marRight w:val="0"/>
      <w:marTop w:val="0"/>
      <w:marBottom w:val="0"/>
      <w:divBdr>
        <w:top w:val="none" w:sz="0" w:space="0" w:color="auto"/>
        <w:left w:val="none" w:sz="0" w:space="0" w:color="auto"/>
        <w:bottom w:val="none" w:sz="0" w:space="0" w:color="auto"/>
        <w:right w:val="none" w:sz="0" w:space="0" w:color="auto"/>
      </w:divBdr>
    </w:div>
    <w:div w:id="2006586031">
      <w:bodyDiv w:val="1"/>
      <w:marLeft w:val="0"/>
      <w:marRight w:val="0"/>
      <w:marTop w:val="0"/>
      <w:marBottom w:val="0"/>
      <w:divBdr>
        <w:top w:val="none" w:sz="0" w:space="0" w:color="auto"/>
        <w:left w:val="none" w:sz="0" w:space="0" w:color="auto"/>
        <w:bottom w:val="none" w:sz="0" w:space="0" w:color="auto"/>
        <w:right w:val="none" w:sz="0" w:space="0" w:color="auto"/>
      </w:divBdr>
    </w:div>
    <w:div w:id="2011905927">
      <w:bodyDiv w:val="1"/>
      <w:marLeft w:val="0"/>
      <w:marRight w:val="0"/>
      <w:marTop w:val="0"/>
      <w:marBottom w:val="0"/>
      <w:divBdr>
        <w:top w:val="none" w:sz="0" w:space="0" w:color="auto"/>
        <w:left w:val="none" w:sz="0" w:space="0" w:color="auto"/>
        <w:bottom w:val="none" w:sz="0" w:space="0" w:color="auto"/>
        <w:right w:val="none" w:sz="0" w:space="0" w:color="auto"/>
      </w:divBdr>
    </w:div>
    <w:div w:id="2013871114">
      <w:bodyDiv w:val="1"/>
      <w:marLeft w:val="0"/>
      <w:marRight w:val="0"/>
      <w:marTop w:val="0"/>
      <w:marBottom w:val="0"/>
      <w:divBdr>
        <w:top w:val="none" w:sz="0" w:space="0" w:color="auto"/>
        <w:left w:val="none" w:sz="0" w:space="0" w:color="auto"/>
        <w:bottom w:val="none" w:sz="0" w:space="0" w:color="auto"/>
        <w:right w:val="none" w:sz="0" w:space="0" w:color="auto"/>
      </w:divBdr>
    </w:div>
    <w:div w:id="2015525319">
      <w:bodyDiv w:val="1"/>
      <w:marLeft w:val="0"/>
      <w:marRight w:val="0"/>
      <w:marTop w:val="0"/>
      <w:marBottom w:val="0"/>
      <w:divBdr>
        <w:top w:val="none" w:sz="0" w:space="0" w:color="auto"/>
        <w:left w:val="none" w:sz="0" w:space="0" w:color="auto"/>
        <w:bottom w:val="none" w:sz="0" w:space="0" w:color="auto"/>
        <w:right w:val="none" w:sz="0" w:space="0" w:color="auto"/>
      </w:divBdr>
    </w:div>
    <w:div w:id="2016609279">
      <w:bodyDiv w:val="1"/>
      <w:marLeft w:val="0"/>
      <w:marRight w:val="0"/>
      <w:marTop w:val="0"/>
      <w:marBottom w:val="0"/>
      <w:divBdr>
        <w:top w:val="none" w:sz="0" w:space="0" w:color="auto"/>
        <w:left w:val="none" w:sz="0" w:space="0" w:color="auto"/>
        <w:bottom w:val="none" w:sz="0" w:space="0" w:color="auto"/>
        <w:right w:val="none" w:sz="0" w:space="0" w:color="auto"/>
      </w:divBdr>
    </w:div>
    <w:div w:id="2019845458">
      <w:bodyDiv w:val="1"/>
      <w:marLeft w:val="0"/>
      <w:marRight w:val="0"/>
      <w:marTop w:val="0"/>
      <w:marBottom w:val="0"/>
      <w:divBdr>
        <w:top w:val="none" w:sz="0" w:space="0" w:color="auto"/>
        <w:left w:val="none" w:sz="0" w:space="0" w:color="auto"/>
        <w:bottom w:val="none" w:sz="0" w:space="0" w:color="auto"/>
        <w:right w:val="none" w:sz="0" w:space="0" w:color="auto"/>
      </w:divBdr>
    </w:div>
    <w:div w:id="2022928744">
      <w:bodyDiv w:val="1"/>
      <w:marLeft w:val="0"/>
      <w:marRight w:val="0"/>
      <w:marTop w:val="0"/>
      <w:marBottom w:val="0"/>
      <w:divBdr>
        <w:top w:val="none" w:sz="0" w:space="0" w:color="auto"/>
        <w:left w:val="none" w:sz="0" w:space="0" w:color="auto"/>
        <w:bottom w:val="none" w:sz="0" w:space="0" w:color="auto"/>
        <w:right w:val="none" w:sz="0" w:space="0" w:color="auto"/>
      </w:divBdr>
    </w:div>
    <w:div w:id="2024043184">
      <w:bodyDiv w:val="1"/>
      <w:marLeft w:val="0"/>
      <w:marRight w:val="0"/>
      <w:marTop w:val="0"/>
      <w:marBottom w:val="0"/>
      <w:divBdr>
        <w:top w:val="none" w:sz="0" w:space="0" w:color="auto"/>
        <w:left w:val="none" w:sz="0" w:space="0" w:color="auto"/>
        <w:bottom w:val="none" w:sz="0" w:space="0" w:color="auto"/>
        <w:right w:val="none" w:sz="0" w:space="0" w:color="auto"/>
      </w:divBdr>
    </w:div>
    <w:div w:id="2027898935">
      <w:bodyDiv w:val="1"/>
      <w:marLeft w:val="0"/>
      <w:marRight w:val="0"/>
      <w:marTop w:val="0"/>
      <w:marBottom w:val="0"/>
      <w:divBdr>
        <w:top w:val="none" w:sz="0" w:space="0" w:color="auto"/>
        <w:left w:val="none" w:sz="0" w:space="0" w:color="auto"/>
        <w:bottom w:val="none" w:sz="0" w:space="0" w:color="auto"/>
        <w:right w:val="none" w:sz="0" w:space="0" w:color="auto"/>
      </w:divBdr>
    </w:div>
    <w:div w:id="2029064631">
      <w:bodyDiv w:val="1"/>
      <w:marLeft w:val="0"/>
      <w:marRight w:val="0"/>
      <w:marTop w:val="0"/>
      <w:marBottom w:val="0"/>
      <w:divBdr>
        <w:top w:val="none" w:sz="0" w:space="0" w:color="auto"/>
        <w:left w:val="none" w:sz="0" w:space="0" w:color="auto"/>
        <w:bottom w:val="none" w:sz="0" w:space="0" w:color="auto"/>
        <w:right w:val="none" w:sz="0" w:space="0" w:color="auto"/>
      </w:divBdr>
    </w:div>
    <w:div w:id="2029521268">
      <w:bodyDiv w:val="1"/>
      <w:marLeft w:val="0"/>
      <w:marRight w:val="0"/>
      <w:marTop w:val="0"/>
      <w:marBottom w:val="0"/>
      <w:divBdr>
        <w:top w:val="none" w:sz="0" w:space="0" w:color="auto"/>
        <w:left w:val="none" w:sz="0" w:space="0" w:color="auto"/>
        <w:bottom w:val="none" w:sz="0" w:space="0" w:color="auto"/>
        <w:right w:val="none" w:sz="0" w:space="0" w:color="auto"/>
      </w:divBdr>
    </w:div>
    <w:div w:id="2029790669">
      <w:bodyDiv w:val="1"/>
      <w:marLeft w:val="0"/>
      <w:marRight w:val="0"/>
      <w:marTop w:val="0"/>
      <w:marBottom w:val="0"/>
      <w:divBdr>
        <w:top w:val="none" w:sz="0" w:space="0" w:color="auto"/>
        <w:left w:val="none" w:sz="0" w:space="0" w:color="auto"/>
        <w:bottom w:val="none" w:sz="0" w:space="0" w:color="auto"/>
        <w:right w:val="none" w:sz="0" w:space="0" w:color="auto"/>
      </w:divBdr>
    </w:div>
    <w:div w:id="2031294957">
      <w:bodyDiv w:val="1"/>
      <w:marLeft w:val="0"/>
      <w:marRight w:val="0"/>
      <w:marTop w:val="0"/>
      <w:marBottom w:val="0"/>
      <w:divBdr>
        <w:top w:val="none" w:sz="0" w:space="0" w:color="auto"/>
        <w:left w:val="none" w:sz="0" w:space="0" w:color="auto"/>
        <w:bottom w:val="none" w:sz="0" w:space="0" w:color="auto"/>
        <w:right w:val="none" w:sz="0" w:space="0" w:color="auto"/>
      </w:divBdr>
    </w:div>
    <w:div w:id="2032295932">
      <w:bodyDiv w:val="1"/>
      <w:marLeft w:val="0"/>
      <w:marRight w:val="0"/>
      <w:marTop w:val="0"/>
      <w:marBottom w:val="0"/>
      <w:divBdr>
        <w:top w:val="none" w:sz="0" w:space="0" w:color="auto"/>
        <w:left w:val="none" w:sz="0" w:space="0" w:color="auto"/>
        <w:bottom w:val="none" w:sz="0" w:space="0" w:color="auto"/>
        <w:right w:val="none" w:sz="0" w:space="0" w:color="auto"/>
      </w:divBdr>
    </w:div>
    <w:div w:id="2032296836">
      <w:bodyDiv w:val="1"/>
      <w:marLeft w:val="0"/>
      <w:marRight w:val="0"/>
      <w:marTop w:val="0"/>
      <w:marBottom w:val="0"/>
      <w:divBdr>
        <w:top w:val="none" w:sz="0" w:space="0" w:color="auto"/>
        <w:left w:val="none" w:sz="0" w:space="0" w:color="auto"/>
        <w:bottom w:val="none" w:sz="0" w:space="0" w:color="auto"/>
        <w:right w:val="none" w:sz="0" w:space="0" w:color="auto"/>
      </w:divBdr>
    </w:div>
    <w:div w:id="2033721594">
      <w:bodyDiv w:val="1"/>
      <w:marLeft w:val="0"/>
      <w:marRight w:val="0"/>
      <w:marTop w:val="0"/>
      <w:marBottom w:val="0"/>
      <w:divBdr>
        <w:top w:val="none" w:sz="0" w:space="0" w:color="auto"/>
        <w:left w:val="none" w:sz="0" w:space="0" w:color="auto"/>
        <w:bottom w:val="none" w:sz="0" w:space="0" w:color="auto"/>
        <w:right w:val="none" w:sz="0" w:space="0" w:color="auto"/>
      </w:divBdr>
    </w:div>
    <w:div w:id="2036037044">
      <w:bodyDiv w:val="1"/>
      <w:marLeft w:val="0"/>
      <w:marRight w:val="0"/>
      <w:marTop w:val="0"/>
      <w:marBottom w:val="0"/>
      <w:divBdr>
        <w:top w:val="none" w:sz="0" w:space="0" w:color="auto"/>
        <w:left w:val="none" w:sz="0" w:space="0" w:color="auto"/>
        <w:bottom w:val="none" w:sz="0" w:space="0" w:color="auto"/>
        <w:right w:val="none" w:sz="0" w:space="0" w:color="auto"/>
      </w:divBdr>
    </w:div>
    <w:div w:id="2038845797">
      <w:bodyDiv w:val="1"/>
      <w:marLeft w:val="0"/>
      <w:marRight w:val="0"/>
      <w:marTop w:val="0"/>
      <w:marBottom w:val="0"/>
      <w:divBdr>
        <w:top w:val="none" w:sz="0" w:space="0" w:color="auto"/>
        <w:left w:val="none" w:sz="0" w:space="0" w:color="auto"/>
        <w:bottom w:val="none" w:sz="0" w:space="0" w:color="auto"/>
        <w:right w:val="none" w:sz="0" w:space="0" w:color="auto"/>
      </w:divBdr>
    </w:div>
    <w:div w:id="2043356790">
      <w:bodyDiv w:val="1"/>
      <w:marLeft w:val="0"/>
      <w:marRight w:val="0"/>
      <w:marTop w:val="0"/>
      <w:marBottom w:val="0"/>
      <w:divBdr>
        <w:top w:val="none" w:sz="0" w:space="0" w:color="auto"/>
        <w:left w:val="none" w:sz="0" w:space="0" w:color="auto"/>
        <w:bottom w:val="none" w:sz="0" w:space="0" w:color="auto"/>
        <w:right w:val="none" w:sz="0" w:space="0" w:color="auto"/>
      </w:divBdr>
    </w:div>
    <w:div w:id="2045279279">
      <w:bodyDiv w:val="1"/>
      <w:marLeft w:val="0"/>
      <w:marRight w:val="0"/>
      <w:marTop w:val="0"/>
      <w:marBottom w:val="0"/>
      <w:divBdr>
        <w:top w:val="none" w:sz="0" w:space="0" w:color="auto"/>
        <w:left w:val="none" w:sz="0" w:space="0" w:color="auto"/>
        <w:bottom w:val="none" w:sz="0" w:space="0" w:color="auto"/>
        <w:right w:val="none" w:sz="0" w:space="0" w:color="auto"/>
      </w:divBdr>
    </w:div>
    <w:div w:id="2045595605">
      <w:bodyDiv w:val="1"/>
      <w:marLeft w:val="0"/>
      <w:marRight w:val="0"/>
      <w:marTop w:val="0"/>
      <w:marBottom w:val="0"/>
      <w:divBdr>
        <w:top w:val="none" w:sz="0" w:space="0" w:color="auto"/>
        <w:left w:val="none" w:sz="0" w:space="0" w:color="auto"/>
        <w:bottom w:val="none" w:sz="0" w:space="0" w:color="auto"/>
        <w:right w:val="none" w:sz="0" w:space="0" w:color="auto"/>
      </w:divBdr>
    </w:div>
    <w:div w:id="2046639713">
      <w:bodyDiv w:val="1"/>
      <w:marLeft w:val="0"/>
      <w:marRight w:val="0"/>
      <w:marTop w:val="0"/>
      <w:marBottom w:val="0"/>
      <w:divBdr>
        <w:top w:val="none" w:sz="0" w:space="0" w:color="auto"/>
        <w:left w:val="none" w:sz="0" w:space="0" w:color="auto"/>
        <w:bottom w:val="none" w:sz="0" w:space="0" w:color="auto"/>
        <w:right w:val="none" w:sz="0" w:space="0" w:color="auto"/>
      </w:divBdr>
    </w:div>
    <w:div w:id="2047370886">
      <w:bodyDiv w:val="1"/>
      <w:marLeft w:val="0"/>
      <w:marRight w:val="0"/>
      <w:marTop w:val="0"/>
      <w:marBottom w:val="0"/>
      <w:divBdr>
        <w:top w:val="none" w:sz="0" w:space="0" w:color="auto"/>
        <w:left w:val="none" w:sz="0" w:space="0" w:color="auto"/>
        <w:bottom w:val="none" w:sz="0" w:space="0" w:color="auto"/>
        <w:right w:val="none" w:sz="0" w:space="0" w:color="auto"/>
      </w:divBdr>
    </w:div>
    <w:div w:id="2048140495">
      <w:bodyDiv w:val="1"/>
      <w:marLeft w:val="0"/>
      <w:marRight w:val="0"/>
      <w:marTop w:val="0"/>
      <w:marBottom w:val="0"/>
      <w:divBdr>
        <w:top w:val="none" w:sz="0" w:space="0" w:color="auto"/>
        <w:left w:val="none" w:sz="0" w:space="0" w:color="auto"/>
        <w:bottom w:val="none" w:sz="0" w:space="0" w:color="auto"/>
        <w:right w:val="none" w:sz="0" w:space="0" w:color="auto"/>
      </w:divBdr>
    </w:div>
    <w:div w:id="2049260137">
      <w:bodyDiv w:val="1"/>
      <w:marLeft w:val="0"/>
      <w:marRight w:val="0"/>
      <w:marTop w:val="0"/>
      <w:marBottom w:val="0"/>
      <w:divBdr>
        <w:top w:val="none" w:sz="0" w:space="0" w:color="auto"/>
        <w:left w:val="none" w:sz="0" w:space="0" w:color="auto"/>
        <w:bottom w:val="none" w:sz="0" w:space="0" w:color="auto"/>
        <w:right w:val="none" w:sz="0" w:space="0" w:color="auto"/>
      </w:divBdr>
    </w:div>
    <w:div w:id="2051418119">
      <w:bodyDiv w:val="1"/>
      <w:marLeft w:val="0"/>
      <w:marRight w:val="0"/>
      <w:marTop w:val="0"/>
      <w:marBottom w:val="0"/>
      <w:divBdr>
        <w:top w:val="none" w:sz="0" w:space="0" w:color="auto"/>
        <w:left w:val="none" w:sz="0" w:space="0" w:color="auto"/>
        <w:bottom w:val="none" w:sz="0" w:space="0" w:color="auto"/>
        <w:right w:val="none" w:sz="0" w:space="0" w:color="auto"/>
      </w:divBdr>
    </w:div>
    <w:div w:id="2052416278">
      <w:bodyDiv w:val="1"/>
      <w:marLeft w:val="0"/>
      <w:marRight w:val="0"/>
      <w:marTop w:val="0"/>
      <w:marBottom w:val="0"/>
      <w:divBdr>
        <w:top w:val="none" w:sz="0" w:space="0" w:color="auto"/>
        <w:left w:val="none" w:sz="0" w:space="0" w:color="auto"/>
        <w:bottom w:val="none" w:sz="0" w:space="0" w:color="auto"/>
        <w:right w:val="none" w:sz="0" w:space="0" w:color="auto"/>
      </w:divBdr>
    </w:div>
    <w:div w:id="2054884488">
      <w:bodyDiv w:val="1"/>
      <w:marLeft w:val="0"/>
      <w:marRight w:val="0"/>
      <w:marTop w:val="0"/>
      <w:marBottom w:val="0"/>
      <w:divBdr>
        <w:top w:val="none" w:sz="0" w:space="0" w:color="auto"/>
        <w:left w:val="none" w:sz="0" w:space="0" w:color="auto"/>
        <w:bottom w:val="none" w:sz="0" w:space="0" w:color="auto"/>
        <w:right w:val="none" w:sz="0" w:space="0" w:color="auto"/>
      </w:divBdr>
    </w:div>
    <w:div w:id="2055229979">
      <w:bodyDiv w:val="1"/>
      <w:marLeft w:val="0"/>
      <w:marRight w:val="0"/>
      <w:marTop w:val="0"/>
      <w:marBottom w:val="0"/>
      <w:divBdr>
        <w:top w:val="none" w:sz="0" w:space="0" w:color="auto"/>
        <w:left w:val="none" w:sz="0" w:space="0" w:color="auto"/>
        <w:bottom w:val="none" w:sz="0" w:space="0" w:color="auto"/>
        <w:right w:val="none" w:sz="0" w:space="0" w:color="auto"/>
      </w:divBdr>
    </w:div>
    <w:div w:id="2057391543">
      <w:bodyDiv w:val="1"/>
      <w:marLeft w:val="0"/>
      <w:marRight w:val="0"/>
      <w:marTop w:val="0"/>
      <w:marBottom w:val="0"/>
      <w:divBdr>
        <w:top w:val="none" w:sz="0" w:space="0" w:color="auto"/>
        <w:left w:val="none" w:sz="0" w:space="0" w:color="auto"/>
        <w:bottom w:val="none" w:sz="0" w:space="0" w:color="auto"/>
        <w:right w:val="none" w:sz="0" w:space="0" w:color="auto"/>
      </w:divBdr>
    </w:div>
    <w:div w:id="2062050464">
      <w:bodyDiv w:val="1"/>
      <w:marLeft w:val="0"/>
      <w:marRight w:val="0"/>
      <w:marTop w:val="0"/>
      <w:marBottom w:val="0"/>
      <w:divBdr>
        <w:top w:val="none" w:sz="0" w:space="0" w:color="auto"/>
        <w:left w:val="none" w:sz="0" w:space="0" w:color="auto"/>
        <w:bottom w:val="none" w:sz="0" w:space="0" w:color="auto"/>
        <w:right w:val="none" w:sz="0" w:space="0" w:color="auto"/>
      </w:divBdr>
    </w:div>
    <w:div w:id="2065181049">
      <w:bodyDiv w:val="1"/>
      <w:marLeft w:val="0"/>
      <w:marRight w:val="0"/>
      <w:marTop w:val="0"/>
      <w:marBottom w:val="0"/>
      <w:divBdr>
        <w:top w:val="none" w:sz="0" w:space="0" w:color="auto"/>
        <w:left w:val="none" w:sz="0" w:space="0" w:color="auto"/>
        <w:bottom w:val="none" w:sz="0" w:space="0" w:color="auto"/>
        <w:right w:val="none" w:sz="0" w:space="0" w:color="auto"/>
      </w:divBdr>
    </w:div>
    <w:div w:id="2068453663">
      <w:bodyDiv w:val="1"/>
      <w:marLeft w:val="0"/>
      <w:marRight w:val="0"/>
      <w:marTop w:val="0"/>
      <w:marBottom w:val="0"/>
      <w:divBdr>
        <w:top w:val="none" w:sz="0" w:space="0" w:color="auto"/>
        <w:left w:val="none" w:sz="0" w:space="0" w:color="auto"/>
        <w:bottom w:val="none" w:sz="0" w:space="0" w:color="auto"/>
        <w:right w:val="none" w:sz="0" w:space="0" w:color="auto"/>
      </w:divBdr>
    </w:div>
    <w:div w:id="2069918670">
      <w:bodyDiv w:val="1"/>
      <w:marLeft w:val="0"/>
      <w:marRight w:val="0"/>
      <w:marTop w:val="0"/>
      <w:marBottom w:val="0"/>
      <w:divBdr>
        <w:top w:val="none" w:sz="0" w:space="0" w:color="auto"/>
        <w:left w:val="none" w:sz="0" w:space="0" w:color="auto"/>
        <w:bottom w:val="none" w:sz="0" w:space="0" w:color="auto"/>
        <w:right w:val="none" w:sz="0" w:space="0" w:color="auto"/>
      </w:divBdr>
    </w:div>
    <w:div w:id="2070491665">
      <w:bodyDiv w:val="1"/>
      <w:marLeft w:val="0"/>
      <w:marRight w:val="0"/>
      <w:marTop w:val="0"/>
      <w:marBottom w:val="0"/>
      <w:divBdr>
        <w:top w:val="none" w:sz="0" w:space="0" w:color="auto"/>
        <w:left w:val="none" w:sz="0" w:space="0" w:color="auto"/>
        <w:bottom w:val="none" w:sz="0" w:space="0" w:color="auto"/>
        <w:right w:val="none" w:sz="0" w:space="0" w:color="auto"/>
      </w:divBdr>
    </w:div>
    <w:div w:id="2072195301">
      <w:bodyDiv w:val="1"/>
      <w:marLeft w:val="0"/>
      <w:marRight w:val="0"/>
      <w:marTop w:val="0"/>
      <w:marBottom w:val="0"/>
      <w:divBdr>
        <w:top w:val="none" w:sz="0" w:space="0" w:color="auto"/>
        <w:left w:val="none" w:sz="0" w:space="0" w:color="auto"/>
        <w:bottom w:val="none" w:sz="0" w:space="0" w:color="auto"/>
        <w:right w:val="none" w:sz="0" w:space="0" w:color="auto"/>
      </w:divBdr>
    </w:div>
    <w:div w:id="2074768879">
      <w:bodyDiv w:val="1"/>
      <w:marLeft w:val="0"/>
      <w:marRight w:val="0"/>
      <w:marTop w:val="0"/>
      <w:marBottom w:val="0"/>
      <w:divBdr>
        <w:top w:val="none" w:sz="0" w:space="0" w:color="auto"/>
        <w:left w:val="none" w:sz="0" w:space="0" w:color="auto"/>
        <w:bottom w:val="none" w:sz="0" w:space="0" w:color="auto"/>
        <w:right w:val="none" w:sz="0" w:space="0" w:color="auto"/>
      </w:divBdr>
    </w:div>
    <w:div w:id="2076393495">
      <w:bodyDiv w:val="1"/>
      <w:marLeft w:val="0"/>
      <w:marRight w:val="0"/>
      <w:marTop w:val="0"/>
      <w:marBottom w:val="0"/>
      <w:divBdr>
        <w:top w:val="none" w:sz="0" w:space="0" w:color="auto"/>
        <w:left w:val="none" w:sz="0" w:space="0" w:color="auto"/>
        <w:bottom w:val="none" w:sz="0" w:space="0" w:color="auto"/>
        <w:right w:val="none" w:sz="0" w:space="0" w:color="auto"/>
      </w:divBdr>
    </w:div>
    <w:div w:id="2077705521">
      <w:bodyDiv w:val="1"/>
      <w:marLeft w:val="0"/>
      <w:marRight w:val="0"/>
      <w:marTop w:val="0"/>
      <w:marBottom w:val="0"/>
      <w:divBdr>
        <w:top w:val="none" w:sz="0" w:space="0" w:color="auto"/>
        <w:left w:val="none" w:sz="0" w:space="0" w:color="auto"/>
        <w:bottom w:val="none" w:sz="0" w:space="0" w:color="auto"/>
        <w:right w:val="none" w:sz="0" w:space="0" w:color="auto"/>
      </w:divBdr>
    </w:div>
    <w:div w:id="2080857195">
      <w:bodyDiv w:val="1"/>
      <w:marLeft w:val="0"/>
      <w:marRight w:val="0"/>
      <w:marTop w:val="0"/>
      <w:marBottom w:val="0"/>
      <w:divBdr>
        <w:top w:val="none" w:sz="0" w:space="0" w:color="auto"/>
        <w:left w:val="none" w:sz="0" w:space="0" w:color="auto"/>
        <w:bottom w:val="none" w:sz="0" w:space="0" w:color="auto"/>
        <w:right w:val="none" w:sz="0" w:space="0" w:color="auto"/>
      </w:divBdr>
    </w:div>
    <w:div w:id="2082629223">
      <w:bodyDiv w:val="1"/>
      <w:marLeft w:val="0"/>
      <w:marRight w:val="0"/>
      <w:marTop w:val="0"/>
      <w:marBottom w:val="0"/>
      <w:divBdr>
        <w:top w:val="none" w:sz="0" w:space="0" w:color="auto"/>
        <w:left w:val="none" w:sz="0" w:space="0" w:color="auto"/>
        <w:bottom w:val="none" w:sz="0" w:space="0" w:color="auto"/>
        <w:right w:val="none" w:sz="0" w:space="0" w:color="auto"/>
      </w:divBdr>
    </w:div>
    <w:div w:id="2083328722">
      <w:bodyDiv w:val="1"/>
      <w:marLeft w:val="0"/>
      <w:marRight w:val="0"/>
      <w:marTop w:val="0"/>
      <w:marBottom w:val="0"/>
      <w:divBdr>
        <w:top w:val="none" w:sz="0" w:space="0" w:color="auto"/>
        <w:left w:val="none" w:sz="0" w:space="0" w:color="auto"/>
        <w:bottom w:val="none" w:sz="0" w:space="0" w:color="auto"/>
        <w:right w:val="none" w:sz="0" w:space="0" w:color="auto"/>
      </w:divBdr>
    </w:div>
    <w:div w:id="2084451727">
      <w:bodyDiv w:val="1"/>
      <w:marLeft w:val="0"/>
      <w:marRight w:val="0"/>
      <w:marTop w:val="0"/>
      <w:marBottom w:val="0"/>
      <w:divBdr>
        <w:top w:val="none" w:sz="0" w:space="0" w:color="auto"/>
        <w:left w:val="none" w:sz="0" w:space="0" w:color="auto"/>
        <w:bottom w:val="none" w:sz="0" w:space="0" w:color="auto"/>
        <w:right w:val="none" w:sz="0" w:space="0" w:color="auto"/>
      </w:divBdr>
    </w:div>
    <w:div w:id="2085251668">
      <w:bodyDiv w:val="1"/>
      <w:marLeft w:val="0"/>
      <w:marRight w:val="0"/>
      <w:marTop w:val="0"/>
      <w:marBottom w:val="0"/>
      <w:divBdr>
        <w:top w:val="none" w:sz="0" w:space="0" w:color="auto"/>
        <w:left w:val="none" w:sz="0" w:space="0" w:color="auto"/>
        <w:bottom w:val="none" w:sz="0" w:space="0" w:color="auto"/>
        <w:right w:val="none" w:sz="0" w:space="0" w:color="auto"/>
      </w:divBdr>
    </w:div>
    <w:div w:id="2085375561">
      <w:bodyDiv w:val="1"/>
      <w:marLeft w:val="0"/>
      <w:marRight w:val="0"/>
      <w:marTop w:val="0"/>
      <w:marBottom w:val="0"/>
      <w:divBdr>
        <w:top w:val="none" w:sz="0" w:space="0" w:color="auto"/>
        <w:left w:val="none" w:sz="0" w:space="0" w:color="auto"/>
        <w:bottom w:val="none" w:sz="0" w:space="0" w:color="auto"/>
        <w:right w:val="none" w:sz="0" w:space="0" w:color="auto"/>
      </w:divBdr>
    </w:div>
    <w:div w:id="2085835132">
      <w:bodyDiv w:val="1"/>
      <w:marLeft w:val="0"/>
      <w:marRight w:val="0"/>
      <w:marTop w:val="0"/>
      <w:marBottom w:val="0"/>
      <w:divBdr>
        <w:top w:val="none" w:sz="0" w:space="0" w:color="auto"/>
        <w:left w:val="none" w:sz="0" w:space="0" w:color="auto"/>
        <w:bottom w:val="none" w:sz="0" w:space="0" w:color="auto"/>
        <w:right w:val="none" w:sz="0" w:space="0" w:color="auto"/>
      </w:divBdr>
    </w:div>
    <w:div w:id="2086142465">
      <w:bodyDiv w:val="1"/>
      <w:marLeft w:val="0"/>
      <w:marRight w:val="0"/>
      <w:marTop w:val="0"/>
      <w:marBottom w:val="0"/>
      <w:divBdr>
        <w:top w:val="none" w:sz="0" w:space="0" w:color="auto"/>
        <w:left w:val="none" w:sz="0" w:space="0" w:color="auto"/>
        <w:bottom w:val="none" w:sz="0" w:space="0" w:color="auto"/>
        <w:right w:val="none" w:sz="0" w:space="0" w:color="auto"/>
      </w:divBdr>
    </w:div>
    <w:div w:id="2086950516">
      <w:bodyDiv w:val="1"/>
      <w:marLeft w:val="0"/>
      <w:marRight w:val="0"/>
      <w:marTop w:val="0"/>
      <w:marBottom w:val="0"/>
      <w:divBdr>
        <w:top w:val="none" w:sz="0" w:space="0" w:color="auto"/>
        <w:left w:val="none" w:sz="0" w:space="0" w:color="auto"/>
        <w:bottom w:val="none" w:sz="0" w:space="0" w:color="auto"/>
        <w:right w:val="none" w:sz="0" w:space="0" w:color="auto"/>
      </w:divBdr>
    </w:div>
    <w:div w:id="2088111554">
      <w:bodyDiv w:val="1"/>
      <w:marLeft w:val="0"/>
      <w:marRight w:val="0"/>
      <w:marTop w:val="0"/>
      <w:marBottom w:val="0"/>
      <w:divBdr>
        <w:top w:val="none" w:sz="0" w:space="0" w:color="auto"/>
        <w:left w:val="none" w:sz="0" w:space="0" w:color="auto"/>
        <w:bottom w:val="none" w:sz="0" w:space="0" w:color="auto"/>
        <w:right w:val="none" w:sz="0" w:space="0" w:color="auto"/>
      </w:divBdr>
    </w:div>
    <w:div w:id="2088727374">
      <w:bodyDiv w:val="1"/>
      <w:marLeft w:val="0"/>
      <w:marRight w:val="0"/>
      <w:marTop w:val="0"/>
      <w:marBottom w:val="0"/>
      <w:divBdr>
        <w:top w:val="none" w:sz="0" w:space="0" w:color="auto"/>
        <w:left w:val="none" w:sz="0" w:space="0" w:color="auto"/>
        <w:bottom w:val="none" w:sz="0" w:space="0" w:color="auto"/>
        <w:right w:val="none" w:sz="0" w:space="0" w:color="auto"/>
      </w:divBdr>
    </w:div>
    <w:div w:id="2089616299">
      <w:bodyDiv w:val="1"/>
      <w:marLeft w:val="0"/>
      <w:marRight w:val="0"/>
      <w:marTop w:val="0"/>
      <w:marBottom w:val="0"/>
      <w:divBdr>
        <w:top w:val="none" w:sz="0" w:space="0" w:color="auto"/>
        <w:left w:val="none" w:sz="0" w:space="0" w:color="auto"/>
        <w:bottom w:val="none" w:sz="0" w:space="0" w:color="auto"/>
        <w:right w:val="none" w:sz="0" w:space="0" w:color="auto"/>
      </w:divBdr>
    </w:div>
    <w:div w:id="2091926028">
      <w:bodyDiv w:val="1"/>
      <w:marLeft w:val="0"/>
      <w:marRight w:val="0"/>
      <w:marTop w:val="0"/>
      <w:marBottom w:val="0"/>
      <w:divBdr>
        <w:top w:val="none" w:sz="0" w:space="0" w:color="auto"/>
        <w:left w:val="none" w:sz="0" w:space="0" w:color="auto"/>
        <w:bottom w:val="none" w:sz="0" w:space="0" w:color="auto"/>
        <w:right w:val="none" w:sz="0" w:space="0" w:color="auto"/>
      </w:divBdr>
    </w:div>
    <w:div w:id="2095396908">
      <w:bodyDiv w:val="1"/>
      <w:marLeft w:val="0"/>
      <w:marRight w:val="0"/>
      <w:marTop w:val="0"/>
      <w:marBottom w:val="0"/>
      <w:divBdr>
        <w:top w:val="none" w:sz="0" w:space="0" w:color="auto"/>
        <w:left w:val="none" w:sz="0" w:space="0" w:color="auto"/>
        <w:bottom w:val="none" w:sz="0" w:space="0" w:color="auto"/>
        <w:right w:val="none" w:sz="0" w:space="0" w:color="auto"/>
      </w:divBdr>
    </w:div>
    <w:div w:id="2096901159">
      <w:bodyDiv w:val="1"/>
      <w:marLeft w:val="0"/>
      <w:marRight w:val="0"/>
      <w:marTop w:val="0"/>
      <w:marBottom w:val="0"/>
      <w:divBdr>
        <w:top w:val="none" w:sz="0" w:space="0" w:color="auto"/>
        <w:left w:val="none" w:sz="0" w:space="0" w:color="auto"/>
        <w:bottom w:val="none" w:sz="0" w:space="0" w:color="auto"/>
        <w:right w:val="none" w:sz="0" w:space="0" w:color="auto"/>
      </w:divBdr>
    </w:div>
    <w:div w:id="2097507935">
      <w:bodyDiv w:val="1"/>
      <w:marLeft w:val="0"/>
      <w:marRight w:val="0"/>
      <w:marTop w:val="0"/>
      <w:marBottom w:val="0"/>
      <w:divBdr>
        <w:top w:val="none" w:sz="0" w:space="0" w:color="auto"/>
        <w:left w:val="none" w:sz="0" w:space="0" w:color="auto"/>
        <w:bottom w:val="none" w:sz="0" w:space="0" w:color="auto"/>
        <w:right w:val="none" w:sz="0" w:space="0" w:color="auto"/>
      </w:divBdr>
    </w:div>
    <w:div w:id="2098015047">
      <w:bodyDiv w:val="1"/>
      <w:marLeft w:val="0"/>
      <w:marRight w:val="0"/>
      <w:marTop w:val="0"/>
      <w:marBottom w:val="0"/>
      <w:divBdr>
        <w:top w:val="none" w:sz="0" w:space="0" w:color="auto"/>
        <w:left w:val="none" w:sz="0" w:space="0" w:color="auto"/>
        <w:bottom w:val="none" w:sz="0" w:space="0" w:color="auto"/>
        <w:right w:val="none" w:sz="0" w:space="0" w:color="auto"/>
      </w:divBdr>
    </w:div>
    <w:div w:id="2098861600">
      <w:bodyDiv w:val="1"/>
      <w:marLeft w:val="0"/>
      <w:marRight w:val="0"/>
      <w:marTop w:val="0"/>
      <w:marBottom w:val="0"/>
      <w:divBdr>
        <w:top w:val="none" w:sz="0" w:space="0" w:color="auto"/>
        <w:left w:val="none" w:sz="0" w:space="0" w:color="auto"/>
        <w:bottom w:val="none" w:sz="0" w:space="0" w:color="auto"/>
        <w:right w:val="none" w:sz="0" w:space="0" w:color="auto"/>
      </w:divBdr>
    </w:div>
    <w:div w:id="2100174476">
      <w:bodyDiv w:val="1"/>
      <w:marLeft w:val="0"/>
      <w:marRight w:val="0"/>
      <w:marTop w:val="0"/>
      <w:marBottom w:val="0"/>
      <w:divBdr>
        <w:top w:val="none" w:sz="0" w:space="0" w:color="auto"/>
        <w:left w:val="none" w:sz="0" w:space="0" w:color="auto"/>
        <w:bottom w:val="none" w:sz="0" w:space="0" w:color="auto"/>
        <w:right w:val="none" w:sz="0" w:space="0" w:color="auto"/>
      </w:divBdr>
    </w:div>
    <w:div w:id="2100249114">
      <w:bodyDiv w:val="1"/>
      <w:marLeft w:val="0"/>
      <w:marRight w:val="0"/>
      <w:marTop w:val="0"/>
      <w:marBottom w:val="0"/>
      <w:divBdr>
        <w:top w:val="none" w:sz="0" w:space="0" w:color="auto"/>
        <w:left w:val="none" w:sz="0" w:space="0" w:color="auto"/>
        <w:bottom w:val="none" w:sz="0" w:space="0" w:color="auto"/>
        <w:right w:val="none" w:sz="0" w:space="0" w:color="auto"/>
      </w:divBdr>
    </w:div>
    <w:div w:id="2101871155">
      <w:bodyDiv w:val="1"/>
      <w:marLeft w:val="0"/>
      <w:marRight w:val="0"/>
      <w:marTop w:val="0"/>
      <w:marBottom w:val="0"/>
      <w:divBdr>
        <w:top w:val="none" w:sz="0" w:space="0" w:color="auto"/>
        <w:left w:val="none" w:sz="0" w:space="0" w:color="auto"/>
        <w:bottom w:val="none" w:sz="0" w:space="0" w:color="auto"/>
        <w:right w:val="none" w:sz="0" w:space="0" w:color="auto"/>
      </w:divBdr>
    </w:div>
    <w:div w:id="2102869736">
      <w:bodyDiv w:val="1"/>
      <w:marLeft w:val="0"/>
      <w:marRight w:val="0"/>
      <w:marTop w:val="0"/>
      <w:marBottom w:val="0"/>
      <w:divBdr>
        <w:top w:val="none" w:sz="0" w:space="0" w:color="auto"/>
        <w:left w:val="none" w:sz="0" w:space="0" w:color="auto"/>
        <w:bottom w:val="none" w:sz="0" w:space="0" w:color="auto"/>
        <w:right w:val="none" w:sz="0" w:space="0" w:color="auto"/>
      </w:divBdr>
    </w:div>
    <w:div w:id="2104299184">
      <w:bodyDiv w:val="1"/>
      <w:marLeft w:val="0"/>
      <w:marRight w:val="0"/>
      <w:marTop w:val="0"/>
      <w:marBottom w:val="0"/>
      <w:divBdr>
        <w:top w:val="none" w:sz="0" w:space="0" w:color="auto"/>
        <w:left w:val="none" w:sz="0" w:space="0" w:color="auto"/>
        <w:bottom w:val="none" w:sz="0" w:space="0" w:color="auto"/>
        <w:right w:val="none" w:sz="0" w:space="0" w:color="auto"/>
      </w:divBdr>
    </w:div>
    <w:div w:id="2105299069">
      <w:bodyDiv w:val="1"/>
      <w:marLeft w:val="0"/>
      <w:marRight w:val="0"/>
      <w:marTop w:val="0"/>
      <w:marBottom w:val="0"/>
      <w:divBdr>
        <w:top w:val="none" w:sz="0" w:space="0" w:color="auto"/>
        <w:left w:val="none" w:sz="0" w:space="0" w:color="auto"/>
        <w:bottom w:val="none" w:sz="0" w:space="0" w:color="auto"/>
        <w:right w:val="none" w:sz="0" w:space="0" w:color="auto"/>
      </w:divBdr>
    </w:div>
    <w:div w:id="2105952199">
      <w:bodyDiv w:val="1"/>
      <w:marLeft w:val="0"/>
      <w:marRight w:val="0"/>
      <w:marTop w:val="0"/>
      <w:marBottom w:val="0"/>
      <w:divBdr>
        <w:top w:val="none" w:sz="0" w:space="0" w:color="auto"/>
        <w:left w:val="none" w:sz="0" w:space="0" w:color="auto"/>
        <w:bottom w:val="none" w:sz="0" w:space="0" w:color="auto"/>
        <w:right w:val="none" w:sz="0" w:space="0" w:color="auto"/>
      </w:divBdr>
    </w:div>
    <w:div w:id="2107724781">
      <w:bodyDiv w:val="1"/>
      <w:marLeft w:val="0"/>
      <w:marRight w:val="0"/>
      <w:marTop w:val="0"/>
      <w:marBottom w:val="0"/>
      <w:divBdr>
        <w:top w:val="none" w:sz="0" w:space="0" w:color="auto"/>
        <w:left w:val="none" w:sz="0" w:space="0" w:color="auto"/>
        <w:bottom w:val="none" w:sz="0" w:space="0" w:color="auto"/>
        <w:right w:val="none" w:sz="0" w:space="0" w:color="auto"/>
      </w:divBdr>
    </w:div>
    <w:div w:id="2107920053">
      <w:bodyDiv w:val="1"/>
      <w:marLeft w:val="0"/>
      <w:marRight w:val="0"/>
      <w:marTop w:val="0"/>
      <w:marBottom w:val="0"/>
      <w:divBdr>
        <w:top w:val="none" w:sz="0" w:space="0" w:color="auto"/>
        <w:left w:val="none" w:sz="0" w:space="0" w:color="auto"/>
        <w:bottom w:val="none" w:sz="0" w:space="0" w:color="auto"/>
        <w:right w:val="none" w:sz="0" w:space="0" w:color="auto"/>
      </w:divBdr>
    </w:div>
    <w:div w:id="2109546531">
      <w:bodyDiv w:val="1"/>
      <w:marLeft w:val="0"/>
      <w:marRight w:val="0"/>
      <w:marTop w:val="0"/>
      <w:marBottom w:val="0"/>
      <w:divBdr>
        <w:top w:val="none" w:sz="0" w:space="0" w:color="auto"/>
        <w:left w:val="none" w:sz="0" w:space="0" w:color="auto"/>
        <w:bottom w:val="none" w:sz="0" w:space="0" w:color="auto"/>
        <w:right w:val="none" w:sz="0" w:space="0" w:color="auto"/>
      </w:divBdr>
    </w:div>
    <w:div w:id="2110618234">
      <w:bodyDiv w:val="1"/>
      <w:marLeft w:val="0"/>
      <w:marRight w:val="0"/>
      <w:marTop w:val="0"/>
      <w:marBottom w:val="0"/>
      <w:divBdr>
        <w:top w:val="none" w:sz="0" w:space="0" w:color="auto"/>
        <w:left w:val="none" w:sz="0" w:space="0" w:color="auto"/>
        <w:bottom w:val="none" w:sz="0" w:space="0" w:color="auto"/>
        <w:right w:val="none" w:sz="0" w:space="0" w:color="auto"/>
      </w:divBdr>
    </w:div>
    <w:div w:id="2112234607">
      <w:bodyDiv w:val="1"/>
      <w:marLeft w:val="0"/>
      <w:marRight w:val="0"/>
      <w:marTop w:val="0"/>
      <w:marBottom w:val="0"/>
      <w:divBdr>
        <w:top w:val="none" w:sz="0" w:space="0" w:color="auto"/>
        <w:left w:val="none" w:sz="0" w:space="0" w:color="auto"/>
        <w:bottom w:val="none" w:sz="0" w:space="0" w:color="auto"/>
        <w:right w:val="none" w:sz="0" w:space="0" w:color="auto"/>
      </w:divBdr>
    </w:div>
    <w:div w:id="2112385525">
      <w:bodyDiv w:val="1"/>
      <w:marLeft w:val="0"/>
      <w:marRight w:val="0"/>
      <w:marTop w:val="0"/>
      <w:marBottom w:val="0"/>
      <w:divBdr>
        <w:top w:val="none" w:sz="0" w:space="0" w:color="auto"/>
        <w:left w:val="none" w:sz="0" w:space="0" w:color="auto"/>
        <w:bottom w:val="none" w:sz="0" w:space="0" w:color="auto"/>
        <w:right w:val="none" w:sz="0" w:space="0" w:color="auto"/>
      </w:divBdr>
    </w:div>
    <w:div w:id="2112891274">
      <w:bodyDiv w:val="1"/>
      <w:marLeft w:val="0"/>
      <w:marRight w:val="0"/>
      <w:marTop w:val="0"/>
      <w:marBottom w:val="0"/>
      <w:divBdr>
        <w:top w:val="none" w:sz="0" w:space="0" w:color="auto"/>
        <w:left w:val="none" w:sz="0" w:space="0" w:color="auto"/>
        <w:bottom w:val="none" w:sz="0" w:space="0" w:color="auto"/>
        <w:right w:val="none" w:sz="0" w:space="0" w:color="auto"/>
      </w:divBdr>
    </w:div>
    <w:div w:id="2116904310">
      <w:bodyDiv w:val="1"/>
      <w:marLeft w:val="0"/>
      <w:marRight w:val="0"/>
      <w:marTop w:val="0"/>
      <w:marBottom w:val="0"/>
      <w:divBdr>
        <w:top w:val="none" w:sz="0" w:space="0" w:color="auto"/>
        <w:left w:val="none" w:sz="0" w:space="0" w:color="auto"/>
        <w:bottom w:val="none" w:sz="0" w:space="0" w:color="auto"/>
        <w:right w:val="none" w:sz="0" w:space="0" w:color="auto"/>
      </w:divBdr>
    </w:div>
    <w:div w:id="2118980034">
      <w:bodyDiv w:val="1"/>
      <w:marLeft w:val="0"/>
      <w:marRight w:val="0"/>
      <w:marTop w:val="0"/>
      <w:marBottom w:val="0"/>
      <w:divBdr>
        <w:top w:val="none" w:sz="0" w:space="0" w:color="auto"/>
        <w:left w:val="none" w:sz="0" w:space="0" w:color="auto"/>
        <w:bottom w:val="none" w:sz="0" w:space="0" w:color="auto"/>
        <w:right w:val="none" w:sz="0" w:space="0" w:color="auto"/>
      </w:divBdr>
    </w:div>
    <w:div w:id="2119330128">
      <w:bodyDiv w:val="1"/>
      <w:marLeft w:val="0"/>
      <w:marRight w:val="0"/>
      <w:marTop w:val="0"/>
      <w:marBottom w:val="0"/>
      <w:divBdr>
        <w:top w:val="none" w:sz="0" w:space="0" w:color="auto"/>
        <w:left w:val="none" w:sz="0" w:space="0" w:color="auto"/>
        <w:bottom w:val="none" w:sz="0" w:space="0" w:color="auto"/>
        <w:right w:val="none" w:sz="0" w:space="0" w:color="auto"/>
      </w:divBdr>
    </w:div>
    <w:div w:id="2120903874">
      <w:bodyDiv w:val="1"/>
      <w:marLeft w:val="0"/>
      <w:marRight w:val="0"/>
      <w:marTop w:val="0"/>
      <w:marBottom w:val="0"/>
      <w:divBdr>
        <w:top w:val="none" w:sz="0" w:space="0" w:color="auto"/>
        <w:left w:val="none" w:sz="0" w:space="0" w:color="auto"/>
        <w:bottom w:val="none" w:sz="0" w:space="0" w:color="auto"/>
        <w:right w:val="none" w:sz="0" w:space="0" w:color="auto"/>
      </w:divBdr>
    </w:div>
    <w:div w:id="2122187351">
      <w:bodyDiv w:val="1"/>
      <w:marLeft w:val="0"/>
      <w:marRight w:val="0"/>
      <w:marTop w:val="0"/>
      <w:marBottom w:val="0"/>
      <w:divBdr>
        <w:top w:val="none" w:sz="0" w:space="0" w:color="auto"/>
        <w:left w:val="none" w:sz="0" w:space="0" w:color="auto"/>
        <w:bottom w:val="none" w:sz="0" w:space="0" w:color="auto"/>
        <w:right w:val="none" w:sz="0" w:space="0" w:color="auto"/>
      </w:divBdr>
    </w:div>
    <w:div w:id="2122721414">
      <w:bodyDiv w:val="1"/>
      <w:marLeft w:val="0"/>
      <w:marRight w:val="0"/>
      <w:marTop w:val="0"/>
      <w:marBottom w:val="0"/>
      <w:divBdr>
        <w:top w:val="none" w:sz="0" w:space="0" w:color="auto"/>
        <w:left w:val="none" w:sz="0" w:space="0" w:color="auto"/>
        <w:bottom w:val="none" w:sz="0" w:space="0" w:color="auto"/>
        <w:right w:val="none" w:sz="0" w:space="0" w:color="auto"/>
      </w:divBdr>
    </w:div>
    <w:div w:id="2122723353">
      <w:bodyDiv w:val="1"/>
      <w:marLeft w:val="0"/>
      <w:marRight w:val="0"/>
      <w:marTop w:val="0"/>
      <w:marBottom w:val="0"/>
      <w:divBdr>
        <w:top w:val="none" w:sz="0" w:space="0" w:color="auto"/>
        <w:left w:val="none" w:sz="0" w:space="0" w:color="auto"/>
        <w:bottom w:val="none" w:sz="0" w:space="0" w:color="auto"/>
        <w:right w:val="none" w:sz="0" w:space="0" w:color="auto"/>
      </w:divBdr>
    </w:div>
    <w:div w:id="2123644961">
      <w:bodyDiv w:val="1"/>
      <w:marLeft w:val="0"/>
      <w:marRight w:val="0"/>
      <w:marTop w:val="0"/>
      <w:marBottom w:val="0"/>
      <w:divBdr>
        <w:top w:val="none" w:sz="0" w:space="0" w:color="auto"/>
        <w:left w:val="none" w:sz="0" w:space="0" w:color="auto"/>
        <w:bottom w:val="none" w:sz="0" w:space="0" w:color="auto"/>
        <w:right w:val="none" w:sz="0" w:space="0" w:color="auto"/>
      </w:divBdr>
    </w:div>
    <w:div w:id="2126847592">
      <w:bodyDiv w:val="1"/>
      <w:marLeft w:val="0"/>
      <w:marRight w:val="0"/>
      <w:marTop w:val="0"/>
      <w:marBottom w:val="0"/>
      <w:divBdr>
        <w:top w:val="none" w:sz="0" w:space="0" w:color="auto"/>
        <w:left w:val="none" w:sz="0" w:space="0" w:color="auto"/>
        <w:bottom w:val="none" w:sz="0" w:space="0" w:color="auto"/>
        <w:right w:val="none" w:sz="0" w:space="0" w:color="auto"/>
      </w:divBdr>
    </w:div>
    <w:div w:id="2127842615">
      <w:bodyDiv w:val="1"/>
      <w:marLeft w:val="0"/>
      <w:marRight w:val="0"/>
      <w:marTop w:val="0"/>
      <w:marBottom w:val="0"/>
      <w:divBdr>
        <w:top w:val="none" w:sz="0" w:space="0" w:color="auto"/>
        <w:left w:val="none" w:sz="0" w:space="0" w:color="auto"/>
        <w:bottom w:val="none" w:sz="0" w:space="0" w:color="auto"/>
        <w:right w:val="none" w:sz="0" w:space="0" w:color="auto"/>
      </w:divBdr>
    </w:div>
    <w:div w:id="2129664371">
      <w:bodyDiv w:val="1"/>
      <w:marLeft w:val="0"/>
      <w:marRight w:val="0"/>
      <w:marTop w:val="0"/>
      <w:marBottom w:val="0"/>
      <w:divBdr>
        <w:top w:val="none" w:sz="0" w:space="0" w:color="auto"/>
        <w:left w:val="none" w:sz="0" w:space="0" w:color="auto"/>
        <w:bottom w:val="none" w:sz="0" w:space="0" w:color="auto"/>
        <w:right w:val="none" w:sz="0" w:space="0" w:color="auto"/>
      </w:divBdr>
    </w:div>
    <w:div w:id="2131820798">
      <w:bodyDiv w:val="1"/>
      <w:marLeft w:val="0"/>
      <w:marRight w:val="0"/>
      <w:marTop w:val="0"/>
      <w:marBottom w:val="0"/>
      <w:divBdr>
        <w:top w:val="none" w:sz="0" w:space="0" w:color="auto"/>
        <w:left w:val="none" w:sz="0" w:space="0" w:color="auto"/>
        <w:bottom w:val="none" w:sz="0" w:space="0" w:color="auto"/>
        <w:right w:val="none" w:sz="0" w:space="0" w:color="auto"/>
      </w:divBdr>
    </w:div>
    <w:div w:id="2132431986">
      <w:bodyDiv w:val="1"/>
      <w:marLeft w:val="0"/>
      <w:marRight w:val="0"/>
      <w:marTop w:val="0"/>
      <w:marBottom w:val="0"/>
      <w:divBdr>
        <w:top w:val="none" w:sz="0" w:space="0" w:color="auto"/>
        <w:left w:val="none" w:sz="0" w:space="0" w:color="auto"/>
        <w:bottom w:val="none" w:sz="0" w:space="0" w:color="auto"/>
        <w:right w:val="none" w:sz="0" w:space="0" w:color="auto"/>
      </w:divBdr>
    </w:div>
    <w:div w:id="2134473475">
      <w:bodyDiv w:val="1"/>
      <w:marLeft w:val="0"/>
      <w:marRight w:val="0"/>
      <w:marTop w:val="0"/>
      <w:marBottom w:val="0"/>
      <w:divBdr>
        <w:top w:val="none" w:sz="0" w:space="0" w:color="auto"/>
        <w:left w:val="none" w:sz="0" w:space="0" w:color="auto"/>
        <w:bottom w:val="none" w:sz="0" w:space="0" w:color="auto"/>
        <w:right w:val="none" w:sz="0" w:space="0" w:color="auto"/>
      </w:divBdr>
    </w:div>
    <w:div w:id="2136365823">
      <w:bodyDiv w:val="1"/>
      <w:marLeft w:val="0"/>
      <w:marRight w:val="0"/>
      <w:marTop w:val="0"/>
      <w:marBottom w:val="0"/>
      <w:divBdr>
        <w:top w:val="none" w:sz="0" w:space="0" w:color="auto"/>
        <w:left w:val="none" w:sz="0" w:space="0" w:color="auto"/>
        <w:bottom w:val="none" w:sz="0" w:space="0" w:color="auto"/>
        <w:right w:val="none" w:sz="0" w:space="0" w:color="auto"/>
      </w:divBdr>
    </w:div>
    <w:div w:id="2138330120">
      <w:bodyDiv w:val="1"/>
      <w:marLeft w:val="0"/>
      <w:marRight w:val="0"/>
      <w:marTop w:val="0"/>
      <w:marBottom w:val="0"/>
      <w:divBdr>
        <w:top w:val="none" w:sz="0" w:space="0" w:color="auto"/>
        <w:left w:val="none" w:sz="0" w:space="0" w:color="auto"/>
        <w:bottom w:val="none" w:sz="0" w:space="0" w:color="auto"/>
        <w:right w:val="none" w:sz="0" w:space="0" w:color="auto"/>
      </w:divBdr>
    </w:div>
    <w:div w:id="2139100940">
      <w:bodyDiv w:val="1"/>
      <w:marLeft w:val="0"/>
      <w:marRight w:val="0"/>
      <w:marTop w:val="0"/>
      <w:marBottom w:val="0"/>
      <w:divBdr>
        <w:top w:val="none" w:sz="0" w:space="0" w:color="auto"/>
        <w:left w:val="none" w:sz="0" w:space="0" w:color="auto"/>
        <w:bottom w:val="none" w:sz="0" w:space="0" w:color="auto"/>
        <w:right w:val="none" w:sz="0" w:space="0" w:color="auto"/>
      </w:divBdr>
    </w:div>
    <w:div w:id="2139106397">
      <w:bodyDiv w:val="1"/>
      <w:marLeft w:val="0"/>
      <w:marRight w:val="0"/>
      <w:marTop w:val="0"/>
      <w:marBottom w:val="0"/>
      <w:divBdr>
        <w:top w:val="none" w:sz="0" w:space="0" w:color="auto"/>
        <w:left w:val="none" w:sz="0" w:space="0" w:color="auto"/>
        <w:bottom w:val="none" w:sz="0" w:space="0" w:color="auto"/>
        <w:right w:val="none" w:sz="0" w:space="0" w:color="auto"/>
      </w:divBdr>
    </w:div>
    <w:div w:id="21458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www.google.de/search?q=intermediary&amp;spell=1&amp;sa=X&amp;ved=0ahUKEwjnh8r0xKPeAhUGWSwKHWMECDAQBQgrKA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Pau13</b:Tag>
    <b:SourceType>JournalArticle</b:SourceType>
    <b:Guid>{B155D0D0-D3C7-4437-BB64-CC6EE69D91AE}</b:Guid>
    <b:Title>The Influence of Temporal and Spatial Features on the Performance of Next-place Prediction Algorithms</b:Title>
    <b:Year>2013</b:Year>
    <b:City> Zurich, Switzerland</b:City>
    <b:Author>
      <b:Author>
        <b:NameList>
          <b:Person>
            <b:Last>Paul Baumann</b:Last>
            <b:First>Wilhelm</b:First>
            <b:Middle>Kleiminger, Silvia Santini</b:Middle>
          </b:Person>
        </b:NameList>
      </b:Author>
    </b:Author>
    <b:JournalName>UbiComp’13</b:JournalName>
    <b:Month>September 8–12</b:Month>
    <b:RefOrder>10</b:RefOrder>
  </b:Source>
  <b:Source>
    <b:Tag>Cen18</b:Tag>
    <b:SourceType>Report</b:SourceType>
    <b:Guid>{9658DA05-9EE5-4E27-B015-2F216072B7E3}</b:Guid>
    <b:Title>Americans’ complicated feelings about social media in an era of privacy concerns</b:Title>
    <b:Year>2018</b:Year>
    <b:Author>
      <b:Author>
        <b:NameList>
          <b:Person>
            <b:Last>Center</b:Last>
            <b:First>Pew</b:First>
            <b:Middle>Research</b:Middle>
          </b:Person>
        </b:NameList>
      </b:Author>
    </b:Author>
    <b:RefOrder>11</b:RefOrder>
  </b:Source>
  <b:Source>
    <b:Tag>Cun13</b:Tag>
    <b:SourceType>Case</b:SourceType>
    <b:Guid>{ACDC50E5-5A7F-4086-A4D4-CB1831786B36}</b:Guid>
    <b:Title>Cunningham V. New York State Department Of Labor (Challenging Warrantless Gps Tracking Of State Employee's Personal Car)</b:Title>
    <b:Year>2013</b:Year>
    <b:RefOrder>4</b:RefOrder>
  </b:Source>
  <b:Source>
    <b:Tag>Ana12</b:Tag>
    <b:SourceType>JournalArticle</b:SourceType>
    <b:Guid>{FAEF6A7B-3EFC-4225-8CC8-B7A9D135D8CD}</b:Guid>
    <b:Author>
      <b:Author>
        <b:NameList>
          <b:Person>
            <b:Last>Noulas</b:Last>
            <b:First>Anastasios</b:First>
          </b:Person>
          <b:Person>
            <b:Last>Scellato</b:Last>
            <b:First>Salvatore</b:First>
          </b:Person>
          <b:Person>
            <b:Last>Lathia</b:Last>
            <b:First>Neal</b:First>
          </b:Person>
          <b:Person>
            <b:Last>Mascolo</b:Last>
            <b:First>Cecilia</b:First>
          </b:Person>
        </b:NameList>
      </b:Author>
    </b:Author>
    <b:Title>Mining User Mobility Features for Next Place Prediction in Location-based Services</b:Title>
    <b:JournalName>Computer Laboratory, University of Cambridge</b:JournalName>
    <b:Year>2012</b:Year>
    <b:Issue>IEEE</b:Issue>
    <b:Month>10-13 December</b:Month>
    <b:RefOrder>7</b:RefOrder>
  </b:Source>
  <b:Source>
    <b:Tag>And</b:Tag>
    <b:SourceType>JournalArticle</b:SourceType>
    <b:Guid>{9AD60A53-E18D-46A1-9D8D-A800A2C11B4D}</b:Guid>
    <b:Title>Survey on Location Privacy in Pervasive Computing</b:Title>
    <b:City>Boston, MA</b:City>
    <b:Author>
      <b:Author>
        <b:NameList>
          <b:Person>
            <b:Last>Gorlachl</b:Last>
            <b:First>Andreas</b:First>
          </b:Person>
          <b:Person>
            <b:Last>Heinemann</b:Last>
            <b:First>Andreas</b:First>
          </b:Person>
          <b:Person>
            <b:Last>Terpstra</b:Last>
            <b:Middle>W.</b:Middle>
            <b:First>Wesley</b:First>
          </b:Person>
        </b:NameList>
      </b:Author>
    </b:Author>
    <b:JournalName>Robinson P., Vogt H., Wagealla W. (eds) Privacy, Security and Trust within the Context of Pervasive Computing. The International Series in Engineering and Computer Science, vol 780. Springer</b:JournalName>
    <b:RefOrder>5</b:RefOrder>
  </b:Source>
  <b:Source>
    <b:Tag>Joa13</b:Tag>
    <b:SourceType>JournalArticle</b:SourceType>
    <b:Guid>{C6885FB2-0B9F-4BEA-9A0A-619567B1E658}</b:Guid>
    <b:Author>
      <b:Author>
        <b:NameList>
          <b:Person>
            <b:Last>Gomes</b:Last>
            <b:First>Joao Bartolo</b:First>
          </b:Person>
          <b:Person>
            <b:Last>Phua</b:Last>
            <b:First>Clifton</b:First>
          </b:Person>
          <b:Person>
            <b:Last>Krishnaswamy</b:Last>
            <b:First>Shonali</b:First>
          </b:Person>
        </b:NameList>
      </b:Author>
    </b:Author>
    <b:Title>Where will you go? Mobile Data Mining for Next Place Prediction</b:Title>
    <b:JournalName>Institute for Infocomm Research (I2R), A*STAR, Singapore</b:JournalName>
    <b:Year>2013</b:Year>
    <b:Month>August</b:Month>
    <b:RefOrder>8</b:RefOrder>
  </b:Source>
  <b:Source>
    <b:Tag>Jon04</b:Tag>
    <b:SourceType>JournalArticle</b:SourceType>
    <b:Guid>{A2537E69-A862-4A86-B249-6F95835A4B6F}</b:Guid>
    <b:Author>
      <b:Author>
        <b:NameList>
          <b:Person>
            <b:Last>Kang</b:Last>
            <b:First>Jong Hee</b:First>
          </b:Person>
          <b:Person>
            <b:Last>Welbourne</b:Last>
            <b:Middle>
						</b:Middle>
            <b:First>William</b:First>
          </b:Person>
          <b:Person>
            <b:Last>Stewart</b:Last>
            <b:First>Benjamin</b:First>
          </b:Person>
          <b:Person>
            <b:Last>Borriello</b:Last>
            <b:First>Gaetano</b:First>
          </b:Person>
        </b:NameList>
      </b:Author>
    </b:Author>
    <b:Title>Extracting Places from Traces of Locations</b:Title>
    <b:JournalName>Proceedings of the 2nd ACM international workshop on Wireless mobile applications and services on WLAN hotspots</b:JournalName>
    <b:Year>2004</b:Year>
    <b:City>Philadelphia, PA, USA</b:City>
    <b:Month>October</b:Month>
    <b:RefOrder>6</b:RefOrder>
  </b:Source>
  <b:Source>
    <b:Tag>Mit14</b:Tag>
    <b:SourceType>JournalArticle</b:SourceType>
    <b:Guid>{5046FAB9-D6FC-4ECD-8A60-6EBEF3359A17}</b:Guid>
    <b:Author>
      <b:Author>
        <b:NameList>
          <b:Person>
            <b:Last>Baratchi</b:Last>
            <b:First>Mitra</b:First>
          </b:Person>
          <b:Person>
            <b:Last>Meratnia</b:Last>
            <b:First>Nirvana</b:First>
          </b:Person>
          <b:Person>
            <b:Last>Havinga</b:Last>
            <b:First>Paul J.M.</b:First>
          </b:Person>
          <b:Person>
            <b:Last>Skidmore</b:Last>
            <b:First>Andrew K.</b:First>
          </b:Person>
          <b:Person>
            <b:Last>Toxopeus</b:Last>
            <b:First>Bert A.K.G.</b:First>
          </b:Person>
        </b:NameList>
      </b:Author>
    </b:Author>
    <b:Title>A Hierarchical Hidden Semi-Markov Model for Modeling Mobility Data</b:Title>
    <b:JournalName>UBICOMP '14</b:JournalName>
    <b:Year>2014</b:Year>
    <b:Pages>13 - 17</b:Pages>
    <b:City>SEATTLE, WA, USA</b:City>
    <b:Month>SEPTEMBER</b:Month>
    <b:RefOrder>9</b:RefOrder>
  </b:Source>
  <b:Source>
    <b:Tag>YuZ09</b:Tag>
    <b:SourceType>JournalArticle</b:SourceType>
    <b:Guid>{C20CB3E8-A6DC-4918-91FB-DE75A6573462}</b:Guid>
    <b:Author>
      <b:Author>
        <b:NameList>
          <b:Person>
            <b:Last>Zheng</b:Last>
            <b:First>Yu</b:First>
          </b:Person>
          <b:Person>
            <b:Last>Zhang</b:Last>
            <b:First>Lizhu</b:First>
          </b:Person>
          <b:Person>
            <b:Last>Xie</b:Last>
            <b:First>Xing</b:First>
          </b:Person>
          <b:Person>
            <b:Last>Ma</b:Last>
            <b:First> Wei-Ying</b:First>
          </b:Person>
        </b:NameList>
      </b:Author>
    </b:Author>
    <b:Title>Mining Interesting Locations and Travel Sequences from GPS Trajectories</b:Title>
    <b:JournalName>Proceedings of the 18th International</b:JournalName>
    <b:Year>2009</b:Year>
    <b:City>Beijing 100190, China</b:City>
    <b:RefOrder>1</b:RefOrder>
  </b:Source>
  <b:Source>
    <b:Tag>YuZ10</b:Tag>
    <b:SourceType>ConferenceProceedings</b:SourceType>
    <b:Guid>{08F84886-2741-462C-8204-B617BDE40015}</b:Guid>
    <b:Author>
      <b:Author>
        <b:NameList>
          <b:Person>
            <b:Last>Zheng</b:Last>
            <b:First>Yu</b:First>
          </b:Person>
          <b:Person>
            <b:Last>Xie</b:Last>
            <b:First>Xing</b:First>
          </b:Person>
          <b:Person>
            <b:Last>Ma</b:Last>
            <b:First>Wei-Ying</b:First>
          </b:Person>
        </b:NameList>
      </b:Author>
    </b:Author>
    <b:Title>GeoLife: A Collaborative Social Networking Service among User, location and trajectory</b:Title>
    <b:Year>2010</b:Year>
    <b:ConferenceName>Invited paper, in IEEE Data Engineering Bulletin. 33, 2,  pp. 32-40</b:ConferenceName>
    <b:RefOrder>3</b:RefOrder>
  </b:Source>
  <b:Source>
    <b:Tag>YuZ08</b:Tag>
    <b:SourceType>ConferenceProceedings</b:SourceType>
    <b:Guid>{C1DD6E0D-1170-4D3A-9CDC-E5F099F1F69C}</b:Guid>
    <b:Title>Understanding Mobility Based on GPS Data</b:Title>
    <b:Year>2008</b:Year>
    <b:Author>
      <b:Author>
        <b:NameList>
          <b:Person>
            <b:Last>Yu</b:Last>
            <b:First>Zheng</b:First>
          </b:Person>
          <b:Person>
            <b:Last>Li</b:Last>
            <b:First>Quannan</b:First>
          </b:Person>
          <b:Person>
            <b:Last>Chen</b:Last>
            <b:First>Yukun</b:First>
          </b:Person>
          <b:Person>
            <b:Last>Xie</b:Last>
            <b:First>Xing</b:First>
          </b:Person>
          <b:Person>
            <b:Last>Ma</b:Last>
            <b:First>Wei-Ying</b:First>
          </b:Person>
        </b:NameList>
      </b:Author>
    </b:Author>
    <b:ConferenceName>In Proceedings of ACM conference on Ubiquitous Computing ACM Press: 312-321</b:ConferenceName>
    <b:City>Seoul, Korea</b:City>
    <b:RefOrder>2</b:RefOrder>
  </b:Source>
</b:Sources>
</file>

<file path=customXml/itemProps1.xml><?xml version="1.0" encoding="utf-8"?>
<ds:datastoreItem xmlns:ds="http://schemas.openxmlformats.org/officeDocument/2006/customXml" ds:itemID="{CA276FA6-738B-449F-BC0F-BCD211B2B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58</Pages>
  <Words>18752</Words>
  <Characters>106893</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Zohaib Riaz</cp:lastModifiedBy>
  <cp:revision>2480</cp:revision>
  <dcterms:created xsi:type="dcterms:W3CDTF">2018-08-12T10:38:00Z</dcterms:created>
  <dcterms:modified xsi:type="dcterms:W3CDTF">2018-12-01T00:56:00Z</dcterms:modified>
</cp:coreProperties>
</file>